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EE0BA" w14:textId="77777777" w:rsidR="003310CD" w:rsidRPr="003310CD" w:rsidRDefault="003310CD" w:rsidP="003310CD"/>
    <w:p w14:paraId="4AA61F8E" w14:textId="0E054F07" w:rsidR="003310CD" w:rsidRPr="003310CD" w:rsidRDefault="003310CD" w:rsidP="003310CD">
      <w:r w:rsidRPr="003310CD">
        <w:rPr>
          <w:rFonts w:ascii="Segoe UI Emoji" w:hAnsi="Segoe UI Emoji" w:cs="Segoe UI Emoji"/>
          <w:b/>
          <w:bCs/>
        </w:rPr>
        <w:t>📚</w:t>
      </w:r>
      <w:r w:rsidRPr="003310CD">
        <w:rPr>
          <w:b/>
          <w:bCs/>
        </w:rPr>
        <w:t xml:space="preserve"> Phân Tích Tài Liệu TOPIK I Grammar (Beginner)</w:t>
      </w:r>
    </w:p>
    <w:p w14:paraId="62155D28" w14:textId="77777777" w:rsidR="003310CD" w:rsidRPr="003310CD" w:rsidRDefault="003310CD" w:rsidP="003310CD">
      <w:r w:rsidRPr="003310CD">
        <w:pict w14:anchorId="4282F9E3">
          <v:rect id="_x0000_i2775" style="width:0;height:0" o:hralign="center" o:hrstd="t" o:hr="t" fillcolor="#a0a0a0" stroked="f"/>
        </w:pict>
      </w:r>
    </w:p>
    <w:p w14:paraId="68A3A7D0" w14:textId="77777777" w:rsidR="003310CD" w:rsidRPr="003310CD" w:rsidRDefault="003310CD" w:rsidP="003310CD">
      <w:pPr>
        <w:rPr>
          <w:b/>
          <w:bCs/>
        </w:rPr>
      </w:pPr>
      <w:r w:rsidRPr="003310CD">
        <w:rPr>
          <w:b/>
          <w:bCs/>
        </w:rPr>
        <w:t xml:space="preserve">1. </w:t>
      </w:r>
      <w:r w:rsidRPr="003310CD">
        <w:rPr>
          <w:rFonts w:ascii="Segoe UI Emoji" w:hAnsi="Segoe UI Emoji" w:cs="Segoe UI Emoji"/>
          <w:b/>
          <w:bCs/>
        </w:rPr>
        <w:t>🗂️</w:t>
      </w:r>
      <w:r w:rsidRPr="003310CD">
        <w:rPr>
          <w:b/>
          <w:bCs/>
        </w:rPr>
        <w:t xml:space="preserve"> Tổng Quan Tài Liệu</w:t>
      </w:r>
    </w:p>
    <w:p w14:paraId="6969C00F" w14:textId="77777777" w:rsidR="003310CD" w:rsidRPr="003310CD" w:rsidRDefault="003310CD" w:rsidP="003310CD">
      <w:r w:rsidRPr="003310CD">
        <w:t>Tài liệu là </w:t>
      </w:r>
      <w:r w:rsidRPr="003310CD">
        <w:rPr>
          <w:b/>
          <w:bCs/>
        </w:rPr>
        <w:t>bảng tổng hợp 84 cấu trúc ngữ pháp TOPIK I</w:t>
      </w:r>
      <w:r w:rsidRPr="003310CD">
        <w:t> (trình độ sơ cấp), bao gồm:</w:t>
      </w:r>
    </w:p>
    <w:p w14:paraId="18F9F610" w14:textId="77777777" w:rsidR="003310CD" w:rsidRPr="003310CD" w:rsidRDefault="003310CD" w:rsidP="003310CD">
      <w:pPr>
        <w:numPr>
          <w:ilvl w:val="0"/>
          <w:numId w:val="34"/>
        </w:numPr>
      </w:pPr>
      <w:r w:rsidRPr="003310CD">
        <w:rPr>
          <w:b/>
          <w:bCs/>
        </w:rPr>
        <w:t>Trợ từ</w:t>
      </w:r>
      <w:r w:rsidRPr="003310CD">
        <w:t xml:space="preserve"> (particles): </w:t>
      </w:r>
      <w:r w:rsidRPr="003310CD">
        <w:t>이</w:t>
      </w:r>
      <w:r w:rsidRPr="003310CD">
        <w:t>/</w:t>
      </w:r>
      <w:r w:rsidRPr="003310CD">
        <w:t>가</w:t>
      </w:r>
      <w:r w:rsidRPr="003310CD">
        <w:t xml:space="preserve">, </w:t>
      </w:r>
      <w:r w:rsidRPr="003310CD">
        <w:t>은</w:t>
      </w:r>
      <w:r w:rsidRPr="003310CD">
        <w:t>/</w:t>
      </w:r>
      <w:r w:rsidRPr="003310CD">
        <w:t>는</w:t>
      </w:r>
      <w:r w:rsidRPr="003310CD">
        <w:t xml:space="preserve">, </w:t>
      </w:r>
      <w:r w:rsidRPr="003310CD">
        <w:t>을</w:t>
      </w:r>
      <w:r w:rsidRPr="003310CD">
        <w:t>/</w:t>
      </w:r>
      <w:r w:rsidRPr="003310CD">
        <w:t>를</w:t>
      </w:r>
      <w:r w:rsidRPr="003310CD">
        <w:t xml:space="preserve">, </w:t>
      </w:r>
      <w:r w:rsidRPr="003310CD">
        <w:t>에</w:t>
      </w:r>
      <w:r w:rsidRPr="003310CD">
        <w:t xml:space="preserve">, </w:t>
      </w:r>
      <w:r w:rsidRPr="003310CD">
        <w:t>에서</w:t>
      </w:r>
      <w:r w:rsidRPr="003310CD">
        <w:t xml:space="preserve">, </w:t>
      </w:r>
      <w:r w:rsidRPr="003310CD">
        <w:t>까지</w:t>
      </w:r>
      <w:r w:rsidRPr="003310CD">
        <w:t>... (No.1–28)</w:t>
      </w:r>
    </w:p>
    <w:p w14:paraId="48618BE5" w14:textId="77777777" w:rsidR="003310CD" w:rsidRPr="003310CD" w:rsidRDefault="003310CD" w:rsidP="003310CD">
      <w:pPr>
        <w:numPr>
          <w:ilvl w:val="0"/>
          <w:numId w:val="34"/>
        </w:numPr>
      </w:pPr>
      <w:r w:rsidRPr="003310CD">
        <w:rPr>
          <w:b/>
          <w:bCs/>
        </w:rPr>
        <w:t>Cấu trúc vị ngữ / đuôi câu</w:t>
      </w:r>
      <w:r w:rsidRPr="003310CD">
        <w:t> (verb endings &amp; grammar patterns): (</w:t>
      </w:r>
      <w:r w:rsidRPr="003310CD">
        <w:t>으</w:t>
      </w:r>
      <w:r w:rsidRPr="003310CD">
        <w:t>)</w:t>
      </w:r>
      <w:r w:rsidRPr="003310CD">
        <w:t>ㄹ</w:t>
      </w:r>
      <w:r w:rsidRPr="003310CD">
        <w:t xml:space="preserve"> </w:t>
      </w:r>
      <w:r w:rsidRPr="003310CD">
        <w:t>수</w:t>
      </w:r>
      <w:r w:rsidRPr="003310CD">
        <w:t xml:space="preserve"> </w:t>
      </w:r>
      <w:r w:rsidRPr="003310CD">
        <w:t>있다</w:t>
      </w:r>
      <w:r w:rsidRPr="003310CD">
        <w:t>, (</w:t>
      </w:r>
      <w:r w:rsidRPr="003310CD">
        <w:t>으</w:t>
      </w:r>
      <w:r w:rsidRPr="003310CD">
        <w:t>)</w:t>
      </w:r>
      <w:r w:rsidRPr="003310CD">
        <w:t>면</w:t>
      </w:r>
      <w:r w:rsidRPr="003310CD">
        <w:t xml:space="preserve">, </w:t>
      </w:r>
      <w:r w:rsidRPr="003310CD">
        <w:t>고</w:t>
      </w:r>
      <w:r w:rsidRPr="003310CD">
        <w:t xml:space="preserve"> </w:t>
      </w:r>
      <w:r w:rsidRPr="003310CD">
        <w:t>싶다</w:t>
      </w:r>
      <w:r w:rsidRPr="003310CD">
        <w:t>... (No.29–84)</w:t>
      </w:r>
    </w:p>
    <w:p w14:paraId="61409FFD" w14:textId="77777777" w:rsidR="003310CD" w:rsidRPr="003310CD" w:rsidRDefault="003310CD" w:rsidP="003310CD">
      <w:r w:rsidRPr="003310CD">
        <w:t>Đây là </w:t>
      </w:r>
      <w:r w:rsidRPr="003310CD">
        <w:rPr>
          <w:b/>
          <w:bCs/>
        </w:rPr>
        <w:t>nền tảng cốt lõi</w:t>
      </w:r>
      <w:r w:rsidRPr="003310CD">
        <w:t> cho toàn bộ đề thi TOPIK I (Reading + Listening). Nắm chắc 84 điểm này = có thể xử lý ~80% ngữ pháp trong đề thi thực tế.</w:t>
      </w:r>
    </w:p>
    <w:p w14:paraId="074697E9" w14:textId="77777777" w:rsidR="003310CD" w:rsidRPr="003310CD" w:rsidRDefault="003310CD" w:rsidP="003310CD">
      <w:r w:rsidRPr="003310CD">
        <w:pict w14:anchorId="35B94E0F">
          <v:rect id="_x0000_i2776" style="width:0;height:0" o:hralign="center" o:hrstd="t" o:hr="t" fillcolor="#a0a0a0" stroked="f"/>
        </w:pict>
      </w:r>
    </w:p>
    <w:p w14:paraId="3A3E87CF" w14:textId="77777777" w:rsidR="003310CD" w:rsidRPr="003310CD" w:rsidRDefault="003310CD" w:rsidP="003310CD">
      <w:pPr>
        <w:rPr>
          <w:b/>
          <w:bCs/>
        </w:rPr>
      </w:pPr>
      <w:r w:rsidRPr="003310CD">
        <w:rPr>
          <w:b/>
          <w:bCs/>
        </w:rPr>
        <w:t xml:space="preserve">2. </w:t>
      </w:r>
      <w:r w:rsidRPr="003310CD">
        <w:rPr>
          <w:rFonts w:ascii="Segoe UI Emoji" w:hAnsi="Segoe UI Emoji" w:cs="Segoe UI Emoji"/>
          <w:b/>
          <w:bCs/>
        </w:rPr>
        <w:t>🔬</w:t>
      </w:r>
      <w:r w:rsidRPr="003310CD">
        <w:rPr>
          <w:b/>
          <w:bCs/>
        </w:rPr>
        <w:t xml:space="preserve"> Phân Tích Ngữ Pháp (Nhóm theo chức năng)</w:t>
      </w:r>
    </w:p>
    <w:p w14:paraId="0BECD297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🟦</w:t>
      </w:r>
      <w:r w:rsidRPr="003310CD">
        <w:rPr>
          <w:b/>
          <w:bCs/>
        </w:rPr>
        <w:t xml:space="preserve"> NHÓM 1 — Trợ Từ Chủ Thể &amp; Chủ Đề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6"/>
        <w:gridCol w:w="2526"/>
        <w:gridCol w:w="3461"/>
        <w:gridCol w:w="2239"/>
      </w:tblGrid>
      <w:tr w:rsidR="003310CD" w:rsidRPr="003310CD" w14:paraId="7B542AB1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7579BC9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Cấu trúc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70038F3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Công thức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E958E53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Ý nghĩa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A82145E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Ví dụ trong tài liệu</w:t>
            </w:r>
          </w:p>
        </w:tc>
      </w:tr>
      <w:tr w:rsidR="003310CD" w:rsidRPr="003310CD" w14:paraId="68841A3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6F6D29E" w14:textId="77777777" w:rsidR="003310CD" w:rsidRPr="003310CD" w:rsidRDefault="003310CD" w:rsidP="003310CD">
            <w:r w:rsidRPr="003310CD">
              <w:rPr>
                <w:b/>
                <w:bCs/>
              </w:rPr>
              <w:t>이</w:t>
            </w:r>
            <w:r w:rsidRPr="003310CD">
              <w:rPr>
                <w:b/>
                <w:bCs/>
              </w:rPr>
              <w:t>/</w:t>
            </w:r>
            <w:r w:rsidRPr="003310CD">
              <w:rPr>
                <w:b/>
                <w:bCs/>
              </w:rPr>
              <w:t>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5FADD3A" w14:textId="77777777" w:rsidR="003310CD" w:rsidRPr="003310CD" w:rsidRDefault="003310CD" w:rsidP="003310CD">
            <w:r w:rsidRPr="003310CD">
              <w:t>N(</w:t>
            </w:r>
            <w:r w:rsidRPr="003310CD">
              <w:t>자음</w:t>
            </w:r>
            <w:r w:rsidRPr="003310CD">
              <w:t>)+</w:t>
            </w:r>
            <w:r w:rsidRPr="003310CD">
              <w:t>이</w:t>
            </w:r>
            <w:r w:rsidRPr="003310CD">
              <w:t xml:space="preserve"> / N(</w:t>
            </w:r>
            <w:r w:rsidRPr="003310CD">
              <w:t>모음</w:t>
            </w:r>
            <w:r w:rsidRPr="003310CD">
              <w:t>)+</w:t>
            </w:r>
            <w:r w:rsidRPr="003310CD">
              <w:t>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405CE24" w14:textId="77777777" w:rsidR="003310CD" w:rsidRPr="003310CD" w:rsidRDefault="003310CD" w:rsidP="003310CD">
            <w:r w:rsidRPr="003310CD">
              <w:t>Đánh dấu chủ ngữ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DC20D47" w14:textId="77777777" w:rsidR="003310CD" w:rsidRPr="003310CD" w:rsidRDefault="003310CD" w:rsidP="003310CD">
            <w:r w:rsidRPr="003310CD">
              <w:t>이름</w:t>
            </w:r>
            <w:r w:rsidRPr="003310CD">
              <w:rPr>
                <w:b/>
                <w:bCs/>
              </w:rPr>
              <w:t>이</w:t>
            </w:r>
            <w:r w:rsidRPr="003310CD">
              <w:t> </w:t>
            </w:r>
            <w:r w:rsidRPr="003310CD">
              <w:t>뭐예요</w:t>
            </w:r>
            <w:r w:rsidRPr="003310CD">
              <w:t>?</w:t>
            </w:r>
          </w:p>
        </w:tc>
      </w:tr>
      <w:tr w:rsidR="003310CD" w:rsidRPr="003310CD" w14:paraId="4C98737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EEF478A" w14:textId="77777777" w:rsidR="003310CD" w:rsidRPr="003310CD" w:rsidRDefault="003310CD" w:rsidP="003310CD">
            <w:r w:rsidRPr="003310CD">
              <w:rPr>
                <w:b/>
                <w:bCs/>
              </w:rPr>
              <w:t>은</w:t>
            </w:r>
            <w:r w:rsidRPr="003310CD">
              <w:rPr>
                <w:b/>
                <w:bCs/>
              </w:rPr>
              <w:t>/</w:t>
            </w:r>
            <w:r w:rsidRPr="003310CD">
              <w:rPr>
                <w:b/>
                <w:bCs/>
              </w:rPr>
              <w:t>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C984782" w14:textId="77777777" w:rsidR="003310CD" w:rsidRPr="003310CD" w:rsidRDefault="003310CD" w:rsidP="003310CD">
            <w:r w:rsidRPr="003310CD">
              <w:t>N(</w:t>
            </w:r>
            <w:r w:rsidRPr="003310CD">
              <w:t>자음</w:t>
            </w:r>
            <w:r w:rsidRPr="003310CD">
              <w:t>)+</w:t>
            </w:r>
            <w:r w:rsidRPr="003310CD">
              <w:t>은</w:t>
            </w:r>
            <w:r w:rsidRPr="003310CD">
              <w:t xml:space="preserve"> / N(</w:t>
            </w:r>
            <w:r w:rsidRPr="003310CD">
              <w:t>모음</w:t>
            </w:r>
            <w:r w:rsidRPr="003310CD">
              <w:t>)+</w:t>
            </w:r>
            <w:r w:rsidRPr="003310CD">
              <w:t>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8FC1FEA" w14:textId="77777777" w:rsidR="003310CD" w:rsidRPr="003310CD" w:rsidRDefault="003310CD" w:rsidP="003310CD">
            <w:r w:rsidRPr="003310CD">
              <w:t>Đánh dấu chủ đề, so sánh/đối lập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B613E1C" w14:textId="77777777" w:rsidR="003310CD" w:rsidRPr="003310CD" w:rsidRDefault="003310CD" w:rsidP="003310CD">
            <w:r w:rsidRPr="003310CD">
              <w:t>저</w:t>
            </w:r>
            <w:r w:rsidRPr="003310CD">
              <w:rPr>
                <w:b/>
                <w:bCs/>
              </w:rPr>
              <w:t>는</w:t>
            </w:r>
            <w:r w:rsidRPr="003310CD">
              <w:t> </w:t>
            </w:r>
            <w:r w:rsidRPr="003310CD">
              <w:t>미국사람이에요</w:t>
            </w:r>
          </w:p>
        </w:tc>
      </w:tr>
    </w:tbl>
    <w:p w14:paraId="0F918388" w14:textId="77777777" w:rsidR="003310CD" w:rsidRPr="003310CD" w:rsidRDefault="003310CD" w:rsidP="003310CD">
      <w:r w:rsidRPr="003310CD">
        <w:rPr>
          <w:rFonts w:ascii="Segoe UI Emoji" w:hAnsi="Segoe UI Emoji" w:cs="Segoe UI Emoji"/>
        </w:rPr>
        <w:t>⚠️</w:t>
      </w:r>
      <w:r w:rsidRPr="003310CD">
        <w:t> </w:t>
      </w:r>
      <w:r w:rsidRPr="003310CD">
        <w:rPr>
          <w:b/>
          <w:bCs/>
        </w:rPr>
        <w:t>Khác biệt then chốt:</w:t>
      </w:r>
      <w:r w:rsidRPr="003310CD">
        <w:t> </w:t>
      </w:r>
      <w:r w:rsidRPr="003310CD">
        <w:t>이</w:t>
      </w:r>
      <w:r w:rsidRPr="003310CD">
        <w:t>/</w:t>
      </w:r>
      <w:r w:rsidRPr="003310CD">
        <w:t>가</w:t>
      </w:r>
      <w:r w:rsidRPr="003310CD">
        <w:t xml:space="preserve"> dùng khi giới thiệu thông tin mới hoặc nhấn mạnh chủ ngữ; </w:t>
      </w:r>
      <w:r w:rsidRPr="003310CD">
        <w:t>은</w:t>
      </w:r>
      <w:r w:rsidRPr="003310CD">
        <w:t>/</w:t>
      </w:r>
      <w:r w:rsidRPr="003310CD">
        <w:t>는</w:t>
      </w:r>
      <w:r w:rsidRPr="003310CD">
        <w:t xml:space="preserve"> dùng khi đối chiếu hoặc nói về chủ đề đã biết.</w:t>
      </w:r>
    </w:p>
    <w:p w14:paraId="5C6FA4D6" w14:textId="77777777" w:rsidR="003310CD" w:rsidRPr="003310CD" w:rsidRDefault="003310CD" w:rsidP="003310CD">
      <w:r w:rsidRPr="003310CD">
        <w:pict w14:anchorId="20F47210">
          <v:rect id="_x0000_i2777" style="width:0;height:0" o:hralign="center" o:hrstd="t" o:hr="t" fillcolor="#a0a0a0" stroked="f"/>
        </w:pict>
      </w:r>
    </w:p>
    <w:p w14:paraId="42139AEE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🟦</w:t>
      </w:r>
      <w:r w:rsidRPr="003310CD">
        <w:rPr>
          <w:b/>
          <w:bCs/>
        </w:rPr>
        <w:t xml:space="preserve"> NHÓM 2 — Trợ Từ Chỉ Nơi Chốn &amp; Hướng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"/>
        <w:gridCol w:w="966"/>
        <w:gridCol w:w="4498"/>
        <w:gridCol w:w="3057"/>
      </w:tblGrid>
      <w:tr w:rsidR="003310CD" w:rsidRPr="003310CD" w14:paraId="2130C2AB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52B799A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FE4B3F4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Cấu trúc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3D87B85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Ý nghĩa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3077C1B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Ví dụ</w:t>
            </w:r>
          </w:p>
        </w:tc>
      </w:tr>
      <w:tr w:rsidR="003310CD" w:rsidRPr="003310CD" w14:paraId="1B82953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6A8F010" w14:textId="77777777" w:rsidR="003310CD" w:rsidRPr="003310CD" w:rsidRDefault="003310CD" w:rsidP="003310CD">
            <w:r w:rsidRPr="003310CD"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A0E7CC3" w14:textId="77777777" w:rsidR="003310CD" w:rsidRPr="003310CD" w:rsidRDefault="003310CD" w:rsidP="003310CD">
            <w:r w:rsidRPr="003310CD">
              <w:rPr>
                <w:b/>
                <w:bCs/>
              </w:rPr>
              <w:t>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8D534B6" w14:textId="77777777" w:rsidR="003310CD" w:rsidRPr="003310CD" w:rsidRDefault="003310CD" w:rsidP="003310CD">
            <w:r w:rsidRPr="003310CD">
              <w:t>Chỉ đích đến (đi </w:t>
            </w:r>
            <w:r w:rsidRPr="003310CD">
              <w:rPr>
                <w:i/>
                <w:iCs/>
              </w:rPr>
              <w:t>đến</w:t>
            </w:r>
            <w:r w:rsidRPr="003310CD">
              <w:t> đâu)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653E4F0" w14:textId="77777777" w:rsidR="003310CD" w:rsidRPr="003310CD" w:rsidRDefault="003310CD" w:rsidP="003310CD">
            <w:r w:rsidRPr="003310CD">
              <w:t>남대문</w:t>
            </w:r>
            <w:r w:rsidRPr="003310CD">
              <w:t xml:space="preserve"> </w:t>
            </w:r>
            <w:r w:rsidRPr="003310CD">
              <w:t>시장</w:t>
            </w:r>
            <w:r w:rsidRPr="003310CD">
              <w:rPr>
                <w:b/>
                <w:bCs/>
              </w:rPr>
              <w:t>에</w:t>
            </w:r>
            <w:r w:rsidRPr="003310CD">
              <w:t> </w:t>
            </w:r>
            <w:r w:rsidRPr="003310CD">
              <w:t>가고</w:t>
            </w:r>
            <w:r w:rsidRPr="003310CD">
              <w:t xml:space="preserve"> </w:t>
            </w:r>
            <w:r w:rsidRPr="003310CD">
              <w:t>싶어요</w:t>
            </w:r>
          </w:p>
        </w:tc>
      </w:tr>
      <w:tr w:rsidR="003310CD" w:rsidRPr="003310CD" w14:paraId="68858F0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BA34A80" w14:textId="77777777" w:rsidR="003310CD" w:rsidRPr="003310CD" w:rsidRDefault="003310CD" w:rsidP="003310CD">
            <w:r w:rsidRPr="003310CD"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26E0371" w14:textId="77777777" w:rsidR="003310CD" w:rsidRPr="003310CD" w:rsidRDefault="003310CD" w:rsidP="003310CD">
            <w:r w:rsidRPr="003310CD">
              <w:rPr>
                <w:b/>
                <w:bCs/>
              </w:rPr>
              <w:t>에서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186D21B" w14:textId="77777777" w:rsidR="003310CD" w:rsidRPr="003310CD" w:rsidRDefault="003310CD" w:rsidP="003310CD">
            <w:r w:rsidRPr="003310CD">
              <w:t>Chỉ nơi hành động diễn ra / xuất phát từ đâu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C37174B" w14:textId="77777777" w:rsidR="003310CD" w:rsidRPr="003310CD" w:rsidRDefault="003310CD" w:rsidP="003310CD">
            <w:r w:rsidRPr="003310CD">
              <w:t>공항</w:t>
            </w:r>
            <w:r w:rsidRPr="003310CD">
              <w:rPr>
                <w:b/>
                <w:bCs/>
              </w:rPr>
              <w:t>에서</w:t>
            </w:r>
            <w:r w:rsidRPr="003310CD">
              <w:t> </w:t>
            </w:r>
            <w:r w:rsidRPr="003310CD">
              <w:t>지하철</w:t>
            </w:r>
            <w:r w:rsidRPr="003310CD">
              <w:t xml:space="preserve"> </w:t>
            </w:r>
            <w:r w:rsidRPr="003310CD">
              <w:t>타고</w:t>
            </w:r>
            <w:r w:rsidRPr="003310CD">
              <w:t xml:space="preserve"> </w:t>
            </w:r>
            <w:r w:rsidRPr="003310CD">
              <w:t>왔어요</w:t>
            </w:r>
          </w:p>
        </w:tc>
      </w:tr>
      <w:tr w:rsidR="003310CD" w:rsidRPr="003310CD" w14:paraId="727474A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6CC15D1" w14:textId="77777777" w:rsidR="003310CD" w:rsidRPr="003310CD" w:rsidRDefault="003310CD" w:rsidP="003310CD">
            <w:r w:rsidRPr="003310CD">
              <w:lastRenderedPageBreak/>
              <w:t>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E6DE7D0" w14:textId="77777777" w:rsidR="003310CD" w:rsidRPr="003310CD" w:rsidRDefault="003310CD" w:rsidP="003310CD">
            <w:r w:rsidRPr="003310CD">
              <w:rPr>
                <w:b/>
                <w:bCs/>
              </w:rPr>
              <w:t>까지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962FE31" w14:textId="77777777" w:rsidR="003310CD" w:rsidRPr="003310CD" w:rsidRDefault="003310CD" w:rsidP="003310CD">
            <w:r w:rsidRPr="003310CD">
              <w:t>Cho đến (điểm kết thúc)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5BE594C" w14:textId="77777777" w:rsidR="003310CD" w:rsidRPr="003310CD" w:rsidRDefault="003310CD" w:rsidP="003310CD">
            <w:r w:rsidRPr="003310CD">
              <w:t>강남</w:t>
            </w:r>
            <w:r w:rsidRPr="003310CD">
              <w:rPr>
                <w:b/>
                <w:bCs/>
              </w:rPr>
              <w:t>까지</w:t>
            </w:r>
            <w:r w:rsidRPr="003310CD">
              <w:t> </w:t>
            </w:r>
            <w:r w:rsidRPr="003310CD">
              <w:t>가고</w:t>
            </w:r>
            <w:r w:rsidRPr="003310CD">
              <w:t xml:space="preserve"> </w:t>
            </w:r>
            <w:r w:rsidRPr="003310CD">
              <w:t>싶어요</w:t>
            </w:r>
          </w:p>
        </w:tc>
      </w:tr>
      <w:tr w:rsidR="003310CD" w:rsidRPr="003310CD" w14:paraId="0B48629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8AB0AEB" w14:textId="77777777" w:rsidR="003310CD" w:rsidRPr="003310CD" w:rsidRDefault="003310CD" w:rsidP="003310CD">
            <w:r w:rsidRPr="003310CD">
              <w:t>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4CECFAF" w14:textId="77777777" w:rsidR="003310CD" w:rsidRPr="003310CD" w:rsidRDefault="003310CD" w:rsidP="003310CD">
            <w:r w:rsidRPr="003310CD">
              <w:rPr>
                <w:b/>
                <w:bCs/>
              </w:rPr>
              <w:t>부터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D023F39" w14:textId="77777777" w:rsidR="003310CD" w:rsidRPr="003310CD" w:rsidRDefault="003310CD" w:rsidP="003310CD">
            <w:r w:rsidRPr="003310CD">
              <w:t>Từ (điểm bắt đầu)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A402E97" w14:textId="77777777" w:rsidR="003310CD" w:rsidRPr="003310CD" w:rsidRDefault="003310CD" w:rsidP="003310CD">
            <w:r w:rsidRPr="003310CD">
              <w:t>아침</w:t>
            </w:r>
            <w:r w:rsidRPr="003310CD">
              <w:t xml:space="preserve"> 5</w:t>
            </w:r>
            <w:r w:rsidRPr="003310CD">
              <w:t>시</w:t>
            </w:r>
            <w:r w:rsidRPr="003310CD">
              <w:rPr>
                <w:b/>
                <w:bCs/>
              </w:rPr>
              <w:t>부터</w:t>
            </w:r>
            <w:r w:rsidRPr="003310CD">
              <w:t> </w:t>
            </w:r>
            <w:r w:rsidRPr="003310CD">
              <w:t>운영해요</w:t>
            </w:r>
          </w:p>
        </w:tc>
      </w:tr>
      <w:tr w:rsidR="003310CD" w:rsidRPr="003310CD" w14:paraId="7E9AA90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2FB5847" w14:textId="77777777" w:rsidR="003310CD" w:rsidRPr="003310CD" w:rsidRDefault="003310CD" w:rsidP="003310CD">
            <w:r w:rsidRPr="003310CD">
              <w:t>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F768DAF" w14:textId="77777777" w:rsidR="003310CD" w:rsidRPr="003310CD" w:rsidRDefault="003310CD" w:rsidP="003310CD">
            <w:r w:rsidRPr="003310CD">
              <w:rPr>
                <w:b/>
                <w:bCs/>
              </w:rPr>
              <w:t>(</w:t>
            </w:r>
            <w:r w:rsidRPr="003310CD">
              <w:rPr>
                <w:b/>
                <w:bCs/>
              </w:rPr>
              <w:t>으</w:t>
            </w:r>
            <w:r w:rsidRPr="003310CD">
              <w:rPr>
                <w:b/>
                <w:bCs/>
              </w:rPr>
              <w:t>)</w:t>
            </w:r>
            <w:r w:rsidRPr="003310CD">
              <w:rPr>
                <w:b/>
                <w:bCs/>
              </w:rPr>
              <w:t>로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2265002" w14:textId="77777777" w:rsidR="003310CD" w:rsidRPr="003310CD" w:rsidRDefault="003310CD" w:rsidP="003310CD">
            <w:r w:rsidRPr="003310CD">
              <w:t>Hướng đến / bằng phương tiện gì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2D849F9" w14:textId="77777777" w:rsidR="003310CD" w:rsidRPr="003310CD" w:rsidRDefault="003310CD" w:rsidP="003310CD">
            <w:r w:rsidRPr="003310CD">
              <w:t>부산</w:t>
            </w:r>
            <w:r w:rsidRPr="003310CD">
              <w:rPr>
                <w:b/>
                <w:bCs/>
              </w:rPr>
              <w:t>으로</w:t>
            </w:r>
            <w:r w:rsidRPr="003310CD">
              <w:t> </w:t>
            </w:r>
            <w:r w:rsidRPr="003310CD">
              <w:t>가요</w:t>
            </w:r>
          </w:p>
        </w:tc>
      </w:tr>
    </w:tbl>
    <w:p w14:paraId="0E525326" w14:textId="77777777" w:rsidR="003310CD" w:rsidRPr="003310CD" w:rsidRDefault="003310CD" w:rsidP="003310CD">
      <w:r w:rsidRPr="003310CD">
        <w:rPr>
          <w:rFonts w:ascii="Segoe UI Emoji" w:hAnsi="Segoe UI Emoji" w:cs="Segoe UI Emoji"/>
        </w:rPr>
        <w:t>💡</w:t>
      </w:r>
      <w:r w:rsidRPr="003310CD">
        <w:t> </w:t>
      </w:r>
      <w:r w:rsidRPr="003310CD">
        <w:rPr>
          <w:b/>
          <w:bCs/>
        </w:rPr>
        <w:t>Mẹo nhớ:</w:t>
      </w:r>
      <w:r w:rsidRPr="003310CD">
        <w:t> </w:t>
      </w:r>
      <w:r w:rsidRPr="003310CD">
        <w:t>에</w:t>
      </w:r>
      <w:r w:rsidRPr="003310CD">
        <w:t xml:space="preserve"> = </w:t>
      </w:r>
      <w:r w:rsidRPr="003310CD">
        <w:rPr>
          <w:i/>
          <w:iCs/>
        </w:rPr>
        <w:t>điểm đến tĩnh</w:t>
      </w:r>
      <w:r w:rsidRPr="003310CD">
        <w:t xml:space="preserve"> (ga, nhà, chợ), </w:t>
      </w:r>
      <w:r w:rsidRPr="003310CD">
        <w:t>에서</w:t>
      </w:r>
      <w:r w:rsidRPr="003310CD">
        <w:t xml:space="preserve"> = </w:t>
      </w:r>
      <w:r w:rsidRPr="003310CD">
        <w:rPr>
          <w:i/>
          <w:iCs/>
        </w:rPr>
        <w:t>nơi có hành động</w:t>
      </w:r>
      <w:r w:rsidRPr="003310CD">
        <w:t> (ăn ở nhà hàng, học ở trường).</w:t>
      </w:r>
    </w:p>
    <w:p w14:paraId="074C8CE2" w14:textId="77777777" w:rsidR="003310CD" w:rsidRPr="003310CD" w:rsidRDefault="003310CD" w:rsidP="003310CD">
      <w:r w:rsidRPr="003310CD">
        <w:pict w14:anchorId="5CC896C5">
          <v:rect id="_x0000_i2778" style="width:0;height:0" o:hralign="center" o:hrstd="t" o:hr="t" fillcolor="#a0a0a0" stroked="f"/>
        </w:pict>
      </w:r>
    </w:p>
    <w:p w14:paraId="1EC576CC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🟦</w:t>
      </w:r>
      <w:r w:rsidRPr="003310CD">
        <w:rPr>
          <w:b/>
          <w:bCs/>
        </w:rPr>
        <w:t xml:space="preserve"> NHÓM 3 — Trợ Từ Kết Nối (and / or / with)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"/>
        <w:gridCol w:w="966"/>
        <w:gridCol w:w="2210"/>
        <w:gridCol w:w="3585"/>
      </w:tblGrid>
      <w:tr w:rsidR="003310CD" w:rsidRPr="003310CD" w14:paraId="2E553C84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86B2888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1FEBAA0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Cấu trúc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44A886F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Ý nghĩa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A60CAEA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Ghi chú</w:t>
            </w:r>
          </w:p>
        </w:tc>
      </w:tr>
      <w:tr w:rsidR="003310CD" w:rsidRPr="003310CD" w14:paraId="142C7C4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6FF4EB3" w14:textId="77777777" w:rsidR="003310CD" w:rsidRPr="003310CD" w:rsidRDefault="003310CD" w:rsidP="003310CD">
            <w:r w:rsidRPr="003310CD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B7AEC16" w14:textId="77777777" w:rsidR="003310CD" w:rsidRPr="003310CD" w:rsidRDefault="003310CD" w:rsidP="003310CD">
            <w:r w:rsidRPr="003310CD">
              <w:rPr>
                <w:b/>
                <w:bCs/>
              </w:rPr>
              <w:t>와</w:t>
            </w:r>
            <w:r w:rsidRPr="003310CD">
              <w:rPr>
                <w:b/>
                <w:bCs/>
              </w:rPr>
              <w:t>/</w:t>
            </w:r>
            <w:r w:rsidRPr="003310CD">
              <w:rPr>
                <w:b/>
                <w:bCs/>
              </w:rPr>
              <w:t>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5BFF7A3" w14:textId="77777777" w:rsidR="003310CD" w:rsidRPr="003310CD" w:rsidRDefault="003310CD" w:rsidP="003310CD">
            <w:r w:rsidRPr="003310CD">
              <w:t>và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08BF46C" w14:textId="77777777" w:rsidR="003310CD" w:rsidRPr="003310CD" w:rsidRDefault="003310CD" w:rsidP="003310CD">
            <w:r w:rsidRPr="003310CD">
              <w:t>Văn viết / trang trọng hơn</w:t>
            </w:r>
          </w:p>
        </w:tc>
      </w:tr>
      <w:tr w:rsidR="003310CD" w:rsidRPr="003310CD" w14:paraId="6DF3868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9A937C5" w14:textId="77777777" w:rsidR="003310CD" w:rsidRPr="003310CD" w:rsidRDefault="003310CD" w:rsidP="003310CD">
            <w:r w:rsidRPr="003310CD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BCD3C79" w14:textId="77777777" w:rsidR="003310CD" w:rsidRPr="003310CD" w:rsidRDefault="003310CD" w:rsidP="003310CD">
            <w:r w:rsidRPr="003310CD">
              <w:rPr>
                <w:b/>
                <w:bCs/>
              </w:rPr>
              <w:t>(</w:t>
            </w:r>
            <w:r w:rsidRPr="003310CD">
              <w:rPr>
                <w:b/>
                <w:bCs/>
              </w:rPr>
              <w:t>이</w:t>
            </w:r>
            <w:r w:rsidRPr="003310CD">
              <w:rPr>
                <w:b/>
                <w:bCs/>
              </w:rPr>
              <w:t>)</w:t>
            </w:r>
            <w:r w:rsidRPr="003310CD">
              <w:rPr>
                <w:b/>
                <w:bCs/>
              </w:rPr>
              <w:t>랑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B95BD1E" w14:textId="77777777" w:rsidR="003310CD" w:rsidRPr="003310CD" w:rsidRDefault="003310CD" w:rsidP="003310CD">
            <w:r w:rsidRPr="003310CD">
              <w:t>và / cùng với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A85113F" w14:textId="77777777" w:rsidR="003310CD" w:rsidRPr="003310CD" w:rsidRDefault="003310CD" w:rsidP="003310CD">
            <w:r w:rsidRPr="003310CD">
              <w:t>Khẩu ngữ, thân mật</w:t>
            </w:r>
          </w:p>
        </w:tc>
      </w:tr>
      <w:tr w:rsidR="003310CD" w:rsidRPr="003310CD" w14:paraId="0D3223A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27E12A3" w14:textId="77777777" w:rsidR="003310CD" w:rsidRPr="003310CD" w:rsidRDefault="003310CD" w:rsidP="003310CD">
            <w:r w:rsidRPr="003310CD"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99DC644" w14:textId="77777777" w:rsidR="003310CD" w:rsidRPr="003310CD" w:rsidRDefault="003310CD" w:rsidP="003310CD">
            <w:r w:rsidRPr="003310CD">
              <w:rPr>
                <w:b/>
                <w:bCs/>
              </w:rPr>
              <w:t>하고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4CBEA62" w14:textId="77777777" w:rsidR="003310CD" w:rsidRPr="003310CD" w:rsidRDefault="003310CD" w:rsidP="003310CD">
            <w:r w:rsidRPr="003310CD">
              <w:t>và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DEB769C" w14:textId="77777777" w:rsidR="003310CD" w:rsidRPr="003310CD" w:rsidRDefault="003310CD" w:rsidP="003310CD">
            <w:r w:rsidRPr="003310CD">
              <w:t>Khẩu ngữ, trung lập</w:t>
            </w:r>
          </w:p>
        </w:tc>
      </w:tr>
      <w:tr w:rsidR="003310CD" w:rsidRPr="003310CD" w14:paraId="6E4BCB5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78F77FE" w14:textId="77777777" w:rsidR="003310CD" w:rsidRPr="003310CD" w:rsidRDefault="003310CD" w:rsidP="003310CD">
            <w:r w:rsidRPr="003310CD">
              <w:t>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5FB2470" w14:textId="77777777" w:rsidR="003310CD" w:rsidRPr="003310CD" w:rsidRDefault="003310CD" w:rsidP="003310CD">
            <w:r w:rsidRPr="003310CD">
              <w:rPr>
                <w:b/>
                <w:bCs/>
              </w:rPr>
              <w:t>(</w:t>
            </w:r>
            <w:r w:rsidRPr="003310CD">
              <w:rPr>
                <w:b/>
                <w:bCs/>
              </w:rPr>
              <w:t>이</w:t>
            </w:r>
            <w:r w:rsidRPr="003310CD">
              <w:rPr>
                <w:b/>
                <w:bCs/>
              </w:rPr>
              <w:t>)</w:t>
            </w:r>
            <w:r w:rsidRPr="003310CD">
              <w:rPr>
                <w:b/>
                <w:bCs/>
              </w:rPr>
              <w:t>나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EB1BC5E" w14:textId="77777777" w:rsidR="003310CD" w:rsidRPr="003310CD" w:rsidRDefault="003310CD" w:rsidP="003310CD">
            <w:r w:rsidRPr="003310CD">
              <w:t>hoặc / hay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9460A2" w14:textId="77777777" w:rsidR="003310CD" w:rsidRPr="003310CD" w:rsidRDefault="003310CD" w:rsidP="003310CD">
            <w:r w:rsidRPr="003310CD">
              <w:t>버스나</w:t>
            </w:r>
            <w:r w:rsidRPr="003310CD">
              <w:t xml:space="preserve"> </w:t>
            </w:r>
            <w:r w:rsidRPr="003310CD">
              <w:t>지하철</w:t>
            </w:r>
            <w:r w:rsidRPr="003310CD">
              <w:t xml:space="preserve"> </w:t>
            </w:r>
            <w:r w:rsidRPr="003310CD">
              <w:t>타고</w:t>
            </w:r>
            <w:r w:rsidRPr="003310CD">
              <w:t xml:space="preserve"> </w:t>
            </w:r>
            <w:r w:rsidRPr="003310CD">
              <w:t>갈게요</w:t>
            </w:r>
          </w:p>
        </w:tc>
      </w:tr>
      <w:tr w:rsidR="003310CD" w:rsidRPr="003310CD" w14:paraId="4BFD89C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CC4B40D" w14:textId="77777777" w:rsidR="003310CD" w:rsidRPr="003310CD" w:rsidRDefault="003310CD" w:rsidP="003310CD">
            <w:r w:rsidRPr="003310CD">
              <w:t>59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13C42D8" w14:textId="77777777" w:rsidR="003310CD" w:rsidRPr="003310CD" w:rsidRDefault="003310CD" w:rsidP="003310CD">
            <w:r w:rsidRPr="003310CD">
              <w:rPr>
                <w:b/>
                <w:bCs/>
              </w:rPr>
              <w:t>거나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FDD3682" w14:textId="77777777" w:rsidR="003310CD" w:rsidRPr="003310CD" w:rsidRDefault="003310CD" w:rsidP="003310CD">
            <w:r w:rsidRPr="003310CD">
              <w:t>và/hoặc (nối động từ)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480CB21" w14:textId="77777777" w:rsidR="003310CD" w:rsidRPr="003310CD" w:rsidRDefault="003310CD" w:rsidP="003310CD">
            <w:r w:rsidRPr="003310CD">
              <w:t>시장에</w:t>
            </w:r>
            <w:r w:rsidRPr="003310CD">
              <w:t xml:space="preserve"> </w:t>
            </w:r>
            <w:r w:rsidRPr="003310CD">
              <w:t>가</w:t>
            </w:r>
            <w:r w:rsidRPr="003310CD">
              <w:rPr>
                <w:b/>
                <w:bCs/>
              </w:rPr>
              <w:t>거나</w:t>
            </w:r>
            <w:r w:rsidRPr="003310CD">
              <w:t> </w:t>
            </w:r>
            <w:r w:rsidRPr="003310CD">
              <w:t>카페에</w:t>
            </w:r>
            <w:r w:rsidRPr="003310CD">
              <w:t xml:space="preserve"> </w:t>
            </w:r>
            <w:r w:rsidRPr="003310CD">
              <w:t>가고</w:t>
            </w:r>
            <w:r w:rsidRPr="003310CD">
              <w:t xml:space="preserve"> </w:t>
            </w:r>
            <w:r w:rsidRPr="003310CD">
              <w:t>싶어요</w:t>
            </w:r>
          </w:p>
        </w:tc>
      </w:tr>
    </w:tbl>
    <w:p w14:paraId="589B7A7F" w14:textId="77777777" w:rsidR="003310CD" w:rsidRPr="003310CD" w:rsidRDefault="003310CD" w:rsidP="003310CD">
      <w:r w:rsidRPr="003310CD">
        <w:rPr>
          <w:rFonts w:ascii="Segoe UI Emoji" w:hAnsi="Segoe UI Emoji" w:cs="Segoe UI Emoji"/>
        </w:rPr>
        <w:t>⚠️</w:t>
      </w:r>
      <w:r w:rsidRPr="003310CD">
        <w:t> </w:t>
      </w:r>
      <w:r w:rsidRPr="003310CD">
        <w:rPr>
          <w:b/>
          <w:bCs/>
        </w:rPr>
        <w:t>(</w:t>
      </w:r>
      <w:r w:rsidRPr="003310CD">
        <w:rPr>
          <w:b/>
          <w:bCs/>
        </w:rPr>
        <w:t>이</w:t>
      </w:r>
      <w:r w:rsidRPr="003310CD">
        <w:rPr>
          <w:b/>
          <w:bCs/>
        </w:rPr>
        <w:t>)</w:t>
      </w:r>
      <w:r w:rsidRPr="003310CD">
        <w:rPr>
          <w:b/>
          <w:bCs/>
        </w:rPr>
        <w:t>나</w:t>
      </w:r>
      <w:r w:rsidRPr="003310CD">
        <w:t> có nhiều nghĩa: "hoặc" (No.20), "thà... còn hơn" (No.21), "thậm chí đến" (No.22) — dễ bị nhầm nhất trong TOPIK!</w:t>
      </w:r>
    </w:p>
    <w:p w14:paraId="5FB746DB" w14:textId="77777777" w:rsidR="003310CD" w:rsidRPr="003310CD" w:rsidRDefault="003310CD" w:rsidP="003310CD">
      <w:r w:rsidRPr="003310CD">
        <w:pict w14:anchorId="164CDDEF">
          <v:rect id="_x0000_i2779" style="width:0;height:0" o:hralign="center" o:hrstd="t" o:hr="t" fillcolor="#a0a0a0" stroked="f"/>
        </w:pict>
      </w:r>
    </w:p>
    <w:p w14:paraId="15262EE8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🟦</w:t>
      </w:r>
      <w:r w:rsidRPr="003310CD">
        <w:rPr>
          <w:b/>
          <w:bCs/>
        </w:rPr>
        <w:t xml:space="preserve"> NHÓM 4 — Trợ Từ Đặc Biệt Hay Ra Thi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"/>
        <w:gridCol w:w="966"/>
        <w:gridCol w:w="2573"/>
        <w:gridCol w:w="2865"/>
      </w:tblGrid>
      <w:tr w:rsidR="003310CD" w:rsidRPr="003310CD" w14:paraId="404162BC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4E22A9B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3898295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Cấu trúc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D6354C9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Ý nghĩa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6B887E0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Ví dụ</w:t>
            </w:r>
          </w:p>
        </w:tc>
      </w:tr>
      <w:tr w:rsidR="003310CD" w:rsidRPr="003310CD" w14:paraId="354CD64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7758F47" w14:textId="77777777" w:rsidR="003310CD" w:rsidRPr="003310CD" w:rsidRDefault="003310CD" w:rsidP="003310CD">
            <w:r w:rsidRPr="003310CD"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4066D7C" w14:textId="77777777" w:rsidR="003310CD" w:rsidRPr="003310CD" w:rsidRDefault="003310CD" w:rsidP="003310CD">
            <w:r w:rsidRPr="003310CD">
              <w:rPr>
                <w:b/>
                <w:bCs/>
              </w:rPr>
              <w:t>도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5A30DF4" w14:textId="77777777" w:rsidR="003310CD" w:rsidRPr="003310CD" w:rsidRDefault="003310CD" w:rsidP="003310CD">
            <w:r w:rsidRPr="003310CD">
              <w:t>cũng / nữa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B5B36A9" w14:textId="77777777" w:rsidR="003310CD" w:rsidRPr="003310CD" w:rsidRDefault="003310CD" w:rsidP="003310CD">
            <w:r w:rsidRPr="003310CD">
              <w:t>오늘</w:t>
            </w:r>
            <w:r w:rsidRPr="003310CD">
              <w:rPr>
                <w:b/>
                <w:bCs/>
              </w:rPr>
              <w:t>도</w:t>
            </w:r>
            <w:r w:rsidRPr="003310CD">
              <w:t> </w:t>
            </w:r>
            <w:r w:rsidRPr="003310CD">
              <w:t>내일</w:t>
            </w:r>
            <w:r w:rsidRPr="003310CD">
              <w:rPr>
                <w:b/>
                <w:bCs/>
              </w:rPr>
              <w:t>도</w:t>
            </w:r>
            <w:r w:rsidRPr="003310CD">
              <w:t> </w:t>
            </w:r>
            <w:r w:rsidRPr="003310CD">
              <w:t>비가</w:t>
            </w:r>
            <w:r w:rsidRPr="003310CD">
              <w:t xml:space="preserve"> </w:t>
            </w:r>
            <w:r w:rsidRPr="003310CD">
              <w:t>와요</w:t>
            </w:r>
          </w:p>
        </w:tc>
      </w:tr>
      <w:tr w:rsidR="003310CD" w:rsidRPr="003310CD" w14:paraId="0C34A24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FC41B75" w14:textId="77777777" w:rsidR="003310CD" w:rsidRPr="003310CD" w:rsidRDefault="003310CD" w:rsidP="003310CD">
            <w:r w:rsidRPr="003310CD">
              <w:t>23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15E38EA" w14:textId="77777777" w:rsidR="003310CD" w:rsidRPr="003310CD" w:rsidRDefault="003310CD" w:rsidP="003310CD">
            <w:r w:rsidRPr="003310CD">
              <w:rPr>
                <w:b/>
                <w:bCs/>
              </w:rPr>
              <w:t>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6BA2195" w14:textId="77777777" w:rsidR="003310CD" w:rsidRPr="003310CD" w:rsidRDefault="003310CD" w:rsidP="003310CD">
            <w:r w:rsidRPr="003310CD">
              <w:t>chỉ / chỉ có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DA709EC" w14:textId="77777777" w:rsidR="003310CD" w:rsidRPr="003310CD" w:rsidRDefault="003310CD" w:rsidP="003310CD">
            <w:r w:rsidRPr="003310CD">
              <w:t>5000</w:t>
            </w:r>
            <w:r w:rsidRPr="003310CD">
              <w:t>원</w:t>
            </w:r>
            <w:r w:rsidRPr="003310CD">
              <w:rPr>
                <w:b/>
                <w:bCs/>
              </w:rPr>
              <w:t>만</w:t>
            </w:r>
            <w:r w:rsidRPr="003310CD">
              <w:t> </w:t>
            </w:r>
            <w:r w:rsidRPr="003310CD">
              <w:t>있어요</w:t>
            </w:r>
          </w:p>
        </w:tc>
      </w:tr>
      <w:tr w:rsidR="003310CD" w:rsidRPr="003310CD" w14:paraId="236B178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A433412" w14:textId="77777777" w:rsidR="003310CD" w:rsidRPr="003310CD" w:rsidRDefault="003310CD" w:rsidP="003310CD">
            <w:r w:rsidRPr="003310CD">
              <w:lastRenderedPageBreak/>
              <w:t>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F31770C" w14:textId="77777777" w:rsidR="003310CD" w:rsidRPr="003310CD" w:rsidRDefault="003310CD" w:rsidP="003310CD">
            <w:r w:rsidRPr="003310CD">
              <w:rPr>
                <w:b/>
                <w:bCs/>
              </w:rPr>
              <w:t>밖에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7B0DF67" w14:textId="77777777" w:rsidR="003310CD" w:rsidRPr="003310CD" w:rsidRDefault="003310CD" w:rsidP="003310CD">
            <w:r w:rsidRPr="003310CD">
              <w:t>chỉ có... thôi (+ phủ định)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777364E" w14:textId="77777777" w:rsidR="003310CD" w:rsidRPr="003310CD" w:rsidRDefault="003310CD" w:rsidP="003310CD">
            <w:r w:rsidRPr="003310CD">
              <w:t>한</w:t>
            </w:r>
            <w:r w:rsidRPr="003310CD">
              <w:t xml:space="preserve"> </w:t>
            </w:r>
            <w:r w:rsidRPr="003310CD">
              <w:t>시간</w:t>
            </w:r>
            <w:r w:rsidRPr="003310CD">
              <w:rPr>
                <w:b/>
                <w:bCs/>
              </w:rPr>
              <w:t>밖에</w:t>
            </w:r>
            <w:r w:rsidRPr="003310CD">
              <w:t> </w:t>
            </w:r>
            <w:r w:rsidRPr="003310CD">
              <w:t>없어요</w:t>
            </w:r>
          </w:p>
        </w:tc>
      </w:tr>
      <w:tr w:rsidR="003310CD" w:rsidRPr="003310CD" w14:paraId="4BFEED2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E72F4BA" w14:textId="77777777" w:rsidR="003310CD" w:rsidRPr="003310CD" w:rsidRDefault="003310CD" w:rsidP="003310CD">
            <w:r w:rsidRPr="003310CD">
              <w:t>25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B237D7A" w14:textId="77777777" w:rsidR="003310CD" w:rsidRPr="003310CD" w:rsidRDefault="003310CD" w:rsidP="003310CD">
            <w:r w:rsidRPr="003310CD">
              <w:rPr>
                <w:b/>
                <w:bCs/>
              </w:rPr>
              <w:t>마다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B919F78" w14:textId="77777777" w:rsidR="003310CD" w:rsidRPr="003310CD" w:rsidRDefault="003310CD" w:rsidP="003310CD">
            <w:r w:rsidRPr="003310CD">
              <w:t>mỗi / bất cứ khi nào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C9F72AB" w14:textId="77777777" w:rsidR="003310CD" w:rsidRPr="003310CD" w:rsidRDefault="003310CD" w:rsidP="003310CD">
            <w:r w:rsidRPr="003310CD">
              <w:t>올</w:t>
            </w:r>
            <w:r w:rsidRPr="003310CD">
              <w:t xml:space="preserve"> </w:t>
            </w:r>
            <w:r w:rsidRPr="003310CD">
              <w:t>때</w:t>
            </w:r>
            <w:r w:rsidRPr="003310CD">
              <w:rPr>
                <w:b/>
                <w:bCs/>
              </w:rPr>
              <w:t>마다</w:t>
            </w:r>
            <w:r w:rsidRPr="003310CD">
              <w:t> </w:t>
            </w:r>
            <w:r w:rsidRPr="003310CD">
              <w:t>이</w:t>
            </w:r>
            <w:r w:rsidRPr="003310CD">
              <w:t xml:space="preserve"> </w:t>
            </w:r>
            <w:r w:rsidRPr="003310CD">
              <w:t>가게를</w:t>
            </w:r>
            <w:r w:rsidRPr="003310CD">
              <w:t xml:space="preserve"> </w:t>
            </w:r>
            <w:r w:rsidRPr="003310CD">
              <w:t>찾아요</w:t>
            </w:r>
          </w:p>
        </w:tc>
      </w:tr>
      <w:tr w:rsidR="003310CD" w:rsidRPr="003310CD" w14:paraId="1813CD6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DDDB623" w14:textId="77777777" w:rsidR="003310CD" w:rsidRPr="003310CD" w:rsidRDefault="003310CD" w:rsidP="003310CD">
            <w:r w:rsidRPr="003310CD">
              <w:t>27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DA10794" w14:textId="77777777" w:rsidR="003310CD" w:rsidRPr="003310CD" w:rsidRDefault="003310CD" w:rsidP="003310CD">
            <w:r w:rsidRPr="003310CD">
              <w:rPr>
                <w:b/>
                <w:bCs/>
              </w:rPr>
              <w:t>보다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5AC6858" w14:textId="77777777" w:rsidR="003310CD" w:rsidRPr="003310CD" w:rsidRDefault="003310CD" w:rsidP="003310CD">
            <w:r w:rsidRPr="003310CD">
              <w:t>hơn (so sánh)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22BDEEB" w14:textId="77777777" w:rsidR="003310CD" w:rsidRPr="003310CD" w:rsidRDefault="003310CD" w:rsidP="003310CD">
            <w:r w:rsidRPr="003310CD">
              <w:t>이것</w:t>
            </w:r>
            <w:r w:rsidRPr="003310CD">
              <w:rPr>
                <w:b/>
                <w:bCs/>
              </w:rPr>
              <w:t>보다</w:t>
            </w:r>
            <w:r w:rsidRPr="003310CD">
              <w:t> </w:t>
            </w:r>
            <w:r w:rsidRPr="003310CD">
              <w:t>이게</w:t>
            </w:r>
            <w:r w:rsidRPr="003310CD">
              <w:t xml:space="preserve"> </w:t>
            </w:r>
            <w:r w:rsidRPr="003310CD">
              <w:t>더</w:t>
            </w:r>
            <w:r w:rsidRPr="003310CD">
              <w:t xml:space="preserve"> </w:t>
            </w:r>
            <w:r w:rsidRPr="003310CD">
              <w:t>어울려요</w:t>
            </w:r>
          </w:p>
        </w:tc>
      </w:tr>
      <w:tr w:rsidR="003310CD" w:rsidRPr="003310CD" w14:paraId="1BBA6DA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ABB3E15" w14:textId="77777777" w:rsidR="003310CD" w:rsidRPr="003310CD" w:rsidRDefault="003310CD" w:rsidP="003310CD">
            <w:r w:rsidRPr="003310CD">
              <w:t>28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C4993C8" w14:textId="77777777" w:rsidR="003310CD" w:rsidRPr="003310CD" w:rsidRDefault="003310CD" w:rsidP="003310CD">
            <w:r w:rsidRPr="003310CD">
              <w:rPr>
                <w:b/>
                <w:bCs/>
              </w:rPr>
              <w:t>처럼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DB72590" w14:textId="77777777" w:rsidR="003310CD" w:rsidRPr="003310CD" w:rsidRDefault="003310CD" w:rsidP="003310CD">
            <w:r w:rsidRPr="003310CD">
              <w:t>như / giống như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628F135" w14:textId="77777777" w:rsidR="003310CD" w:rsidRPr="003310CD" w:rsidRDefault="003310CD" w:rsidP="003310CD">
            <w:r w:rsidRPr="003310CD">
              <w:t>배우</w:t>
            </w:r>
            <w:r w:rsidRPr="003310CD">
              <w:rPr>
                <w:b/>
                <w:bCs/>
              </w:rPr>
              <w:t>처럼</w:t>
            </w:r>
            <w:r w:rsidRPr="003310CD">
              <w:t> </w:t>
            </w:r>
            <w:r w:rsidRPr="003310CD">
              <w:t>생기셨네요</w:t>
            </w:r>
          </w:p>
        </w:tc>
      </w:tr>
    </w:tbl>
    <w:p w14:paraId="5A0E3D38" w14:textId="77777777" w:rsidR="003310CD" w:rsidRPr="003310CD" w:rsidRDefault="003310CD" w:rsidP="003310CD">
      <w:r w:rsidRPr="003310CD">
        <w:rPr>
          <w:rFonts w:ascii="Segoe UI Emoji" w:hAnsi="Segoe UI Emoji" w:cs="Segoe UI Emoji"/>
        </w:rPr>
        <w:t>💡</w:t>
      </w:r>
      <w:r w:rsidRPr="003310CD">
        <w:t> </w:t>
      </w:r>
      <w:r w:rsidRPr="003310CD">
        <w:rPr>
          <w:b/>
          <w:bCs/>
        </w:rPr>
        <w:t>만</w:t>
      </w:r>
      <w:r w:rsidRPr="003310CD">
        <w:rPr>
          <w:b/>
          <w:bCs/>
        </w:rPr>
        <w:t xml:space="preserve"> vs </w:t>
      </w:r>
      <w:r w:rsidRPr="003310CD">
        <w:rPr>
          <w:b/>
          <w:bCs/>
        </w:rPr>
        <w:t>밖에</w:t>
      </w:r>
      <w:r w:rsidRPr="003310CD">
        <w:rPr>
          <w:b/>
          <w:bCs/>
        </w:rPr>
        <w:t>:</w:t>
      </w:r>
      <w:r w:rsidRPr="003310CD">
        <w:t xml:space="preserve"> Cả hai đều nghĩa "chỉ có" nhưng </w:t>
      </w:r>
      <w:r w:rsidRPr="003310CD">
        <w:t>밖에</w:t>
      </w:r>
      <w:r w:rsidRPr="003310CD">
        <w:t> </w:t>
      </w:r>
      <w:r w:rsidRPr="003310CD">
        <w:rPr>
          <w:b/>
          <w:bCs/>
        </w:rPr>
        <w:t>bắt buộc đi kèm phủ định</w:t>
      </w:r>
      <w:r w:rsidRPr="003310CD">
        <w:t> (</w:t>
      </w:r>
      <w:r w:rsidRPr="003310CD">
        <w:t>없다</w:t>
      </w:r>
      <w:r w:rsidRPr="003310CD">
        <w:t xml:space="preserve">, </w:t>
      </w:r>
      <w:r w:rsidRPr="003310CD">
        <w:t>모르다</w:t>
      </w:r>
      <w:r w:rsidRPr="003310CD">
        <w:t xml:space="preserve">, </w:t>
      </w:r>
      <w:r w:rsidRPr="003310CD">
        <w:t>안</w:t>
      </w:r>
      <w:r w:rsidRPr="003310CD">
        <w:t>...).</w:t>
      </w:r>
    </w:p>
    <w:p w14:paraId="6F4F7019" w14:textId="77777777" w:rsidR="003310CD" w:rsidRPr="003310CD" w:rsidRDefault="003310CD" w:rsidP="003310CD">
      <w:r w:rsidRPr="003310CD">
        <w:pict w14:anchorId="1DEACF8D">
          <v:rect id="_x0000_i2780" style="width:0;height:0" o:hralign="center" o:hrstd="t" o:hr="t" fillcolor="#a0a0a0" stroked="f"/>
        </w:pict>
      </w:r>
    </w:p>
    <w:p w14:paraId="558C585B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🟦</w:t>
      </w:r>
      <w:r w:rsidRPr="003310CD">
        <w:rPr>
          <w:b/>
          <w:bCs/>
        </w:rPr>
        <w:t xml:space="preserve"> NHÓM 5 — Cấu Trúc Diễn Đạt Khả Năng &amp; Ý Định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"/>
        <w:gridCol w:w="1469"/>
        <w:gridCol w:w="1737"/>
        <w:gridCol w:w="3327"/>
      </w:tblGrid>
      <w:tr w:rsidR="003310CD" w:rsidRPr="003310CD" w14:paraId="5B1B7595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4267CD8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3901F84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Cấu trúc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B15FBDE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Công thức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56C6995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Ý nghĩa</w:t>
            </w:r>
          </w:p>
        </w:tc>
      </w:tr>
      <w:tr w:rsidR="003310CD" w:rsidRPr="003310CD" w14:paraId="52537AB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77ACA18" w14:textId="77777777" w:rsidR="003310CD" w:rsidRPr="003310CD" w:rsidRDefault="003310CD" w:rsidP="003310CD">
            <w:r w:rsidRPr="003310CD">
              <w:t>41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CA7C2F3" w14:textId="77777777" w:rsidR="003310CD" w:rsidRPr="003310CD" w:rsidRDefault="003310CD" w:rsidP="003310CD">
            <w:r w:rsidRPr="003310CD">
              <w:rPr>
                <w:b/>
                <w:bCs/>
              </w:rPr>
              <w:t>(</w:t>
            </w:r>
            <w:r w:rsidRPr="003310CD">
              <w:rPr>
                <w:b/>
                <w:bCs/>
              </w:rPr>
              <w:t>으</w:t>
            </w:r>
            <w:r w:rsidRPr="003310CD">
              <w:rPr>
                <w:b/>
                <w:bCs/>
              </w:rPr>
              <w:t>)</w:t>
            </w:r>
            <w:r w:rsidRPr="003310CD">
              <w:rPr>
                <w:b/>
                <w:bCs/>
              </w:rPr>
              <w:t>ㄹ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수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있다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AEEC203" w14:textId="77777777" w:rsidR="003310CD" w:rsidRPr="003310CD" w:rsidRDefault="003310CD" w:rsidP="003310CD">
            <w:r w:rsidRPr="003310CD">
              <w:t>V+(</w:t>
            </w:r>
            <w:r w:rsidRPr="003310CD">
              <w:t>으</w:t>
            </w:r>
            <w:r w:rsidRPr="003310CD">
              <w:t>)</w:t>
            </w:r>
            <w:r w:rsidRPr="003310CD">
              <w:t>ㄹ</w:t>
            </w:r>
            <w:r w:rsidRPr="003310CD">
              <w:t xml:space="preserve"> </w:t>
            </w:r>
            <w:r w:rsidRPr="003310CD">
              <w:t>수</w:t>
            </w:r>
            <w:r w:rsidRPr="003310CD">
              <w:t xml:space="preserve"> </w:t>
            </w:r>
            <w:r w:rsidRPr="003310CD">
              <w:t>있다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495CFD9" w14:textId="77777777" w:rsidR="003310CD" w:rsidRPr="003310CD" w:rsidRDefault="003310CD" w:rsidP="003310CD">
            <w:r w:rsidRPr="003310CD">
              <w:t>có thể làm</w:t>
            </w:r>
          </w:p>
        </w:tc>
      </w:tr>
      <w:tr w:rsidR="003310CD" w:rsidRPr="003310CD" w14:paraId="186027F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798ACBA" w14:textId="77777777" w:rsidR="003310CD" w:rsidRPr="003310CD" w:rsidRDefault="003310CD" w:rsidP="003310CD">
            <w:r w:rsidRPr="003310CD">
              <w:t>42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7275660" w14:textId="77777777" w:rsidR="003310CD" w:rsidRPr="003310CD" w:rsidRDefault="003310CD" w:rsidP="003310CD">
            <w:r w:rsidRPr="003310CD">
              <w:rPr>
                <w:b/>
                <w:bCs/>
              </w:rPr>
              <w:t>(</w:t>
            </w:r>
            <w:r w:rsidRPr="003310CD">
              <w:rPr>
                <w:b/>
                <w:bCs/>
              </w:rPr>
              <w:t>으</w:t>
            </w:r>
            <w:r w:rsidRPr="003310CD">
              <w:rPr>
                <w:b/>
                <w:bCs/>
              </w:rPr>
              <w:t>)</w:t>
            </w:r>
            <w:r w:rsidRPr="003310CD">
              <w:rPr>
                <w:b/>
                <w:bCs/>
              </w:rPr>
              <w:t>ㄹ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수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없다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B2995E9" w14:textId="77777777" w:rsidR="003310CD" w:rsidRPr="003310CD" w:rsidRDefault="003310CD" w:rsidP="003310CD">
            <w:r w:rsidRPr="003310CD">
              <w:t>V+(</w:t>
            </w:r>
            <w:r w:rsidRPr="003310CD">
              <w:t>으</w:t>
            </w:r>
            <w:r w:rsidRPr="003310CD">
              <w:t>)</w:t>
            </w:r>
            <w:r w:rsidRPr="003310CD">
              <w:t>ㄹ</w:t>
            </w:r>
            <w:r w:rsidRPr="003310CD">
              <w:t xml:space="preserve"> </w:t>
            </w:r>
            <w:r w:rsidRPr="003310CD">
              <w:t>수</w:t>
            </w:r>
            <w:r w:rsidRPr="003310CD">
              <w:t xml:space="preserve"> </w:t>
            </w:r>
            <w:r w:rsidRPr="003310CD">
              <w:t>없다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5690135" w14:textId="77777777" w:rsidR="003310CD" w:rsidRPr="003310CD" w:rsidRDefault="003310CD" w:rsidP="003310CD">
            <w:r w:rsidRPr="003310CD">
              <w:t>không thể làm</w:t>
            </w:r>
          </w:p>
        </w:tc>
      </w:tr>
      <w:tr w:rsidR="003310CD" w:rsidRPr="003310CD" w14:paraId="535BED2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BE932A6" w14:textId="77777777" w:rsidR="003310CD" w:rsidRPr="003310CD" w:rsidRDefault="003310CD" w:rsidP="003310CD">
            <w:r w:rsidRPr="003310CD">
              <w:t>81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C48EBEF" w14:textId="77777777" w:rsidR="003310CD" w:rsidRPr="003310CD" w:rsidRDefault="003310CD" w:rsidP="003310CD">
            <w:r w:rsidRPr="003310CD">
              <w:rPr>
                <w:b/>
                <w:bCs/>
              </w:rPr>
              <w:t>지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못하다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49023AB" w14:textId="77777777" w:rsidR="003310CD" w:rsidRPr="003310CD" w:rsidRDefault="003310CD" w:rsidP="003310CD">
            <w:r w:rsidRPr="003310CD">
              <w:t>V+</w:t>
            </w:r>
            <w:r w:rsidRPr="003310CD">
              <w:t>지</w:t>
            </w:r>
            <w:r w:rsidRPr="003310CD">
              <w:t xml:space="preserve"> </w:t>
            </w:r>
            <w:r w:rsidRPr="003310CD">
              <w:t>못하다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8B503B3" w14:textId="77777777" w:rsidR="003310CD" w:rsidRPr="003310CD" w:rsidRDefault="003310CD" w:rsidP="003310CD">
            <w:r w:rsidRPr="003310CD">
              <w:t>không thể (do hoàn cảnh)</w:t>
            </w:r>
          </w:p>
        </w:tc>
      </w:tr>
      <w:tr w:rsidR="003310CD" w:rsidRPr="003310CD" w14:paraId="4D6701B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8A5C637" w14:textId="77777777" w:rsidR="003310CD" w:rsidRPr="003310CD" w:rsidRDefault="003310CD" w:rsidP="003310CD">
            <w:r w:rsidRPr="003310CD">
              <w:t>82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AB1E5AD" w14:textId="77777777" w:rsidR="003310CD" w:rsidRPr="003310CD" w:rsidRDefault="003310CD" w:rsidP="003310CD">
            <w:r w:rsidRPr="003310CD">
              <w:rPr>
                <w:b/>
                <w:bCs/>
              </w:rPr>
              <w:t>지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않다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5C4F270" w14:textId="77777777" w:rsidR="003310CD" w:rsidRPr="003310CD" w:rsidRDefault="003310CD" w:rsidP="003310CD">
            <w:r w:rsidRPr="003310CD">
              <w:t>V/A+</w:t>
            </w:r>
            <w:r w:rsidRPr="003310CD">
              <w:t>지</w:t>
            </w:r>
            <w:r w:rsidRPr="003310CD">
              <w:t xml:space="preserve"> </w:t>
            </w:r>
            <w:r w:rsidRPr="003310CD">
              <w:t>않다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F95B5AA" w14:textId="77777777" w:rsidR="003310CD" w:rsidRPr="003310CD" w:rsidRDefault="003310CD" w:rsidP="003310CD">
            <w:r w:rsidRPr="003310CD">
              <w:t>không (phủ định chủ động)</w:t>
            </w:r>
          </w:p>
        </w:tc>
      </w:tr>
      <w:tr w:rsidR="003310CD" w:rsidRPr="003310CD" w14:paraId="4D3E863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B9A3D9" w14:textId="77777777" w:rsidR="003310CD" w:rsidRPr="003310CD" w:rsidRDefault="003310CD" w:rsidP="003310CD">
            <w:r w:rsidRPr="003310CD">
              <w:t>43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CF718F" w14:textId="77777777" w:rsidR="003310CD" w:rsidRPr="003310CD" w:rsidRDefault="003310CD" w:rsidP="003310CD">
            <w:r w:rsidRPr="003310CD">
              <w:rPr>
                <w:b/>
                <w:bCs/>
              </w:rPr>
              <w:t>(</w:t>
            </w:r>
            <w:r w:rsidRPr="003310CD">
              <w:rPr>
                <w:b/>
                <w:bCs/>
              </w:rPr>
              <w:t>으</w:t>
            </w:r>
            <w:r w:rsidRPr="003310CD">
              <w:rPr>
                <w:b/>
                <w:bCs/>
              </w:rPr>
              <w:t>)</w:t>
            </w:r>
            <w:r w:rsidRPr="003310CD">
              <w:rPr>
                <w:b/>
                <w:bCs/>
              </w:rPr>
              <w:t>ㄹ게요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844377E" w14:textId="77777777" w:rsidR="003310CD" w:rsidRPr="003310CD" w:rsidRDefault="003310CD" w:rsidP="003310CD">
            <w:r w:rsidRPr="003310CD">
              <w:t>V+(</w:t>
            </w:r>
            <w:r w:rsidRPr="003310CD">
              <w:t>으</w:t>
            </w:r>
            <w:r w:rsidRPr="003310CD">
              <w:t>)</w:t>
            </w:r>
            <w:r w:rsidRPr="003310CD">
              <w:t>ㄹ게요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C11AD9E" w14:textId="77777777" w:rsidR="003310CD" w:rsidRPr="003310CD" w:rsidRDefault="003310CD" w:rsidP="003310CD">
            <w:r w:rsidRPr="003310CD">
              <w:t>tôi sẽ... (cam kết với người nghe)</w:t>
            </w:r>
          </w:p>
        </w:tc>
      </w:tr>
      <w:tr w:rsidR="003310CD" w:rsidRPr="003310CD" w14:paraId="6195BD6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2B03469" w14:textId="77777777" w:rsidR="003310CD" w:rsidRPr="003310CD" w:rsidRDefault="003310CD" w:rsidP="003310CD">
            <w:r w:rsidRPr="003310CD">
              <w:t>47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CD79C13" w14:textId="77777777" w:rsidR="003310CD" w:rsidRPr="003310CD" w:rsidRDefault="003310CD" w:rsidP="003310CD">
            <w:r w:rsidRPr="003310CD">
              <w:rPr>
                <w:b/>
                <w:bCs/>
              </w:rPr>
              <w:t>(</w:t>
            </w:r>
            <w:r w:rsidRPr="003310CD">
              <w:rPr>
                <w:b/>
                <w:bCs/>
              </w:rPr>
              <w:t>으</w:t>
            </w:r>
            <w:r w:rsidRPr="003310CD">
              <w:rPr>
                <w:b/>
                <w:bCs/>
              </w:rPr>
              <w:t>)</w:t>
            </w:r>
            <w:r w:rsidRPr="003310CD">
              <w:rPr>
                <w:b/>
                <w:bCs/>
              </w:rPr>
              <w:t>ㄹ래요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68B6F87" w14:textId="77777777" w:rsidR="003310CD" w:rsidRPr="003310CD" w:rsidRDefault="003310CD" w:rsidP="003310CD">
            <w:r w:rsidRPr="003310CD">
              <w:t>V+(</w:t>
            </w:r>
            <w:r w:rsidRPr="003310CD">
              <w:t>으</w:t>
            </w:r>
            <w:r w:rsidRPr="003310CD">
              <w:t>)</w:t>
            </w:r>
            <w:r w:rsidRPr="003310CD">
              <w:t>ㄹ래요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E4253CD" w14:textId="77777777" w:rsidR="003310CD" w:rsidRPr="003310CD" w:rsidRDefault="003310CD" w:rsidP="003310CD">
            <w:r w:rsidRPr="003310CD">
              <w:t>tôi muốn / sẽ... (ý định cá nhân)</w:t>
            </w:r>
          </w:p>
        </w:tc>
      </w:tr>
      <w:tr w:rsidR="003310CD" w:rsidRPr="003310CD" w14:paraId="7B67BAE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8911C9F" w14:textId="77777777" w:rsidR="003310CD" w:rsidRPr="003310CD" w:rsidRDefault="003310CD" w:rsidP="003310CD">
            <w:r w:rsidRPr="003310CD">
              <w:t>48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203DCAD" w14:textId="77777777" w:rsidR="003310CD" w:rsidRPr="003310CD" w:rsidRDefault="003310CD" w:rsidP="003310CD">
            <w:r w:rsidRPr="003310CD">
              <w:rPr>
                <w:b/>
                <w:bCs/>
              </w:rPr>
              <w:t>(</w:t>
            </w:r>
            <w:r w:rsidRPr="003310CD">
              <w:rPr>
                <w:b/>
                <w:bCs/>
              </w:rPr>
              <w:t>으</w:t>
            </w:r>
            <w:r w:rsidRPr="003310CD">
              <w:rPr>
                <w:b/>
                <w:bCs/>
              </w:rPr>
              <w:t>)</w:t>
            </w:r>
            <w:r w:rsidRPr="003310CD">
              <w:rPr>
                <w:b/>
                <w:bCs/>
              </w:rPr>
              <w:t>ㄹ래요</w:t>
            </w:r>
            <w:r w:rsidRPr="003310CD">
              <w:rPr>
                <w:b/>
                <w:bCs/>
              </w:rPr>
              <w:t>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9359550" w14:textId="77777777" w:rsidR="003310CD" w:rsidRPr="003310CD" w:rsidRDefault="003310CD" w:rsidP="003310CD">
            <w:r w:rsidRPr="003310CD">
              <w:t>V+(</w:t>
            </w:r>
            <w:r w:rsidRPr="003310CD">
              <w:t>으</w:t>
            </w:r>
            <w:r w:rsidRPr="003310CD">
              <w:t>)</w:t>
            </w:r>
            <w:r w:rsidRPr="003310CD">
              <w:t>ㄹ래요</w:t>
            </w:r>
            <w:r w:rsidRPr="003310CD">
              <w:t>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7AE0E4F" w14:textId="77777777" w:rsidR="003310CD" w:rsidRPr="003310CD" w:rsidRDefault="003310CD" w:rsidP="003310CD">
            <w:r w:rsidRPr="003310CD">
              <w:t>bạn có muốn...?</w:t>
            </w:r>
          </w:p>
        </w:tc>
      </w:tr>
    </w:tbl>
    <w:p w14:paraId="557AE1D9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🟦</w:t>
      </w:r>
      <w:r w:rsidRPr="003310CD">
        <w:rPr>
          <w:b/>
          <w:bCs/>
        </w:rPr>
        <w:t xml:space="preserve"> NHÓM 6 — Cấu Trúc Nối Mệnh Đề Quan Trọng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"/>
        <w:gridCol w:w="1272"/>
        <w:gridCol w:w="3200"/>
        <w:gridCol w:w="3585"/>
      </w:tblGrid>
      <w:tr w:rsidR="003310CD" w:rsidRPr="003310CD" w14:paraId="290AEB06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637343F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EDC3CBC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Cấu trúc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212EF10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Ý nghĩa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B69E88A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Ví dụ</w:t>
            </w:r>
          </w:p>
        </w:tc>
      </w:tr>
      <w:tr w:rsidR="003310CD" w:rsidRPr="003310CD" w14:paraId="798BB3B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2E70672" w14:textId="77777777" w:rsidR="003310CD" w:rsidRPr="003310CD" w:rsidRDefault="003310CD" w:rsidP="003310CD">
            <w:r w:rsidRPr="003310CD">
              <w:t>53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3EEFEE9" w14:textId="77777777" w:rsidR="003310CD" w:rsidRPr="003310CD" w:rsidRDefault="003310CD" w:rsidP="003310CD">
            <w:r w:rsidRPr="003310CD">
              <w:rPr>
                <w:b/>
                <w:bCs/>
              </w:rPr>
              <w:t>(</w:t>
            </w:r>
            <w:r w:rsidRPr="003310CD">
              <w:rPr>
                <w:b/>
                <w:bCs/>
              </w:rPr>
              <w:t>으</w:t>
            </w:r>
            <w:r w:rsidRPr="003310CD">
              <w:rPr>
                <w:b/>
                <w:bCs/>
              </w:rPr>
              <w:t>)</w:t>
            </w:r>
            <w:r w:rsidRPr="003310CD">
              <w:rPr>
                <w:b/>
                <w:bCs/>
              </w:rPr>
              <w:t>면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2B5ECA9" w14:textId="77777777" w:rsidR="003310CD" w:rsidRPr="003310CD" w:rsidRDefault="003310CD" w:rsidP="003310CD">
            <w:r w:rsidRPr="003310CD">
              <w:t>nếu... thì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844FC31" w14:textId="77777777" w:rsidR="003310CD" w:rsidRPr="003310CD" w:rsidRDefault="003310CD" w:rsidP="003310CD">
            <w:r w:rsidRPr="003310CD">
              <w:t>부산에</w:t>
            </w:r>
            <w:r w:rsidRPr="003310CD">
              <w:t xml:space="preserve"> </w:t>
            </w:r>
            <w:r w:rsidRPr="003310CD">
              <w:t>가</w:t>
            </w:r>
            <w:r w:rsidRPr="003310CD">
              <w:rPr>
                <w:b/>
                <w:bCs/>
              </w:rPr>
              <w:t>면</w:t>
            </w:r>
            <w:r w:rsidRPr="003310CD">
              <w:t> </w:t>
            </w:r>
            <w:r w:rsidRPr="003310CD">
              <w:t>뭘</w:t>
            </w:r>
            <w:r w:rsidRPr="003310CD">
              <w:t xml:space="preserve"> </w:t>
            </w:r>
            <w:r w:rsidRPr="003310CD">
              <w:t>볼</w:t>
            </w:r>
            <w:r w:rsidRPr="003310CD">
              <w:t xml:space="preserve"> </w:t>
            </w:r>
            <w:r w:rsidRPr="003310CD">
              <w:t>수</w:t>
            </w:r>
            <w:r w:rsidRPr="003310CD">
              <w:t xml:space="preserve"> </w:t>
            </w:r>
            <w:r w:rsidRPr="003310CD">
              <w:t>있을까요</w:t>
            </w:r>
            <w:r w:rsidRPr="003310CD">
              <w:t>?</w:t>
            </w:r>
          </w:p>
        </w:tc>
      </w:tr>
      <w:tr w:rsidR="003310CD" w:rsidRPr="003310CD" w14:paraId="2C9B807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F7B9F51" w14:textId="77777777" w:rsidR="003310CD" w:rsidRPr="003310CD" w:rsidRDefault="003310CD" w:rsidP="003310CD">
            <w:r w:rsidRPr="003310CD">
              <w:lastRenderedPageBreak/>
              <w:t>54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49BED39" w14:textId="77777777" w:rsidR="003310CD" w:rsidRPr="003310CD" w:rsidRDefault="003310CD" w:rsidP="003310CD">
            <w:r w:rsidRPr="003310CD">
              <w:rPr>
                <w:b/>
                <w:bCs/>
              </w:rPr>
              <w:t>(</w:t>
            </w:r>
            <w:r w:rsidRPr="003310CD">
              <w:rPr>
                <w:b/>
                <w:bCs/>
              </w:rPr>
              <w:t>으</w:t>
            </w:r>
            <w:r w:rsidRPr="003310CD">
              <w:rPr>
                <w:b/>
                <w:bCs/>
              </w:rPr>
              <w:t>)</w:t>
            </w:r>
            <w:r w:rsidRPr="003310CD">
              <w:rPr>
                <w:b/>
                <w:bCs/>
              </w:rPr>
              <w:t>면서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CE874DB" w14:textId="77777777" w:rsidR="003310CD" w:rsidRPr="003310CD" w:rsidRDefault="003310CD" w:rsidP="003310CD">
            <w:r w:rsidRPr="003310CD">
              <w:t>trong khi / vừa... vừa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CD7C488" w14:textId="77777777" w:rsidR="003310CD" w:rsidRPr="003310CD" w:rsidRDefault="003310CD" w:rsidP="003310CD">
            <w:r w:rsidRPr="003310CD">
              <w:t>핸드폰을</w:t>
            </w:r>
            <w:r w:rsidRPr="003310CD">
              <w:t xml:space="preserve"> </w:t>
            </w:r>
            <w:r w:rsidRPr="003310CD">
              <w:t>보</w:t>
            </w:r>
            <w:r w:rsidRPr="003310CD">
              <w:rPr>
                <w:b/>
                <w:bCs/>
              </w:rPr>
              <w:t>면서</w:t>
            </w:r>
            <w:r w:rsidRPr="003310CD">
              <w:t> </w:t>
            </w:r>
            <w:r w:rsidRPr="003310CD">
              <w:t>걷지</w:t>
            </w:r>
            <w:r w:rsidRPr="003310CD">
              <w:t xml:space="preserve"> </w:t>
            </w:r>
            <w:r w:rsidRPr="003310CD">
              <w:t>마세요</w:t>
            </w:r>
          </w:p>
        </w:tc>
      </w:tr>
      <w:tr w:rsidR="003310CD" w:rsidRPr="003310CD" w14:paraId="7D4A0A0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49CB7E3" w14:textId="77777777" w:rsidR="003310CD" w:rsidRPr="003310CD" w:rsidRDefault="003310CD" w:rsidP="003310CD">
            <w:r w:rsidRPr="003310CD">
              <w:t>62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B476B0F" w14:textId="77777777" w:rsidR="003310CD" w:rsidRPr="003310CD" w:rsidRDefault="003310CD" w:rsidP="003310CD">
            <w:r w:rsidRPr="003310CD">
              <w:rPr>
                <w:b/>
                <w:bCs/>
              </w:rPr>
              <w:t>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DE3185C" w14:textId="77777777" w:rsidR="003310CD" w:rsidRPr="003310CD" w:rsidRDefault="003310CD" w:rsidP="003310CD">
            <w:r w:rsidRPr="003310CD">
              <w:t>và rồi (nối 2 hành động tuần tự)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C2A4946" w14:textId="77777777" w:rsidR="003310CD" w:rsidRPr="003310CD" w:rsidRDefault="003310CD" w:rsidP="003310CD">
            <w:r w:rsidRPr="003310CD">
              <w:t>밥</w:t>
            </w:r>
            <w:r w:rsidRPr="003310CD">
              <w:t xml:space="preserve"> </w:t>
            </w:r>
            <w:r w:rsidRPr="003310CD">
              <w:t>먹</w:t>
            </w:r>
            <w:r w:rsidRPr="003310CD">
              <w:rPr>
                <w:b/>
                <w:bCs/>
              </w:rPr>
              <w:t>고</w:t>
            </w:r>
            <w:r w:rsidRPr="003310CD">
              <w:t> </w:t>
            </w:r>
            <w:r w:rsidRPr="003310CD">
              <w:t>자요</w:t>
            </w:r>
          </w:p>
        </w:tc>
      </w:tr>
      <w:tr w:rsidR="003310CD" w:rsidRPr="003310CD" w14:paraId="31053BA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C7065DF" w14:textId="77777777" w:rsidR="003310CD" w:rsidRPr="003310CD" w:rsidRDefault="003310CD" w:rsidP="003310CD">
            <w:r w:rsidRPr="003310CD">
              <w:t>83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F00EB10" w14:textId="77777777" w:rsidR="003310CD" w:rsidRPr="003310CD" w:rsidRDefault="003310CD" w:rsidP="003310CD">
            <w:r w:rsidRPr="003310CD">
              <w:rPr>
                <w:b/>
                <w:bCs/>
              </w:rPr>
              <w:t>지만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146907F" w14:textId="77777777" w:rsidR="003310CD" w:rsidRPr="003310CD" w:rsidRDefault="003310CD" w:rsidP="003310CD">
            <w:r w:rsidRPr="003310CD">
              <w:t>nhưng / tuy nhiên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B21F6C9" w14:textId="77777777" w:rsidR="003310CD" w:rsidRPr="003310CD" w:rsidRDefault="003310CD" w:rsidP="003310CD">
            <w:r w:rsidRPr="003310CD">
              <w:t>주문했</w:t>
            </w:r>
            <w:r w:rsidRPr="003310CD">
              <w:rPr>
                <w:b/>
                <w:bCs/>
              </w:rPr>
              <w:t>지만</w:t>
            </w:r>
            <w:r w:rsidRPr="003310CD">
              <w:t> </w:t>
            </w:r>
            <w:r w:rsidRPr="003310CD">
              <w:t>요리가</w:t>
            </w:r>
            <w:r w:rsidRPr="003310CD">
              <w:t xml:space="preserve"> </w:t>
            </w:r>
            <w:r w:rsidRPr="003310CD">
              <w:t>안</w:t>
            </w:r>
            <w:r w:rsidRPr="003310CD">
              <w:t xml:space="preserve"> </w:t>
            </w:r>
            <w:r w:rsidRPr="003310CD">
              <w:t>왔어요</w:t>
            </w:r>
          </w:p>
        </w:tc>
      </w:tr>
      <w:tr w:rsidR="003310CD" w:rsidRPr="003310CD" w14:paraId="610F49B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0CEA20B" w14:textId="77777777" w:rsidR="003310CD" w:rsidRPr="003310CD" w:rsidRDefault="003310CD" w:rsidP="003310CD">
            <w:r w:rsidRPr="003310CD">
              <w:t>38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22B4173" w14:textId="77777777" w:rsidR="003310CD" w:rsidRPr="003310CD" w:rsidRDefault="003310CD" w:rsidP="003310CD">
            <w:r w:rsidRPr="003310CD">
              <w:rPr>
                <w:b/>
                <w:bCs/>
              </w:rPr>
              <w:t>(</w:t>
            </w:r>
            <w:r w:rsidRPr="003310CD">
              <w:rPr>
                <w:b/>
                <w:bCs/>
              </w:rPr>
              <w:t>으</w:t>
            </w:r>
            <w:r w:rsidRPr="003310CD">
              <w:rPr>
                <w:b/>
                <w:bCs/>
              </w:rPr>
              <w:t>)</w:t>
            </w:r>
            <w:r w:rsidRPr="003310CD">
              <w:rPr>
                <w:b/>
                <w:bCs/>
              </w:rPr>
              <w:t>니까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07A9282" w14:textId="77777777" w:rsidR="003310CD" w:rsidRPr="003310CD" w:rsidRDefault="003310CD" w:rsidP="003310CD">
            <w:r w:rsidRPr="003310CD">
              <w:t>vì / bởi vì (lý do chủ quan)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953707E" w14:textId="77777777" w:rsidR="003310CD" w:rsidRPr="003310CD" w:rsidRDefault="003310CD" w:rsidP="003310CD">
            <w:r w:rsidRPr="003310CD">
              <w:t>달러밖에</w:t>
            </w:r>
            <w:r w:rsidRPr="003310CD">
              <w:t xml:space="preserve"> </w:t>
            </w:r>
            <w:r w:rsidRPr="003310CD">
              <w:t>없</w:t>
            </w:r>
            <w:r w:rsidRPr="003310CD">
              <w:rPr>
                <w:b/>
                <w:bCs/>
              </w:rPr>
              <w:t>으니까</w:t>
            </w:r>
            <w:r w:rsidRPr="003310CD">
              <w:t> </w:t>
            </w:r>
            <w:r w:rsidRPr="003310CD">
              <w:t>환전해야</w:t>
            </w:r>
            <w:r w:rsidRPr="003310CD">
              <w:t xml:space="preserve"> </w:t>
            </w:r>
            <w:r w:rsidRPr="003310CD">
              <w:t>돼요</w:t>
            </w:r>
          </w:p>
        </w:tc>
      </w:tr>
      <w:tr w:rsidR="003310CD" w:rsidRPr="003310CD" w14:paraId="38D1BFA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28CF22A" w14:textId="77777777" w:rsidR="003310CD" w:rsidRPr="003310CD" w:rsidRDefault="003310CD" w:rsidP="003310CD">
            <w:r w:rsidRPr="003310CD">
              <w:t>66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432FD91" w14:textId="77777777" w:rsidR="003310CD" w:rsidRPr="003310CD" w:rsidRDefault="003310CD" w:rsidP="003310CD">
            <w:r w:rsidRPr="003310CD">
              <w:rPr>
                <w:b/>
                <w:bCs/>
              </w:rPr>
              <w:t>기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때문에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366205" w14:textId="77777777" w:rsidR="003310CD" w:rsidRPr="003310CD" w:rsidRDefault="003310CD" w:rsidP="003310CD">
            <w:r w:rsidRPr="003310CD">
              <w:t>vì / do (lý do khách quan)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85B1216" w14:textId="77777777" w:rsidR="003310CD" w:rsidRPr="003310CD" w:rsidRDefault="003310CD" w:rsidP="003310CD">
            <w:r w:rsidRPr="003310CD">
              <w:t>많이</w:t>
            </w:r>
            <w:r w:rsidRPr="003310CD">
              <w:t xml:space="preserve"> </w:t>
            </w:r>
            <w:r w:rsidRPr="003310CD">
              <w:t>걸었</w:t>
            </w:r>
            <w:r w:rsidRPr="003310CD">
              <w:rPr>
                <w:b/>
                <w:bCs/>
              </w:rPr>
              <w:t>기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때문에</w:t>
            </w:r>
            <w:r w:rsidRPr="003310CD">
              <w:t> </w:t>
            </w:r>
            <w:r w:rsidRPr="003310CD">
              <w:t>다리가</w:t>
            </w:r>
            <w:r w:rsidRPr="003310CD">
              <w:t xml:space="preserve"> </w:t>
            </w:r>
            <w:r w:rsidRPr="003310CD">
              <w:t>아파요</w:t>
            </w:r>
          </w:p>
        </w:tc>
      </w:tr>
      <w:tr w:rsidR="003310CD" w:rsidRPr="003310CD" w14:paraId="2B8DABB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1B1EBC4" w14:textId="77777777" w:rsidR="003310CD" w:rsidRPr="003310CD" w:rsidRDefault="003310CD" w:rsidP="003310CD">
            <w:r w:rsidRPr="003310CD">
              <w:t>36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1AE9B58" w14:textId="77777777" w:rsidR="003310CD" w:rsidRPr="003310CD" w:rsidRDefault="003310CD" w:rsidP="003310CD">
            <w:r w:rsidRPr="003310CD">
              <w:rPr>
                <w:b/>
                <w:bCs/>
              </w:rPr>
              <w:t>(</w:t>
            </w:r>
            <w:r w:rsidRPr="003310CD">
              <w:rPr>
                <w:b/>
                <w:bCs/>
              </w:rPr>
              <w:t>으</w:t>
            </w:r>
            <w:r w:rsidRPr="003310CD">
              <w:rPr>
                <w:b/>
                <w:bCs/>
              </w:rPr>
              <w:t>)</w:t>
            </w:r>
            <w:r w:rsidRPr="003310CD">
              <w:rPr>
                <w:b/>
                <w:bCs/>
              </w:rPr>
              <w:t>ㄴ데</w:t>
            </w:r>
            <w:r w:rsidRPr="003310CD">
              <w:rPr>
                <w:b/>
                <w:bCs/>
              </w:rPr>
              <w:t>(</w:t>
            </w:r>
            <w:r w:rsidRPr="003310CD">
              <w:rPr>
                <w:b/>
                <w:bCs/>
              </w:rPr>
              <w:t>요</w:t>
            </w:r>
            <w:r w:rsidRPr="003310CD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28A29FB" w14:textId="77777777" w:rsidR="003310CD" w:rsidRPr="003310CD" w:rsidRDefault="003310CD" w:rsidP="003310CD">
            <w:r w:rsidRPr="003310CD">
              <w:t>mặc dù / nhưng mà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9793FB4" w14:textId="77777777" w:rsidR="003310CD" w:rsidRPr="003310CD" w:rsidRDefault="003310CD" w:rsidP="003310CD">
            <w:r w:rsidRPr="003310CD">
              <w:t>역에서</w:t>
            </w:r>
            <w:r w:rsidRPr="003310CD">
              <w:t xml:space="preserve"> </w:t>
            </w:r>
            <w:r w:rsidRPr="003310CD">
              <w:t>좀</w:t>
            </w:r>
            <w:r w:rsidRPr="003310CD">
              <w:t xml:space="preserve"> </w:t>
            </w:r>
            <w:r w:rsidRPr="003310CD">
              <w:t>먼</w:t>
            </w:r>
            <w:r w:rsidRPr="003310CD">
              <w:rPr>
                <w:b/>
                <w:bCs/>
              </w:rPr>
              <w:t>데요</w:t>
            </w:r>
          </w:p>
        </w:tc>
      </w:tr>
      <w:tr w:rsidR="003310CD" w:rsidRPr="003310CD" w14:paraId="6ED7B07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5025935" w14:textId="77777777" w:rsidR="003310CD" w:rsidRPr="003310CD" w:rsidRDefault="003310CD" w:rsidP="003310CD">
            <w:r w:rsidRPr="003310CD">
              <w:t>71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6254781" w14:textId="77777777" w:rsidR="003310CD" w:rsidRPr="003310CD" w:rsidRDefault="003310CD" w:rsidP="003310CD">
            <w:r w:rsidRPr="003310CD">
              <w:rPr>
                <w:b/>
                <w:bCs/>
              </w:rPr>
              <w:t>는데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F350672" w14:textId="77777777" w:rsidR="003310CD" w:rsidRPr="003310CD" w:rsidRDefault="003310CD" w:rsidP="003310CD">
            <w:r w:rsidRPr="003310CD">
              <w:t>để / cho việc gì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044EA28" w14:textId="77777777" w:rsidR="003310CD" w:rsidRPr="003310CD" w:rsidRDefault="003310CD" w:rsidP="003310CD">
            <w:r w:rsidRPr="003310CD">
              <w:t>입국심사하</w:t>
            </w:r>
            <w:r w:rsidRPr="003310CD">
              <w:rPr>
                <w:b/>
                <w:bCs/>
              </w:rPr>
              <w:t>는데</w:t>
            </w:r>
            <w:r w:rsidRPr="003310CD">
              <w:t> </w:t>
            </w:r>
            <w:r w:rsidRPr="003310CD">
              <w:t>안</w:t>
            </w:r>
            <w:r w:rsidRPr="003310CD">
              <w:t xml:space="preserve"> </w:t>
            </w:r>
            <w:r w:rsidRPr="003310CD">
              <w:t>기다렸어요</w:t>
            </w:r>
          </w:p>
        </w:tc>
      </w:tr>
    </w:tbl>
    <w:p w14:paraId="639A687A" w14:textId="77777777" w:rsidR="003310CD" w:rsidRPr="003310CD" w:rsidRDefault="003310CD" w:rsidP="003310CD">
      <w:r w:rsidRPr="003310CD">
        <w:rPr>
          <w:rFonts w:ascii="Segoe UI Emoji" w:hAnsi="Segoe UI Emoji" w:cs="Segoe UI Emoji"/>
        </w:rPr>
        <w:t>💡</w:t>
      </w:r>
      <w:r w:rsidRPr="003310CD">
        <w:t> </w:t>
      </w:r>
      <w:r w:rsidRPr="003310CD">
        <w:rPr>
          <w:b/>
          <w:bCs/>
        </w:rPr>
        <w:t>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니까</w:t>
      </w:r>
      <w:r w:rsidRPr="003310CD">
        <w:rPr>
          <w:b/>
          <w:bCs/>
        </w:rPr>
        <w:t xml:space="preserve"> vs </w:t>
      </w:r>
      <w:r w:rsidRPr="003310CD">
        <w:rPr>
          <w:b/>
          <w:bCs/>
        </w:rPr>
        <w:t>기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때문에</w:t>
      </w:r>
      <w:r w:rsidRPr="003310CD">
        <w:rPr>
          <w:b/>
          <w:bCs/>
        </w:rPr>
        <w:t>:</w:t>
      </w:r>
      <w:r w:rsidRPr="003310CD">
        <w:t> Cả hai đều là "vì". Nhưng (</w:t>
      </w:r>
      <w:r w:rsidRPr="003310CD">
        <w:t>으</w:t>
      </w:r>
      <w:r w:rsidRPr="003310CD">
        <w:t>)</w:t>
      </w:r>
      <w:r w:rsidRPr="003310CD">
        <w:t>니까</w:t>
      </w:r>
      <w:r w:rsidRPr="003310CD">
        <w:t xml:space="preserve"> thường dùng khi câu sau là </w:t>
      </w:r>
      <w:r w:rsidRPr="003310CD">
        <w:rPr>
          <w:b/>
          <w:bCs/>
        </w:rPr>
        <w:t>mệnh lệnh / đề nghị</w:t>
      </w:r>
      <w:r w:rsidRPr="003310CD">
        <w:t xml:space="preserve">, còn </w:t>
      </w:r>
      <w:r w:rsidRPr="003310CD">
        <w:t>기</w:t>
      </w:r>
      <w:r w:rsidRPr="003310CD">
        <w:t xml:space="preserve"> </w:t>
      </w:r>
      <w:r w:rsidRPr="003310CD">
        <w:t>때문에</w:t>
      </w:r>
      <w:r w:rsidRPr="003310CD">
        <w:t xml:space="preserve"> dùng khi câu sau là </w:t>
      </w:r>
      <w:r w:rsidRPr="003310CD">
        <w:rPr>
          <w:b/>
          <w:bCs/>
        </w:rPr>
        <w:t>trần thuật</w:t>
      </w:r>
      <w:r w:rsidRPr="003310CD">
        <w:t>.</w:t>
      </w:r>
    </w:p>
    <w:p w14:paraId="35A6FA0C" w14:textId="77777777" w:rsidR="003310CD" w:rsidRPr="003310CD" w:rsidRDefault="003310CD" w:rsidP="003310CD">
      <w:r w:rsidRPr="003310CD">
        <w:pict w14:anchorId="542910C4">
          <v:rect id="_x0000_i2781" style="width:0;height:0" o:hralign="center" o:hrstd="t" o:hr="t" fillcolor="#a0a0a0" stroked="f"/>
        </w:pict>
      </w:r>
    </w:p>
    <w:p w14:paraId="61D35D26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🟦</w:t>
      </w:r>
      <w:r w:rsidRPr="003310CD">
        <w:rPr>
          <w:b/>
          <w:bCs/>
        </w:rPr>
        <w:t xml:space="preserve"> NHÓM 7 — Cấu Trúc Hay Ra Thi Nhất (Dạng Nhận Biết)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"/>
        <w:gridCol w:w="1469"/>
        <w:gridCol w:w="3367"/>
        <w:gridCol w:w="3248"/>
      </w:tblGrid>
      <w:tr w:rsidR="003310CD" w:rsidRPr="003310CD" w14:paraId="47E036DD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4A95CE4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05D4163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Cấu trúc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4A25366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Ý nghĩa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2664134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Ví dụ</w:t>
            </w:r>
          </w:p>
        </w:tc>
      </w:tr>
      <w:tr w:rsidR="003310CD" w:rsidRPr="003310CD" w14:paraId="3E6C3DB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FA5A75B" w14:textId="77777777" w:rsidR="003310CD" w:rsidRPr="003310CD" w:rsidRDefault="003310CD" w:rsidP="003310CD">
            <w:r w:rsidRPr="003310CD">
              <w:t>29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1123D8E" w14:textId="77777777" w:rsidR="003310CD" w:rsidRPr="003310CD" w:rsidRDefault="003310CD" w:rsidP="003310CD">
            <w:r w:rsidRPr="003310CD">
              <w:rPr>
                <w:b/>
                <w:bCs/>
              </w:rPr>
              <w:t>(</w:t>
            </w:r>
            <w:r w:rsidRPr="003310CD">
              <w:rPr>
                <w:b/>
                <w:bCs/>
              </w:rPr>
              <w:t>으</w:t>
            </w:r>
            <w:r w:rsidRPr="003310CD">
              <w:rPr>
                <w:b/>
                <w:bCs/>
              </w:rPr>
              <w:t>)</w:t>
            </w:r>
            <w:r w:rsidRPr="003310CD">
              <w:rPr>
                <w:b/>
                <w:bCs/>
              </w:rPr>
              <w:t>ㄴ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것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같다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D02EDB" w14:textId="77777777" w:rsidR="003310CD" w:rsidRPr="003310CD" w:rsidRDefault="003310CD" w:rsidP="003310CD">
            <w:r w:rsidRPr="003310CD">
              <w:t>có vẻ / tôi nghĩ (dựa trên hiện tại)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4A238DC" w14:textId="77777777" w:rsidR="003310CD" w:rsidRPr="003310CD" w:rsidRDefault="003310CD" w:rsidP="003310CD">
            <w:r w:rsidRPr="003310CD">
              <w:t>비싼</w:t>
            </w:r>
            <w:r w:rsidRPr="003310CD">
              <w:t xml:space="preserve"> </w:t>
            </w:r>
            <w:r w:rsidRPr="003310CD">
              <w:t>것</w:t>
            </w:r>
            <w:r w:rsidRPr="003310CD">
              <w:t> </w:t>
            </w:r>
            <w:r w:rsidRPr="003310CD">
              <w:rPr>
                <w:b/>
                <w:bCs/>
              </w:rPr>
              <w:t>같아요</w:t>
            </w:r>
          </w:p>
        </w:tc>
      </w:tr>
      <w:tr w:rsidR="003310CD" w:rsidRPr="003310CD" w14:paraId="35F557A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9878D1C" w14:textId="77777777" w:rsidR="003310CD" w:rsidRPr="003310CD" w:rsidRDefault="003310CD" w:rsidP="003310CD">
            <w:r w:rsidRPr="003310CD">
              <w:t>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03D54E5" w14:textId="77777777" w:rsidR="003310CD" w:rsidRPr="003310CD" w:rsidRDefault="003310CD" w:rsidP="003310CD">
            <w:r w:rsidRPr="003310CD">
              <w:rPr>
                <w:b/>
                <w:bCs/>
              </w:rPr>
              <w:t>(</w:t>
            </w:r>
            <w:r w:rsidRPr="003310CD">
              <w:rPr>
                <w:b/>
                <w:bCs/>
              </w:rPr>
              <w:t>으</w:t>
            </w:r>
            <w:r w:rsidRPr="003310CD">
              <w:rPr>
                <w:b/>
                <w:bCs/>
              </w:rPr>
              <w:t>)</w:t>
            </w:r>
            <w:r w:rsidRPr="003310CD">
              <w:rPr>
                <w:b/>
                <w:bCs/>
              </w:rPr>
              <w:t>ㄹ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것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같다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BEEBA59" w14:textId="77777777" w:rsidR="003310CD" w:rsidRPr="003310CD" w:rsidRDefault="003310CD" w:rsidP="003310CD">
            <w:r w:rsidRPr="003310CD">
              <w:t>có lẽ sẽ (dự đoán tương lai)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06FA40C" w14:textId="77777777" w:rsidR="003310CD" w:rsidRPr="003310CD" w:rsidRDefault="003310CD" w:rsidP="003310CD">
            <w:r w:rsidRPr="003310CD">
              <w:t>인기가</w:t>
            </w:r>
            <w:r w:rsidRPr="003310CD">
              <w:t xml:space="preserve"> </w:t>
            </w:r>
            <w:r w:rsidRPr="003310CD">
              <w:t>많</w:t>
            </w:r>
            <w:r w:rsidRPr="003310CD">
              <w:rPr>
                <w:b/>
                <w:bCs/>
              </w:rPr>
              <w:t>을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것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같아요</w:t>
            </w:r>
          </w:p>
        </w:tc>
      </w:tr>
      <w:tr w:rsidR="003310CD" w:rsidRPr="003310CD" w14:paraId="0EC9E05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0303560" w14:textId="77777777" w:rsidR="003310CD" w:rsidRPr="003310CD" w:rsidRDefault="003310CD" w:rsidP="003310CD">
            <w:r w:rsidRPr="003310CD">
              <w:t>39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47C74F2" w14:textId="77777777" w:rsidR="003310CD" w:rsidRPr="003310CD" w:rsidRDefault="003310CD" w:rsidP="003310CD">
            <w:r w:rsidRPr="003310CD">
              <w:rPr>
                <w:b/>
                <w:bCs/>
              </w:rPr>
              <w:t>(</w:t>
            </w:r>
            <w:r w:rsidRPr="003310CD">
              <w:rPr>
                <w:b/>
                <w:bCs/>
              </w:rPr>
              <w:t>으</w:t>
            </w:r>
            <w:r w:rsidRPr="003310CD">
              <w:rPr>
                <w:b/>
                <w:bCs/>
              </w:rPr>
              <w:t>)</w:t>
            </w:r>
            <w:r w:rsidRPr="003310CD">
              <w:rPr>
                <w:b/>
                <w:bCs/>
              </w:rPr>
              <w:t>ㄹ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것이다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59F5648" w14:textId="77777777" w:rsidR="003310CD" w:rsidRPr="003310CD" w:rsidRDefault="003310CD" w:rsidP="003310CD">
            <w:r w:rsidRPr="003310CD">
              <w:t>sẽ (khẳng định)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CBDF76D" w14:textId="77777777" w:rsidR="003310CD" w:rsidRPr="003310CD" w:rsidRDefault="003310CD" w:rsidP="003310CD">
            <w:r w:rsidRPr="003310CD">
              <w:t>맛있</w:t>
            </w:r>
            <w:r w:rsidRPr="003310CD">
              <w:rPr>
                <w:b/>
                <w:bCs/>
              </w:rPr>
              <w:t>을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거예요</w:t>
            </w:r>
          </w:p>
        </w:tc>
      </w:tr>
      <w:tr w:rsidR="003310CD" w:rsidRPr="003310CD" w14:paraId="4D36A9F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1AF8DD1" w14:textId="77777777" w:rsidR="003310CD" w:rsidRPr="003310CD" w:rsidRDefault="003310CD" w:rsidP="003310CD">
            <w:r w:rsidRPr="003310CD">
              <w:t>44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6E07792" w14:textId="77777777" w:rsidR="003310CD" w:rsidRPr="003310CD" w:rsidRDefault="003310CD" w:rsidP="003310CD">
            <w:r w:rsidRPr="003310CD">
              <w:rPr>
                <w:b/>
                <w:bCs/>
              </w:rPr>
              <w:t>(</w:t>
            </w:r>
            <w:r w:rsidRPr="003310CD">
              <w:rPr>
                <w:b/>
                <w:bCs/>
              </w:rPr>
              <w:t>으</w:t>
            </w:r>
            <w:r w:rsidRPr="003310CD">
              <w:rPr>
                <w:b/>
                <w:bCs/>
              </w:rPr>
              <w:t>)</w:t>
            </w:r>
            <w:r w:rsidRPr="003310CD">
              <w:rPr>
                <w:b/>
                <w:bCs/>
              </w:rPr>
              <w:t>ㄹ까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하다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C580491" w14:textId="77777777" w:rsidR="003310CD" w:rsidRPr="003310CD" w:rsidRDefault="003310CD" w:rsidP="003310CD">
            <w:r w:rsidRPr="003310CD">
              <w:t>đang nghĩ đến việc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7B3F122" w14:textId="77777777" w:rsidR="003310CD" w:rsidRPr="003310CD" w:rsidRDefault="003310CD" w:rsidP="003310CD">
            <w:r w:rsidRPr="003310CD">
              <w:t>명동에</w:t>
            </w:r>
            <w:r w:rsidRPr="003310CD">
              <w:t xml:space="preserve"> </w:t>
            </w:r>
            <w:r w:rsidRPr="003310CD">
              <w:t>갈까</w:t>
            </w:r>
            <w:r w:rsidRPr="003310CD">
              <w:t> </w:t>
            </w:r>
            <w:r w:rsidRPr="003310CD">
              <w:rPr>
                <w:b/>
                <w:bCs/>
              </w:rPr>
              <w:t>해요</w:t>
            </w:r>
          </w:p>
        </w:tc>
      </w:tr>
      <w:tr w:rsidR="003310CD" w:rsidRPr="003310CD" w14:paraId="4BDEB2B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523A2C7" w14:textId="77777777" w:rsidR="003310CD" w:rsidRPr="003310CD" w:rsidRDefault="003310CD" w:rsidP="003310CD">
            <w:r w:rsidRPr="003310CD">
              <w:t>45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2886A9" w14:textId="77777777" w:rsidR="003310CD" w:rsidRPr="003310CD" w:rsidRDefault="003310CD" w:rsidP="003310CD">
            <w:r w:rsidRPr="003310CD">
              <w:rPr>
                <w:b/>
                <w:bCs/>
              </w:rPr>
              <w:t>(</w:t>
            </w:r>
            <w:r w:rsidRPr="003310CD">
              <w:rPr>
                <w:b/>
                <w:bCs/>
              </w:rPr>
              <w:t>으</w:t>
            </w:r>
            <w:r w:rsidRPr="003310CD">
              <w:rPr>
                <w:b/>
                <w:bCs/>
              </w:rPr>
              <w:t>)</w:t>
            </w:r>
            <w:r w:rsidRPr="003310CD">
              <w:rPr>
                <w:b/>
                <w:bCs/>
              </w:rPr>
              <w:t>ㄹ까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4C2B71E" w14:textId="77777777" w:rsidR="003310CD" w:rsidRPr="003310CD" w:rsidRDefault="003310CD" w:rsidP="003310CD">
            <w:r w:rsidRPr="003310CD">
              <w:t>lo rằng / sợ rằng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CF7DCCD" w14:textId="77777777" w:rsidR="003310CD" w:rsidRPr="003310CD" w:rsidRDefault="003310CD" w:rsidP="003310CD">
            <w:r w:rsidRPr="003310CD">
              <w:t>현금이</w:t>
            </w:r>
            <w:r w:rsidRPr="003310CD">
              <w:t xml:space="preserve"> </w:t>
            </w:r>
            <w:r w:rsidRPr="003310CD">
              <w:t>모자</w:t>
            </w:r>
            <w:r w:rsidRPr="003310CD">
              <w:rPr>
                <w:b/>
                <w:bCs/>
              </w:rPr>
              <w:t>랄까봐</w:t>
            </w:r>
            <w:r w:rsidRPr="003310CD">
              <w:t> </w:t>
            </w:r>
            <w:r w:rsidRPr="003310CD">
              <w:t>걱정했어요</w:t>
            </w:r>
          </w:p>
        </w:tc>
      </w:tr>
      <w:tr w:rsidR="003310CD" w:rsidRPr="003310CD" w14:paraId="65F4036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979DA7C" w14:textId="77777777" w:rsidR="003310CD" w:rsidRPr="003310CD" w:rsidRDefault="003310CD" w:rsidP="003310CD">
            <w:r w:rsidRPr="003310CD">
              <w:t>51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2BFAB01" w14:textId="77777777" w:rsidR="003310CD" w:rsidRPr="003310CD" w:rsidRDefault="003310CD" w:rsidP="003310CD">
            <w:r w:rsidRPr="003310CD">
              <w:rPr>
                <w:b/>
                <w:bCs/>
              </w:rPr>
              <w:t>(</w:t>
            </w:r>
            <w:r w:rsidRPr="003310CD">
              <w:rPr>
                <w:b/>
                <w:bCs/>
              </w:rPr>
              <w:t>으</w:t>
            </w:r>
            <w:r w:rsidRPr="003310CD">
              <w:rPr>
                <w:b/>
                <w:bCs/>
              </w:rPr>
              <w:t>)</w:t>
            </w:r>
            <w:r w:rsidRPr="003310CD">
              <w:rPr>
                <w:b/>
                <w:bCs/>
              </w:rPr>
              <w:t>려고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E1004AD" w14:textId="77777777" w:rsidR="003310CD" w:rsidRPr="003310CD" w:rsidRDefault="003310CD" w:rsidP="003310CD">
            <w:r w:rsidRPr="003310CD">
              <w:t>có ý định / định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7904D58" w14:textId="77777777" w:rsidR="003310CD" w:rsidRPr="003310CD" w:rsidRDefault="003310CD" w:rsidP="003310CD">
            <w:r w:rsidRPr="003310CD">
              <w:t>한국말을</w:t>
            </w:r>
            <w:r w:rsidRPr="003310CD">
              <w:t xml:space="preserve"> </w:t>
            </w:r>
            <w:r w:rsidRPr="003310CD">
              <w:t>공부</w:t>
            </w:r>
            <w:r w:rsidRPr="003310CD">
              <w:rPr>
                <w:b/>
                <w:bCs/>
              </w:rPr>
              <w:t>하려고</w:t>
            </w:r>
            <w:r w:rsidRPr="003310CD">
              <w:t> </w:t>
            </w:r>
            <w:r w:rsidRPr="003310CD">
              <w:t>해요</w:t>
            </w:r>
          </w:p>
        </w:tc>
      </w:tr>
      <w:tr w:rsidR="003310CD" w:rsidRPr="003310CD" w14:paraId="2D36A9E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D338FD6" w14:textId="77777777" w:rsidR="003310CD" w:rsidRPr="003310CD" w:rsidRDefault="003310CD" w:rsidP="003310CD">
            <w:r w:rsidRPr="003310CD">
              <w:t>68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E21E387" w14:textId="77777777" w:rsidR="003310CD" w:rsidRPr="003310CD" w:rsidRDefault="003310CD" w:rsidP="003310CD">
            <w:r w:rsidRPr="003310CD">
              <w:rPr>
                <w:b/>
                <w:bCs/>
              </w:rPr>
              <w:t>기로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하다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5228345" w14:textId="77777777" w:rsidR="003310CD" w:rsidRPr="003310CD" w:rsidRDefault="003310CD" w:rsidP="003310CD">
            <w:r w:rsidRPr="003310CD">
              <w:t>đã quyết định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8129DA5" w14:textId="77777777" w:rsidR="003310CD" w:rsidRPr="003310CD" w:rsidRDefault="003310CD" w:rsidP="003310CD">
            <w:r w:rsidRPr="003310CD">
              <w:t>쇼핑</w:t>
            </w:r>
            <w:r w:rsidRPr="003310CD">
              <w:rPr>
                <w:b/>
                <w:bCs/>
              </w:rPr>
              <w:t>하기로</w:t>
            </w:r>
            <w:r w:rsidRPr="003310CD">
              <w:t> </w:t>
            </w:r>
            <w:r w:rsidRPr="003310CD">
              <w:t>했어요</w:t>
            </w:r>
          </w:p>
        </w:tc>
      </w:tr>
      <w:tr w:rsidR="003310CD" w:rsidRPr="003310CD" w14:paraId="29E896A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5207FB3" w14:textId="77777777" w:rsidR="003310CD" w:rsidRPr="003310CD" w:rsidRDefault="003310CD" w:rsidP="003310CD">
            <w:r w:rsidRPr="003310CD">
              <w:lastRenderedPageBreak/>
              <w:t>61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ACFB0C5" w14:textId="77777777" w:rsidR="003310CD" w:rsidRPr="003310CD" w:rsidRDefault="003310CD" w:rsidP="003310CD">
            <w:r w:rsidRPr="003310CD">
              <w:rPr>
                <w:b/>
                <w:bCs/>
              </w:rPr>
              <w:t>게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되다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CBD5EFE" w14:textId="77777777" w:rsidR="003310CD" w:rsidRPr="003310CD" w:rsidRDefault="003310CD" w:rsidP="003310CD">
            <w:r w:rsidRPr="003310CD">
              <w:t>trở nên / hóa ra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7F1FFA1" w14:textId="77777777" w:rsidR="003310CD" w:rsidRPr="003310CD" w:rsidRDefault="003310CD" w:rsidP="003310CD">
            <w:r w:rsidRPr="003310CD">
              <w:t>한국에</w:t>
            </w:r>
            <w:r w:rsidRPr="003310CD">
              <w:t xml:space="preserve"> </w:t>
            </w:r>
            <w:r w:rsidRPr="003310CD">
              <w:t>오</w:t>
            </w:r>
            <w:r w:rsidRPr="003310CD">
              <w:rPr>
                <w:b/>
                <w:bCs/>
              </w:rPr>
              <w:t>게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됐어요</w:t>
            </w:r>
          </w:p>
        </w:tc>
      </w:tr>
    </w:tbl>
    <w:p w14:paraId="5AE89CB2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🟦</w:t>
      </w:r>
      <w:r w:rsidRPr="003310CD">
        <w:rPr>
          <w:b/>
          <w:bCs/>
        </w:rPr>
        <w:t xml:space="preserve"> NHÓM 8 — Cấu Trúc Thời Gian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5"/>
        <w:gridCol w:w="1709"/>
        <w:gridCol w:w="1709"/>
      </w:tblGrid>
      <w:tr w:rsidR="003310CD" w:rsidRPr="003310CD" w14:paraId="14CA091A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8D0478F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9560C31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Cấu trúc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51EAC6F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Ý nghĩa</w:t>
            </w:r>
          </w:p>
        </w:tc>
      </w:tr>
      <w:tr w:rsidR="003310CD" w:rsidRPr="003310CD" w14:paraId="404EF06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5CBD7B4" w14:textId="77777777" w:rsidR="003310CD" w:rsidRPr="003310CD" w:rsidRDefault="003310CD" w:rsidP="003310CD">
            <w:r w:rsidRPr="003310CD">
              <w:t>35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81EE325" w14:textId="77777777" w:rsidR="003310CD" w:rsidRPr="003310CD" w:rsidRDefault="003310CD" w:rsidP="003310CD">
            <w:r w:rsidRPr="003310CD">
              <w:rPr>
                <w:b/>
                <w:bCs/>
              </w:rPr>
              <w:t>(</w:t>
            </w:r>
            <w:r w:rsidRPr="003310CD">
              <w:rPr>
                <w:b/>
                <w:bCs/>
              </w:rPr>
              <w:t>으</w:t>
            </w:r>
            <w:r w:rsidRPr="003310CD">
              <w:rPr>
                <w:b/>
                <w:bCs/>
              </w:rPr>
              <w:t>)</w:t>
            </w:r>
            <w:r w:rsidRPr="003310CD">
              <w:rPr>
                <w:b/>
                <w:bCs/>
              </w:rPr>
              <w:t>ㄴ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후에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3FCB23E" w14:textId="77777777" w:rsidR="003310CD" w:rsidRPr="003310CD" w:rsidRDefault="003310CD" w:rsidP="003310CD">
            <w:r w:rsidRPr="003310CD">
              <w:t>sau khi</w:t>
            </w:r>
          </w:p>
        </w:tc>
      </w:tr>
      <w:tr w:rsidR="003310CD" w:rsidRPr="003310CD" w14:paraId="4C5C755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F689CD2" w14:textId="77777777" w:rsidR="003310CD" w:rsidRPr="003310CD" w:rsidRDefault="003310CD" w:rsidP="003310CD">
            <w:r w:rsidRPr="003310CD">
              <w:t>40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B54E720" w14:textId="77777777" w:rsidR="003310CD" w:rsidRPr="003310CD" w:rsidRDefault="003310CD" w:rsidP="003310CD">
            <w:r w:rsidRPr="003310CD">
              <w:rPr>
                <w:b/>
                <w:bCs/>
              </w:rPr>
              <w:t>(</w:t>
            </w:r>
            <w:r w:rsidRPr="003310CD">
              <w:rPr>
                <w:b/>
                <w:bCs/>
              </w:rPr>
              <w:t>으</w:t>
            </w:r>
            <w:r w:rsidRPr="003310CD">
              <w:rPr>
                <w:b/>
                <w:bCs/>
              </w:rPr>
              <w:t>)</w:t>
            </w:r>
            <w:r w:rsidRPr="003310CD">
              <w:rPr>
                <w:b/>
                <w:bCs/>
              </w:rPr>
              <w:t>ㄹ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333915D" w14:textId="77777777" w:rsidR="003310CD" w:rsidRPr="003310CD" w:rsidRDefault="003310CD" w:rsidP="003310CD">
            <w:r w:rsidRPr="003310CD">
              <w:t>khi (đang)</w:t>
            </w:r>
          </w:p>
        </w:tc>
      </w:tr>
      <w:tr w:rsidR="003310CD" w:rsidRPr="003310CD" w14:paraId="5EDD3A0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20ECC00" w14:textId="77777777" w:rsidR="003310CD" w:rsidRPr="003310CD" w:rsidRDefault="003310CD" w:rsidP="003310CD">
            <w:r w:rsidRPr="003310CD">
              <w:t>67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CB4C85B" w14:textId="77777777" w:rsidR="003310CD" w:rsidRPr="003310CD" w:rsidRDefault="003310CD" w:rsidP="003310CD">
            <w:r w:rsidRPr="003310CD">
              <w:rPr>
                <w:b/>
                <w:bCs/>
              </w:rPr>
              <w:t>기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전에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E773948" w14:textId="77777777" w:rsidR="003310CD" w:rsidRPr="003310CD" w:rsidRDefault="003310CD" w:rsidP="003310CD">
            <w:r w:rsidRPr="003310CD">
              <w:t>trước khi</w:t>
            </w:r>
          </w:p>
        </w:tc>
      </w:tr>
      <w:tr w:rsidR="003310CD" w:rsidRPr="003310CD" w14:paraId="77BD1C7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808D5B8" w14:textId="77777777" w:rsidR="003310CD" w:rsidRPr="003310CD" w:rsidRDefault="003310CD" w:rsidP="003310CD">
            <w:r w:rsidRPr="003310CD">
              <w:t>31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5FBDB3F" w14:textId="77777777" w:rsidR="003310CD" w:rsidRPr="003310CD" w:rsidRDefault="003310CD" w:rsidP="003310CD">
            <w:r w:rsidRPr="003310CD">
              <w:rPr>
                <w:b/>
                <w:bCs/>
              </w:rPr>
              <w:t>(</w:t>
            </w:r>
            <w:r w:rsidRPr="003310CD">
              <w:rPr>
                <w:b/>
                <w:bCs/>
              </w:rPr>
              <w:t>으</w:t>
            </w:r>
            <w:r w:rsidRPr="003310CD">
              <w:rPr>
                <w:b/>
                <w:bCs/>
              </w:rPr>
              <w:t>)</w:t>
            </w:r>
            <w:r w:rsidRPr="003310CD">
              <w:rPr>
                <w:b/>
                <w:bCs/>
              </w:rPr>
              <w:t>ㄴ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적이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있다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A16CCD7" w14:textId="77777777" w:rsidR="003310CD" w:rsidRPr="003310CD" w:rsidRDefault="003310CD" w:rsidP="003310CD">
            <w:r w:rsidRPr="003310CD">
              <w:t>đã từng</w:t>
            </w:r>
          </w:p>
        </w:tc>
      </w:tr>
      <w:tr w:rsidR="003310CD" w:rsidRPr="003310CD" w14:paraId="4C65942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CFAACB8" w14:textId="77777777" w:rsidR="003310CD" w:rsidRPr="003310CD" w:rsidRDefault="003310CD" w:rsidP="003310CD">
            <w:r w:rsidRPr="003310CD">
              <w:t>32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7C0E96F" w14:textId="77777777" w:rsidR="003310CD" w:rsidRPr="003310CD" w:rsidRDefault="003310CD" w:rsidP="003310CD">
            <w:r w:rsidRPr="003310CD">
              <w:rPr>
                <w:b/>
                <w:bCs/>
              </w:rPr>
              <w:t>(</w:t>
            </w:r>
            <w:r w:rsidRPr="003310CD">
              <w:rPr>
                <w:b/>
                <w:bCs/>
              </w:rPr>
              <w:t>으</w:t>
            </w:r>
            <w:r w:rsidRPr="003310CD">
              <w:rPr>
                <w:b/>
                <w:bCs/>
              </w:rPr>
              <w:t>)</w:t>
            </w:r>
            <w:r w:rsidRPr="003310CD">
              <w:rPr>
                <w:b/>
                <w:bCs/>
              </w:rPr>
              <w:t>ㄴ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적이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없다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EC811F4" w14:textId="77777777" w:rsidR="003310CD" w:rsidRPr="003310CD" w:rsidRDefault="003310CD" w:rsidP="003310CD">
            <w:r w:rsidRPr="003310CD">
              <w:t>chưa từng</w:t>
            </w:r>
          </w:p>
        </w:tc>
      </w:tr>
      <w:tr w:rsidR="003310CD" w:rsidRPr="003310CD" w14:paraId="707552B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FF2A10B" w14:textId="77777777" w:rsidR="003310CD" w:rsidRPr="003310CD" w:rsidRDefault="003310CD" w:rsidP="003310CD">
            <w:r w:rsidRPr="003310CD">
              <w:t>33/34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A191842" w14:textId="77777777" w:rsidR="003310CD" w:rsidRPr="003310CD" w:rsidRDefault="003310CD" w:rsidP="003310CD">
            <w:r w:rsidRPr="003310CD">
              <w:rPr>
                <w:b/>
                <w:bCs/>
              </w:rPr>
              <w:t>(</w:t>
            </w:r>
            <w:r w:rsidRPr="003310CD">
              <w:rPr>
                <w:b/>
                <w:bCs/>
              </w:rPr>
              <w:t>으</w:t>
            </w:r>
            <w:r w:rsidRPr="003310CD">
              <w:rPr>
                <w:b/>
                <w:bCs/>
              </w:rPr>
              <w:t>)</w:t>
            </w:r>
            <w:r w:rsidRPr="003310CD">
              <w:rPr>
                <w:b/>
                <w:bCs/>
              </w:rPr>
              <w:t>ㄴ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FC48028" w14:textId="77777777" w:rsidR="003310CD" w:rsidRPr="003310CD" w:rsidRDefault="003310CD" w:rsidP="003310CD">
            <w:r w:rsidRPr="003310CD">
              <w:t>bao lâu kể từ khi</w:t>
            </w:r>
          </w:p>
        </w:tc>
      </w:tr>
    </w:tbl>
    <w:p w14:paraId="5FF46FE2" w14:textId="77777777" w:rsidR="003310CD" w:rsidRPr="003310CD" w:rsidRDefault="003310CD" w:rsidP="003310CD">
      <w:pPr>
        <w:rPr>
          <w:b/>
          <w:bCs/>
        </w:rPr>
      </w:pPr>
      <w:r w:rsidRPr="003310CD">
        <w:rPr>
          <w:b/>
          <w:bCs/>
        </w:rPr>
        <w:t xml:space="preserve">3. </w:t>
      </w:r>
      <w:r w:rsidRPr="003310CD">
        <w:rPr>
          <w:rFonts w:ascii="Segoe UI Emoji" w:hAnsi="Segoe UI Emoji" w:cs="Segoe UI Emoji"/>
          <w:b/>
          <w:bCs/>
        </w:rPr>
        <w:t>📖</w:t>
      </w:r>
      <w:r w:rsidRPr="003310CD">
        <w:rPr>
          <w:b/>
          <w:bCs/>
        </w:rPr>
        <w:t xml:space="preserve"> Từ Vựng Quan Trọng Cần Nhớ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1568"/>
        <w:gridCol w:w="2255"/>
        <w:gridCol w:w="3845"/>
      </w:tblGrid>
      <w:tr w:rsidR="003310CD" w:rsidRPr="003310CD" w14:paraId="13FD6550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F750CBD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Từ Hàn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8768E1F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Phiên âm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736FE79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Nghĩa tiếng Việt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3CD3F2D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Ví dụ câu</w:t>
            </w:r>
          </w:p>
        </w:tc>
      </w:tr>
      <w:tr w:rsidR="003310CD" w:rsidRPr="003310CD" w14:paraId="49C059A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B2457DF" w14:textId="77777777" w:rsidR="003310CD" w:rsidRPr="003310CD" w:rsidRDefault="003310CD" w:rsidP="003310CD">
            <w:r w:rsidRPr="003310CD">
              <w:t>날씨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C4BED7D" w14:textId="77777777" w:rsidR="003310CD" w:rsidRPr="003310CD" w:rsidRDefault="003310CD" w:rsidP="003310CD">
            <w:r w:rsidRPr="003310CD">
              <w:t>nal-ssi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7E2A868" w14:textId="77777777" w:rsidR="003310CD" w:rsidRPr="003310CD" w:rsidRDefault="003310CD" w:rsidP="003310CD">
            <w:r w:rsidRPr="003310CD">
              <w:t>thời tiết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D636902" w14:textId="77777777" w:rsidR="003310CD" w:rsidRPr="003310CD" w:rsidRDefault="003310CD" w:rsidP="003310CD">
            <w:r w:rsidRPr="003310CD">
              <w:t>날씨가</w:t>
            </w:r>
            <w:r w:rsidRPr="003310CD">
              <w:t xml:space="preserve"> </w:t>
            </w:r>
            <w:r w:rsidRPr="003310CD">
              <w:t>좋아요</w:t>
            </w:r>
            <w:r w:rsidRPr="003310CD">
              <w:t>.</w:t>
            </w:r>
          </w:p>
        </w:tc>
      </w:tr>
      <w:tr w:rsidR="003310CD" w:rsidRPr="003310CD" w14:paraId="22CDF28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33C3308" w14:textId="77777777" w:rsidR="003310CD" w:rsidRPr="003310CD" w:rsidRDefault="003310CD" w:rsidP="003310CD">
            <w:r w:rsidRPr="003310CD">
              <w:t>환전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77EB22A" w14:textId="77777777" w:rsidR="003310CD" w:rsidRPr="003310CD" w:rsidRDefault="003310CD" w:rsidP="003310CD">
            <w:r w:rsidRPr="003310CD">
              <w:t>hwan-jeon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285E3A2" w14:textId="77777777" w:rsidR="003310CD" w:rsidRPr="003310CD" w:rsidRDefault="003310CD" w:rsidP="003310CD">
            <w:r w:rsidRPr="003310CD">
              <w:t>đổi tiền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57A6051" w14:textId="77777777" w:rsidR="003310CD" w:rsidRPr="003310CD" w:rsidRDefault="003310CD" w:rsidP="003310CD">
            <w:r w:rsidRPr="003310CD">
              <w:t>환전해야</w:t>
            </w:r>
            <w:r w:rsidRPr="003310CD">
              <w:t xml:space="preserve"> </w:t>
            </w:r>
            <w:r w:rsidRPr="003310CD">
              <w:t>돼요</w:t>
            </w:r>
            <w:r w:rsidRPr="003310CD">
              <w:t>.</w:t>
            </w:r>
          </w:p>
        </w:tc>
      </w:tr>
      <w:tr w:rsidR="003310CD" w:rsidRPr="003310CD" w14:paraId="30FC3CA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1DEBDA6" w14:textId="77777777" w:rsidR="003310CD" w:rsidRPr="003310CD" w:rsidRDefault="003310CD" w:rsidP="003310CD">
            <w:r w:rsidRPr="003310CD">
              <w:t>입국심사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91E6C82" w14:textId="77777777" w:rsidR="003310CD" w:rsidRPr="003310CD" w:rsidRDefault="003310CD" w:rsidP="003310CD">
            <w:r w:rsidRPr="003310CD">
              <w:t>ip-guk-sim-sa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F35A3F2" w14:textId="77777777" w:rsidR="003310CD" w:rsidRPr="003310CD" w:rsidRDefault="003310CD" w:rsidP="003310CD">
            <w:r w:rsidRPr="003310CD">
              <w:t>kiểm tra nhập cảnh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7DF6A42" w14:textId="77777777" w:rsidR="003310CD" w:rsidRPr="003310CD" w:rsidRDefault="003310CD" w:rsidP="003310CD">
            <w:r w:rsidRPr="003310CD">
              <w:t>입국심사하는데</w:t>
            </w:r>
            <w:r w:rsidRPr="003310CD">
              <w:t xml:space="preserve"> </w:t>
            </w:r>
            <w:r w:rsidRPr="003310CD">
              <w:t>안</w:t>
            </w:r>
            <w:r w:rsidRPr="003310CD">
              <w:t xml:space="preserve"> </w:t>
            </w:r>
            <w:r w:rsidRPr="003310CD">
              <w:t>기다렸어요</w:t>
            </w:r>
            <w:r w:rsidRPr="003310CD">
              <w:t>.</w:t>
            </w:r>
          </w:p>
        </w:tc>
      </w:tr>
      <w:tr w:rsidR="003310CD" w:rsidRPr="003310CD" w14:paraId="06078B6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7B04C07" w14:textId="77777777" w:rsidR="003310CD" w:rsidRPr="003310CD" w:rsidRDefault="003310CD" w:rsidP="003310CD">
            <w:r w:rsidRPr="003310CD">
              <w:t>예약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1619591" w14:textId="77777777" w:rsidR="003310CD" w:rsidRPr="003310CD" w:rsidRDefault="003310CD" w:rsidP="003310CD">
            <w:r w:rsidRPr="003310CD">
              <w:t>ye-yak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7B39A2B" w14:textId="77777777" w:rsidR="003310CD" w:rsidRPr="003310CD" w:rsidRDefault="003310CD" w:rsidP="003310CD">
            <w:r w:rsidRPr="003310CD">
              <w:t>đặt chỗ / đặt phòng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02E29D5" w14:textId="77777777" w:rsidR="003310CD" w:rsidRPr="003310CD" w:rsidRDefault="003310CD" w:rsidP="003310CD">
            <w:r w:rsidRPr="003310CD">
              <w:t>예약하러</w:t>
            </w:r>
            <w:r w:rsidRPr="003310CD">
              <w:t xml:space="preserve"> </w:t>
            </w:r>
            <w:r w:rsidRPr="003310CD">
              <w:t>왔어요</w:t>
            </w:r>
            <w:r w:rsidRPr="003310CD">
              <w:t>.</w:t>
            </w:r>
          </w:p>
        </w:tc>
      </w:tr>
      <w:tr w:rsidR="003310CD" w:rsidRPr="003310CD" w14:paraId="3234E68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A7C8D2B" w14:textId="77777777" w:rsidR="003310CD" w:rsidRPr="003310CD" w:rsidRDefault="003310CD" w:rsidP="003310CD">
            <w:r w:rsidRPr="003310CD">
              <w:t>결제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7409827" w14:textId="77777777" w:rsidR="003310CD" w:rsidRPr="003310CD" w:rsidRDefault="003310CD" w:rsidP="003310CD">
            <w:r w:rsidRPr="003310CD">
              <w:t>gyeol-je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419E896" w14:textId="77777777" w:rsidR="003310CD" w:rsidRPr="003310CD" w:rsidRDefault="003310CD" w:rsidP="003310CD">
            <w:r w:rsidRPr="003310CD">
              <w:t>thanh toán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0FC82DB" w14:textId="77777777" w:rsidR="003310CD" w:rsidRPr="003310CD" w:rsidRDefault="003310CD" w:rsidP="003310CD">
            <w:r w:rsidRPr="003310CD">
              <w:t>결제하기</w:t>
            </w:r>
            <w:r w:rsidRPr="003310CD">
              <w:t xml:space="preserve"> </w:t>
            </w:r>
            <w:r w:rsidRPr="003310CD">
              <w:t>전에</w:t>
            </w:r>
            <w:r w:rsidRPr="003310CD">
              <w:t xml:space="preserve"> </w:t>
            </w:r>
            <w:r w:rsidRPr="003310CD">
              <w:t>확인하고</w:t>
            </w:r>
            <w:r w:rsidRPr="003310CD">
              <w:t xml:space="preserve"> </w:t>
            </w:r>
            <w:r w:rsidRPr="003310CD">
              <w:t>싶어요</w:t>
            </w:r>
            <w:r w:rsidRPr="003310CD">
              <w:t>.</w:t>
            </w:r>
          </w:p>
        </w:tc>
      </w:tr>
      <w:tr w:rsidR="003310CD" w:rsidRPr="003310CD" w14:paraId="401D280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27C69CA" w14:textId="77777777" w:rsidR="003310CD" w:rsidRPr="003310CD" w:rsidRDefault="003310CD" w:rsidP="003310CD">
            <w:r w:rsidRPr="003310CD">
              <w:t>교환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9F32C51" w14:textId="77777777" w:rsidR="003310CD" w:rsidRPr="003310CD" w:rsidRDefault="003310CD" w:rsidP="003310CD">
            <w:r w:rsidRPr="003310CD">
              <w:t>gyo-hwan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0F819A3" w14:textId="77777777" w:rsidR="003310CD" w:rsidRPr="003310CD" w:rsidRDefault="003310CD" w:rsidP="003310CD">
            <w:r w:rsidRPr="003310CD">
              <w:t>đổi hàng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8FC3F82" w14:textId="77777777" w:rsidR="003310CD" w:rsidRPr="003310CD" w:rsidRDefault="003310CD" w:rsidP="003310CD">
            <w:r w:rsidRPr="003310CD">
              <w:t>교환이나</w:t>
            </w:r>
            <w:r w:rsidRPr="003310CD">
              <w:t xml:space="preserve"> </w:t>
            </w:r>
            <w:r w:rsidRPr="003310CD">
              <w:t>환불</w:t>
            </w:r>
            <w:r w:rsidRPr="003310CD">
              <w:t xml:space="preserve"> </w:t>
            </w:r>
            <w:r w:rsidRPr="003310CD">
              <w:t>원하시면</w:t>
            </w:r>
            <w:r w:rsidRPr="003310CD">
              <w:t xml:space="preserve"> </w:t>
            </w:r>
            <w:r w:rsidRPr="003310CD">
              <w:t>연락주세요</w:t>
            </w:r>
            <w:r w:rsidRPr="003310CD">
              <w:t>.</w:t>
            </w:r>
          </w:p>
        </w:tc>
      </w:tr>
      <w:tr w:rsidR="003310CD" w:rsidRPr="003310CD" w14:paraId="14A76AC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9959186" w14:textId="77777777" w:rsidR="003310CD" w:rsidRPr="003310CD" w:rsidRDefault="003310CD" w:rsidP="003310CD">
            <w:r w:rsidRPr="003310CD">
              <w:t>환불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9FC9A9F" w14:textId="77777777" w:rsidR="003310CD" w:rsidRPr="003310CD" w:rsidRDefault="003310CD" w:rsidP="003310CD">
            <w:r w:rsidRPr="003310CD">
              <w:t>hwan-bul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AC4908B" w14:textId="77777777" w:rsidR="003310CD" w:rsidRPr="003310CD" w:rsidRDefault="003310CD" w:rsidP="003310CD">
            <w:r w:rsidRPr="003310CD">
              <w:t>hoàn tiền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1E9E29C" w14:textId="77777777" w:rsidR="003310CD" w:rsidRPr="003310CD" w:rsidRDefault="003310CD" w:rsidP="003310CD">
            <w:r w:rsidRPr="003310CD">
              <w:t>↑</w:t>
            </w:r>
          </w:p>
        </w:tc>
      </w:tr>
      <w:tr w:rsidR="003310CD" w:rsidRPr="003310CD" w14:paraId="6D8FD94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5B7B0D9" w14:textId="77777777" w:rsidR="003310CD" w:rsidRPr="003310CD" w:rsidRDefault="003310CD" w:rsidP="003310CD">
            <w:r w:rsidRPr="003310CD">
              <w:t>안내원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3087842" w14:textId="77777777" w:rsidR="003310CD" w:rsidRPr="003310CD" w:rsidRDefault="003310CD" w:rsidP="003310CD">
            <w:r w:rsidRPr="003310CD">
              <w:t>an-nae-won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6FA4688" w14:textId="77777777" w:rsidR="003310CD" w:rsidRPr="003310CD" w:rsidRDefault="003310CD" w:rsidP="003310CD">
            <w:r w:rsidRPr="003310CD">
              <w:t>nhân viên hướng dẫn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A709EFC" w14:textId="77777777" w:rsidR="003310CD" w:rsidRPr="003310CD" w:rsidRDefault="003310CD" w:rsidP="003310CD">
            <w:r w:rsidRPr="003310CD">
              <w:t>백화점</w:t>
            </w:r>
            <w:r w:rsidRPr="003310CD">
              <w:t xml:space="preserve"> </w:t>
            </w:r>
            <w:r w:rsidRPr="003310CD">
              <w:t>안내원한테</w:t>
            </w:r>
            <w:r w:rsidRPr="003310CD">
              <w:t xml:space="preserve"> </w:t>
            </w:r>
            <w:r w:rsidRPr="003310CD">
              <w:t>물어보세요</w:t>
            </w:r>
            <w:r w:rsidRPr="003310CD">
              <w:t>.</w:t>
            </w:r>
          </w:p>
        </w:tc>
      </w:tr>
      <w:tr w:rsidR="003310CD" w:rsidRPr="003310CD" w14:paraId="0DF6EA3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28F4751" w14:textId="77777777" w:rsidR="003310CD" w:rsidRPr="003310CD" w:rsidRDefault="003310CD" w:rsidP="003310CD">
            <w:r w:rsidRPr="003310CD">
              <w:lastRenderedPageBreak/>
              <w:t>화장품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DAFD60E" w14:textId="77777777" w:rsidR="003310CD" w:rsidRPr="003310CD" w:rsidRDefault="003310CD" w:rsidP="003310CD">
            <w:r w:rsidRPr="003310CD">
              <w:t>hwa-jang-pum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DB39295" w14:textId="77777777" w:rsidR="003310CD" w:rsidRPr="003310CD" w:rsidRDefault="003310CD" w:rsidP="003310CD">
            <w:r w:rsidRPr="003310CD">
              <w:t>mỹ phẩm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D0B1A25" w14:textId="77777777" w:rsidR="003310CD" w:rsidRPr="003310CD" w:rsidRDefault="003310CD" w:rsidP="003310CD">
            <w:r w:rsidRPr="003310CD">
              <w:t>이</w:t>
            </w:r>
            <w:r w:rsidRPr="003310CD">
              <w:t xml:space="preserve"> </w:t>
            </w:r>
            <w:r w:rsidRPr="003310CD">
              <w:t>화장품은</w:t>
            </w:r>
            <w:r w:rsidRPr="003310CD">
              <w:t xml:space="preserve"> </w:t>
            </w:r>
            <w:r w:rsidRPr="003310CD">
              <w:t>인기가</w:t>
            </w:r>
            <w:r w:rsidRPr="003310CD">
              <w:t xml:space="preserve"> </w:t>
            </w:r>
            <w:r w:rsidRPr="003310CD">
              <w:t>많을</w:t>
            </w:r>
            <w:r w:rsidRPr="003310CD">
              <w:t xml:space="preserve"> </w:t>
            </w:r>
            <w:r w:rsidRPr="003310CD">
              <w:t>것</w:t>
            </w:r>
            <w:r w:rsidRPr="003310CD">
              <w:t xml:space="preserve"> </w:t>
            </w:r>
            <w:r w:rsidRPr="003310CD">
              <w:t>같아요</w:t>
            </w:r>
            <w:r w:rsidRPr="003310CD">
              <w:t>.</w:t>
            </w:r>
          </w:p>
        </w:tc>
      </w:tr>
      <w:tr w:rsidR="003310CD" w:rsidRPr="003310CD" w14:paraId="38FA41F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484F61C" w14:textId="77777777" w:rsidR="003310CD" w:rsidRPr="003310CD" w:rsidRDefault="003310CD" w:rsidP="003310CD">
            <w:r w:rsidRPr="003310CD">
              <w:t>배달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BE262BF" w14:textId="77777777" w:rsidR="003310CD" w:rsidRPr="003310CD" w:rsidRDefault="003310CD" w:rsidP="003310CD">
            <w:r w:rsidRPr="003310CD">
              <w:t>bae-dal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6F2F34F" w14:textId="77777777" w:rsidR="003310CD" w:rsidRPr="003310CD" w:rsidRDefault="003310CD" w:rsidP="003310CD">
            <w:r w:rsidRPr="003310CD">
              <w:t>giao hàng / giao đồ ăn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16CE0D6" w14:textId="77777777" w:rsidR="003310CD" w:rsidRPr="003310CD" w:rsidRDefault="003310CD" w:rsidP="003310CD">
            <w:r w:rsidRPr="003310CD">
              <w:t>빨리</w:t>
            </w:r>
            <w:r w:rsidRPr="003310CD">
              <w:t xml:space="preserve"> </w:t>
            </w:r>
            <w:r w:rsidRPr="003310CD">
              <w:t>배달</w:t>
            </w:r>
            <w:r w:rsidRPr="003310CD">
              <w:t xml:space="preserve"> </w:t>
            </w:r>
            <w:r w:rsidRPr="003310CD">
              <w:t>왔으면</w:t>
            </w:r>
            <w:r w:rsidRPr="003310CD">
              <w:t xml:space="preserve"> </w:t>
            </w:r>
            <w:r w:rsidRPr="003310CD">
              <w:t>좋겠어요</w:t>
            </w:r>
            <w:r w:rsidRPr="003310CD">
              <w:t>.</w:t>
            </w:r>
          </w:p>
        </w:tc>
      </w:tr>
      <w:tr w:rsidR="003310CD" w:rsidRPr="003310CD" w14:paraId="5C004FD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3C2755A" w14:textId="77777777" w:rsidR="003310CD" w:rsidRPr="003310CD" w:rsidRDefault="003310CD" w:rsidP="003310CD">
            <w:r w:rsidRPr="003310CD">
              <w:t>약국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61CF3DC" w14:textId="77777777" w:rsidR="003310CD" w:rsidRPr="003310CD" w:rsidRDefault="003310CD" w:rsidP="003310CD">
            <w:r w:rsidRPr="003310CD">
              <w:t>yak-guk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FC403A2" w14:textId="77777777" w:rsidR="003310CD" w:rsidRPr="003310CD" w:rsidRDefault="003310CD" w:rsidP="003310CD">
            <w:r w:rsidRPr="003310CD">
              <w:t>nhà thuốc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DCC26FB" w14:textId="77777777" w:rsidR="003310CD" w:rsidRPr="003310CD" w:rsidRDefault="003310CD" w:rsidP="003310CD">
            <w:r w:rsidRPr="003310CD">
              <w:t>약국에</w:t>
            </w:r>
            <w:r w:rsidRPr="003310CD">
              <w:t xml:space="preserve"> </w:t>
            </w:r>
            <w:r w:rsidRPr="003310CD">
              <w:t>가고</w:t>
            </w:r>
            <w:r w:rsidRPr="003310CD">
              <w:t xml:space="preserve"> </w:t>
            </w:r>
            <w:r w:rsidRPr="003310CD">
              <w:t>싶어요</w:t>
            </w:r>
            <w:r w:rsidRPr="003310CD">
              <w:t>.</w:t>
            </w:r>
          </w:p>
        </w:tc>
      </w:tr>
      <w:tr w:rsidR="003310CD" w:rsidRPr="003310CD" w14:paraId="65E5E61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302B63B" w14:textId="77777777" w:rsidR="003310CD" w:rsidRPr="003310CD" w:rsidRDefault="003310CD" w:rsidP="003310CD">
            <w:r w:rsidRPr="003310CD">
              <w:t>삼겹살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A15BCD7" w14:textId="77777777" w:rsidR="003310CD" w:rsidRPr="003310CD" w:rsidRDefault="003310CD" w:rsidP="003310CD">
            <w:r w:rsidRPr="003310CD">
              <w:t>sam-gyeop-sal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EFA61EA" w14:textId="77777777" w:rsidR="003310CD" w:rsidRPr="003310CD" w:rsidRDefault="003310CD" w:rsidP="003310CD">
            <w:r w:rsidRPr="003310CD">
              <w:t>thịt ba chỉ nướng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68B37BB" w14:textId="77777777" w:rsidR="003310CD" w:rsidRPr="003310CD" w:rsidRDefault="003310CD" w:rsidP="003310CD">
            <w:r w:rsidRPr="003310CD">
              <w:t>삼겹살</w:t>
            </w:r>
            <w:r w:rsidRPr="003310CD">
              <w:t xml:space="preserve"> 2</w:t>
            </w:r>
            <w:r w:rsidRPr="003310CD">
              <w:t>인분</w:t>
            </w:r>
            <w:r w:rsidRPr="003310CD">
              <w:t xml:space="preserve"> </w:t>
            </w:r>
            <w:r w:rsidRPr="003310CD">
              <w:t>주세요</w:t>
            </w:r>
            <w:r w:rsidRPr="003310CD">
              <w:t>.</w:t>
            </w:r>
          </w:p>
        </w:tc>
      </w:tr>
      <w:tr w:rsidR="003310CD" w:rsidRPr="003310CD" w14:paraId="2CB65D5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FB8BC13" w14:textId="77777777" w:rsidR="003310CD" w:rsidRPr="003310CD" w:rsidRDefault="003310CD" w:rsidP="003310CD">
            <w:r w:rsidRPr="003310CD">
              <w:t>순두부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D13F5D4" w14:textId="77777777" w:rsidR="003310CD" w:rsidRPr="003310CD" w:rsidRDefault="003310CD" w:rsidP="003310CD">
            <w:r w:rsidRPr="003310CD">
              <w:t>sun-du-bu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1CA8015" w14:textId="77777777" w:rsidR="003310CD" w:rsidRPr="003310CD" w:rsidRDefault="003310CD" w:rsidP="003310CD">
            <w:r w:rsidRPr="003310CD">
              <w:t>đậu hũ non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0A09D12" w14:textId="77777777" w:rsidR="003310CD" w:rsidRPr="003310CD" w:rsidRDefault="003310CD" w:rsidP="003310CD">
            <w:r w:rsidRPr="003310CD">
              <w:t>순두부를</w:t>
            </w:r>
            <w:r w:rsidRPr="003310CD">
              <w:t xml:space="preserve"> </w:t>
            </w:r>
            <w:r w:rsidRPr="003310CD">
              <w:t>주문해</w:t>
            </w:r>
            <w:r w:rsidRPr="003310CD">
              <w:t xml:space="preserve"> </w:t>
            </w:r>
            <w:r w:rsidRPr="003310CD">
              <w:t>봅시다</w:t>
            </w:r>
            <w:r w:rsidRPr="003310CD">
              <w:t>.</w:t>
            </w:r>
          </w:p>
        </w:tc>
      </w:tr>
    </w:tbl>
    <w:p w14:paraId="6B275CA5" w14:textId="77777777" w:rsidR="003310CD" w:rsidRPr="003310CD" w:rsidRDefault="003310CD" w:rsidP="003310CD">
      <w:pPr>
        <w:rPr>
          <w:b/>
          <w:bCs/>
        </w:rPr>
      </w:pPr>
      <w:r w:rsidRPr="003310CD">
        <w:rPr>
          <w:b/>
          <w:bCs/>
        </w:rPr>
        <w:t xml:space="preserve">4. </w:t>
      </w:r>
      <w:r w:rsidRPr="003310CD">
        <w:rPr>
          <w:rFonts w:ascii="Segoe UI Emoji" w:hAnsi="Segoe UI Emoji" w:cs="Segoe UI Emoji"/>
          <w:b/>
          <w:bCs/>
        </w:rPr>
        <w:t>✅</w:t>
      </w:r>
      <w:r w:rsidRPr="003310CD">
        <w:rPr>
          <w:b/>
          <w:bCs/>
        </w:rPr>
        <w:t xml:space="preserve"> Chữa Bài / Giải Đáp</w:t>
      </w:r>
    </w:p>
    <w:p w14:paraId="601A1851" w14:textId="77777777" w:rsidR="003310CD" w:rsidRPr="003310CD" w:rsidRDefault="003310CD" w:rsidP="003310CD">
      <w:r w:rsidRPr="003310CD">
        <w:t>Tài liệu không có bài tập — đây là bảng tham khảo. Tuy nhiên, dưới đây là </w:t>
      </w:r>
      <w:r w:rsidRPr="003310CD">
        <w:rPr>
          <w:b/>
          <w:bCs/>
        </w:rPr>
        <w:t>5 câu dễ nhầm thường gặp trong đề TOPIK I</w:t>
      </w:r>
      <w:r w:rsidRPr="003310CD">
        <w:t> rút ra từ tài liệu này:</w:t>
      </w:r>
    </w:p>
    <w:p w14:paraId="6423D316" w14:textId="77777777" w:rsidR="003310CD" w:rsidRPr="003310CD" w:rsidRDefault="003310CD" w:rsidP="003310CD">
      <w:r w:rsidRPr="003310CD">
        <w:rPr>
          <w:b/>
          <w:bCs/>
        </w:rPr>
        <w:t>Câu 1:</w:t>
      </w:r>
      <w:r w:rsidRPr="003310CD">
        <w:t> </w:t>
      </w:r>
      <w:r w:rsidRPr="003310CD">
        <w:t>시간이</w:t>
      </w:r>
      <w:r w:rsidRPr="003310CD">
        <w:t xml:space="preserve"> </w:t>
      </w:r>
      <w:r w:rsidRPr="003310CD">
        <w:t>한</w:t>
      </w:r>
      <w:r w:rsidRPr="003310CD">
        <w:t xml:space="preserve"> </w:t>
      </w:r>
      <w:r w:rsidRPr="003310CD">
        <w:t>시간</w:t>
      </w:r>
      <w:r w:rsidRPr="003310CD">
        <w:t>___</w:t>
      </w:r>
      <w:r w:rsidRPr="003310CD">
        <w:t>없어요</w:t>
      </w:r>
      <w:r w:rsidRPr="003310CD">
        <w:t>. (chỉ còn đúng 1 tiếng)</w:t>
      </w:r>
    </w:p>
    <w:p w14:paraId="4D65CFE7" w14:textId="77777777" w:rsidR="003310CD" w:rsidRPr="003310CD" w:rsidRDefault="003310CD" w:rsidP="003310CD">
      <w:r w:rsidRPr="003310CD">
        <w:rPr>
          <w:rFonts w:ascii="Segoe UI Emoji" w:hAnsi="Segoe UI Emoji" w:cs="Segoe UI Emoji"/>
        </w:rPr>
        <w:t>✅</w:t>
      </w:r>
      <w:r w:rsidRPr="003310CD">
        <w:t> </w:t>
      </w:r>
      <w:r w:rsidRPr="003310CD">
        <w:rPr>
          <w:b/>
          <w:bCs/>
        </w:rPr>
        <w:t>밖에</w:t>
      </w:r>
      <w:r w:rsidRPr="003310CD">
        <w:t xml:space="preserve"> → </w:t>
      </w:r>
      <w:r w:rsidRPr="003310CD">
        <w:t>시간이</w:t>
      </w:r>
      <w:r w:rsidRPr="003310CD">
        <w:t xml:space="preserve"> </w:t>
      </w:r>
      <w:r w:rsidRPr="003310CD">
        <w:t>한</w:t>
      </w:r>
      <w:r w:rsidRPr="003310CD">
        <w:t xml:space="preserve"> </w:t>
      </w:r>
      <w:r w:rsidRPr="003310CD">
        <w:t>시간</w:t>
      </w:r>
      <w:r w:rsidRPr="003310CD">
        <w:rPr>
          <w:b/>
          <w:bCs/>
        </w:rPr>
        <w:t>밖에</w:t>
      </w:r>
      <w:r w:rsidRPr="003310CD">
        <w:t> </w:t>
      </w:r>
      <w:r w:rsidRPr="003310CD">
        <w:t>없어요</w:t>
      </w:r>
      <w:r w:rsidRPr="003310CD">
        <w:t>. </w:t>
      </w:r>
      <w:r w:rsidRPr="003310CD">
        <w:rPr>
          <w:i/>
          <w:iCs/>
        </w:rPr>
        <w:t>(</w:t>
      </w:r>
      <w:r w:rsidRPr="003310CD">
        <w:rPr>
          <w:i/>
          <w:iCs/>
        </w:rPr>
        <w:t>밖에</w:t>
      </w:r>
      <w:r w:rsidRPr="003310CD">
        <w:rPr>
          <w:i/>
          <w:iCs/>
        </w:rPr>
        <w:t xml:space="preserve"> + phủ định)</w:t>
      </w:r>
    </w:p>
    <w:p w14:paraId="55E5B3BF" w14:textId="77777777" w:rsidR="003310CD" w:rsidRPr="003310CD" w:rsidRDefault="003310CD" w:rsidP="003310CD">
      <w:r w:rsidRPr="003310CD">
        <w:rPr>
          <w:b/>
          <w:bCs/>
        </w:rPr>
        <w:t>Câu 2:</w:t>
      </w:r>
      <w:r w:rsidRPr="003310CD">
        <w:t> </w:t>
      </w:r>
      <w:r w:rsidRPr="003310CD">
        <w:t>쇼핑한</w:t>
      </w:r>
      <w:r w:rsidRPr="003310CD">
        <w:t xml:space="preserve"> ___ </w:t>
      </w:r>
      <w:r w:rsidRPr="003310CD">
        <w:t>밥</w:t>
      </w:r>
      <w:r w:rsidRPr="003310CD">
        <w:t xml:space="preserve"> </w:t>
      </w:r>
      <w:r w:rsidRPr="003310CD">
        <w:t>먹었습니다</w:t>
      </w:r>
      <w:r w:rsidRPr="003310CD">
        <w:t>. (sau khi mua sắm)</w:t>
      </w:r>
    </w:p>
    <w:p w14:paraId="682D96A1" w14:textId="77777777" w:rsidR="003310CD" w:rsidRPr="003310CD" w:rsidRDefault="003310CD" w:rsidP="003310CD">
      <w:r w:rsidRPr="003310CD">
        <w:rPr>
          <w:rFonts w:ascii="Segoe UI Emoji" w:hAnsi="Segoe UI Emoji" w:cs="Segoe UI Emoji"/>
        </w:rPr>
        <w:t>✅</w:t>
      </w:r>
      <w:r w:rsidRPr="003310CD">
        <w:t> </w:t>
      </w:r>
      <w:r w:rsidRPr="003310CD">
        <w:rPr>
          <w:b/>
          <w:bCs/>
        </w:rPr>
        <w:t>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ㄴ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후에</w:t>
      </w:r>
      <w:r w:rsidRPr="003310CD">
        <w:t xml:space="preserve"> → </w:t>
      </w:r>
      <w:r w:rsidRPr="003310CD">
        <w:t>쇼핑한</w:t>
      </w:r>
      <w:r w:rsidRPr="003310CD">
        <w:t> </w:t>
      </w:r>
      <w:r w:rsidRPr="003310CD">
        <w:rPr>
          <w:b/>
          <w:bCs/>
        </w:rPr>
        <w:t>후에</w:t>
      </w:r>
      <w:r w:rsidRPr="003310CD">
        <w:t> </w:t>
      </w:r>
      <w:r w:rsidRPr="003310CD">
        <w:t>밥</w:t>
      </w:r>
      <w:r w:rsidRPr="003310CD">
        <w:t xml:space="preserve"> </w:t>
      </w:r>
      <w:r w:rsidRPr="003310CD">
        <w:t>먹었습니다</w:t>
      </w:r>
      <w:r w:rsidRPr="003310CD">
        <w:t>.</w:t>
      </w:r>
    </w:p>
    <w:p w14:paraId="37F87C13" w14:textId="77777777" w:rsidR="003310CD" w:rsidRPr="003310CD" w:rsidRDefault="003310CD" w:rsidP="003310CD">
      <w:r w:rsidRPr="003310CD">
        <w:rPr>
          <w:b/>
          <w:bCs/>
        </w:rPr>
        <w:t>Câu 3:</w:t>
      </w:r>
      <w:r w:rsidRPr="003310CD">
        <w:t> </w:t>
      </w:r>
      <w:r w:rsidRPr="003310CD">
        <w:t>한국에</w:t>
      </w:r>
      <w:r w:rsidRPr="003310CD">
        <w:t xml:space="preserve"> ___ 3</w:t>
      </w:r>
      <w:r w:rsidRPr="003310CD">
        <w:t>일이</w:t>
      </w:r>
      <w:r w:rsidRPr="003310CD">
        <w:t xml:space="preserve"> </w:t>
      </w:r>
      <w:r w:rsidRPr="003310CD">
        <w:t>지났습니다</w:t>
      </w:r>
      <w:r w:rsidRPr="003310CD">
        <w:t>. (đã 3 ngày kể từ khi đến Hàn)</w:t>
      </w:r>
    </w:p>
    <w:p w14:paraId="52BCB9B8" w14:textId="77777777" w:rsidR="003310CD" w:rsidRPr="003310CD" w:rsidRDefault="003310CD" w:rsidP="003310CD">
      <w:r w:rsidRPr="003310CD">
        <w:rPr>
          <w:rFonts w:ascii="Segoe UI Emoji" w:hAnsi="Segoe UI Emoji" w:cs="Segoe UI Emoji"/>
        </w:rPr>
        <w:t>✅</w:t>
      </w:r>
      <w:r w:rsidRPr="003310CD">
        <w:t> </w:t>
      </w:r>
      <w:r w:rsidRPr="003310CD">
        <w:rPr>
          <w:b/>
          <w:bCs/>
        </w:rPr>
        <w:t>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ㄴ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지</w:t>
      </w:r>
      <w:r w:rsidRPr="003310CD">
        <w:t xml:space="preserve"> → </w:t>
      </w:r>
      <w:r w:rsidRPr="003310CD">
        <w:t>한국에</w:t>
      </w:r>
      <w:r w:rsidRPr="003310CD">
        <w:t xml:space="preserve"> </w:t>
      </w:r>
      <w:r w:rsidRPr="003310CD">
        <w:t>온</w:t>
      </w:r>
      <w:r w:rsidRPr="003310CD">
        <w:t> </w:t>
      </w:r>
      <w:r w:rsidRPr="003310CD">
        <w:rPr>
          <w:b/>
          <w:bCs/>
        </w:rPr>
        <w:t>지</w:t>
      </w:r>
      <w:r w:rsidRPr="003310CD">
        <w:t> 3</w:t>
      </w:r>
      <w:r w:rsidRPr="003310CD">
        <w:t>일이</w:t>
      </w:r>
      <w:r w:rsidRPr="003310CD">
        <w:t xml:space="preserve"> </w:t>
      </w:r>
      <w:r w:rsidRPr="003310CD">
        <w:t>지났습니다</w:t>
      </w:r>
      <w:r w:rsidRPr="003310CD">
        <w:t>.</w:t>
      </w:r>
    </w:p>
    <w:p w14:paraId="2D2DB95D" w14:textId="77777777" w:rsidR="003310CD" w:rsidRPr="003310CD" w:rsidRDefault="003310CD" w:rsidP="003310CD">
      <w:r w:rsidRPr="003310CD">
        <w:rPr>
          <w:b/>
          <w:bCs/>
        </w:rPr>
        <w:t>Câu 4:</w:t>
      </w:r>
      <w:r w:rsidRPr="003310CD">
        <w:t> </w:t>
      </w:r>
      <w:r w:rsidRPr="003310CD">
        <w:t>달러밖에</w:t>
      </w:r>
      <w:r w:rsidRPr="003310CD">
        <w:t xml:space="preserve"> </w:t>
      </w:r>
      <w:r w:rsidRPr="003310CD">
        <w:t>없</w:t>
      </w:r>
      <w:r w:rsidRPr="003310CD">
        <w:t xml:space="preserve">___ </w:t>
      </w:r>
      <w:r w:rsidRPr="003310CD">
        <w:t>환전해야</w:t>
      </w:r>
      <w:r w:rsidRPr="003310CD">
        <w:t xml:space="preserve"> </w:t>
      </w:r>
      <w:r w:rsidRPr="003310CD">
        <w:t>돼요</w:t>
      </w:r>
      <w:r w:rsidRPr="003310CD">
        <w:t>. (vì chỉ có đô, nên phải đổi tiền)</w:t>
      </w:r>
    </w:p>
    <w:p w14:paraId="4E2CDF61" w14:textId="77777777" w:rsidR="003310CD" w:rsidRPr="003310CD" w:rsidRDefault="003310CD" w:rsidP="003310CD">
      <w:r w:rsidRPr="003310CD">
        <w:rPr>
          <w:rFonts w:ascii="Segoe UI Emoji" w:hAnsi="Segoe UI Emoji" w:cs="Segoe UI Emoji"/>
        </w:rPr>
        <w:t>✅</w:t>
      </w:r>
      <w:r w:rsidRPr="003310CD">
        <w:t> </w:t>
      </w:r>
      <w:r w:rsidRPr="003310CD">
        <w:rPr>
          <w:b/>
          <w:bCs/>
        </w:rPr>
        <w:t>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니까</w:t>
      </w:r>
      <w:r w:rsidRPr="003310CD">
        <w:t xml:space="preserve"> → </w:t>
      </w:r>
      <w:r w:rsidRPr="003310CD">
        <w:t>없</w:t>
      </w:r>
      <w:r w:rsidRPr="003310CD">
        <w:rPr>
          <w:b/>
          <w:bCs/>
        </w:rPr>
        <w:t>으니까</w:t>
      </w:r>
      <w:r w:rsidRPr="003310CD">
        <w:t> </w:t>
      </w:r>
      <w:r w:rsidRPr="003310CD">
        <w:rPr>
          <w:i/>
          <w:iCs/>
        </w:rPr>
        <w:t>(câu sau là lời khuyên/mệnh lệnh)</w:t>
      </w:r>
    </w:p>
    <w:p w14:paraId="2A8267BA" w14:textId="77777777" w:rsidR="003310CD" w:rsidRPr="003310CD" w:rsidRDefault="003310CD" w:rsidP="003310CD">
      <w:r w:rsidRPr="003310CD">
        <w:rPr>
          <w:b/>
          <w:bCs/>
        </w:rPr>
        <w:t>Câu 5:</w:t>
      </w:r>
      <w:r w:rsidRPr="003310CD">
        <w:t> </w:t>
      </w:r>
      <w:r w:rsidRPr="003310CD">
        <w:t>부모님</w:t>
      </w:r>
      <w:r w:rsidRPr="003310CD">
        <w:t xml:space="preserve">___ </w:t>
      </w:r>
      <w:r w:rsidRPr="003310CD">
        <w:t>드리고</w:t>
      </w:r>
      <w:r w:rsidRPr="003310CD">
        <w:t xml:space="preserve"> </w:t>
      </w:r>
      <w:r w:rsidRPr="003310CD">
        <w:t>싶어요</w:t>
      </w:r>
      <w:r w:rsidRPr="003310CD">
        <w:t>. (muốn tặng cho bố mẹ — kính ngữ)</w:t>
      </w:r>
    </w:p>
    <w:p w14:paraId="67D21C17" w14:textId="77777777" w:rsidR="003310CD" w:rsidRPr="003310CD" w:rsidRDefault="003310CD" w:rsidP="003310CD">
      <w:r w:rsidRPr="003310CD">
        <w:rPr>
          <w:rFonts w:ascii="Segoe UI Emoji" w:hAnsi="Segoe UI Emoji" w:cs="Segoe UI Emoji"/>
        </w:rPr>
        <w:t>✅</w:t>
      </w:r>
      <w:r w:rsidRPr="003310CD">
        <w:t> </w:t>
      </w:r>
      <w:r w:rsidRPr="003310CD">
        <w:rPr>
          <w:b/>
          <w:bCs/>
        </w:rPr>
        <w:t>께</w:t>
      </w:r>
      <w:r w:rsidRPr="003310CD">
        <w:t xml:space="preserve"> → </w:t>
      </w:r>
      <w:r w:rsidRPr="003310CD">
        <w:t>부모님</w:t>
      </w:r>
      <w:r w:rsidRPr="003310CD">
        <w:rPr>
          <w:b/>
          <w:bCs/>
        </w:rPr>
        <w:t>께</w:t>
      </w:r>
      <w:r w:rsidRPr="003310CD">
        <w:t> </w:t>
      </w:r>
      <w:r w:rsidRPr="003310CD">
        <w:rPr>
          <w:i/>
          <w:iCs/>
        </w:rPr>
        <w:t>(</w:t>
      </w:r>
      <w:r w:rsidRPr="003310CD">
        <w:rPr>
          <w:i/>
          <w:iCs/>
        </w:rPr>
        <w:t>에게</w:t>
      </w:r>
      <w:r w:rsidRPr="003310CD">
        <w:rPr>
          <w:i/>
          <w:iCs/>
        </w:rPr>
        <w:t xml:space="preserve"> = thường, </w:t>
      </w:r>
      <w:r w:rsidRPr="003310CD">
        <w:rPr>
          <w:i/>
          <w:iCs/>
        </w:rPr>
        <w:t>께</w:t>
      </w:r>
      <w:r w:rsidRPr="003310CD">
        <w:rPr>
          <w:i/>
          <w:iCs/>
        </w:rPr>
        <w:t xml:space="preserve"> = kính ngữ)</w:t>
      </w:r>
    </w:p>
    <w:p w14:paraId="028C902D" w14:textId="77777777" w:rsidR="003310CD" w:rsidRPr="003310CD" w:rsidRDefault="003310CD" w:rsidP="003310CD">
      <w:r w:rsidRPr="003310CD">
        <w:pict w14:anchorId="4675000D">
          <v:rect id="_x0000_i2782" style="width:0;height:0" o:hralign="center" o:hrstd="t" o:hr="t" fillcolor="#a0a0a0" stroked="f"/>
        </w:pict>
      </w:r>
    </w:p>
    <w:p w14:paraId="6583BE73" w14:textId="77777777" w:rsidR="003310CD" w:rsidRPr="003310CD" w:rsidRDefault="003310CD" w:rsidP="003310CD">
      <w:pPr>
        <w:rPr>
          <w:b/>
          <w:bCs/>
        </w:rPr>
      </w:pPr>
      <w:r w:rsidRPr="003310CD">
        <w:rPr>
          <w:b/>
          <w:bCs/>
        </w:rPr>
        <w:t xml:space="preserve">5. </w:t>
      </w:r>
      <w:r w:rsidRPr="003310CD">
        <w:rPr>
          <w:rFonts w:ascii="Segoe UI Emoji" w:hAnsi="Segoe UI Emoji" w:cs="Segoe UI Emoji"/>
          <w:b/>
          <w:bCs/>
        </w:rPr>
        <w:t>⚠️</w:t>
      </w:r>
      <w:r w:rsidRPr="003310CD">
        <w:rPr>
          <w:b/>
          <w:bCs/>
        </w:rPr>
        <w:t xml:space="preserve"> Lưu Ý &amp; Mẹo Thi</w:t>
      </w:r>
    </w:p>
    <w:p w14:paraId="0A2E3326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lastRenderedPageBreak/>
        <w:t>🔴</w:t>
      </w:r>
      <w:r w:rsidRPr="003310CD">
        <w:rPr>
          <w:b/>
          <w:bCs/>
        </w:rPr>
        <w:t xml:space="preserve"> Điểm dễ nhầm nhất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3"/>
        <w:gridCol w:w="6801"/>
      </w:tblGrid>
      <w:tr w:rsidR="003310CD" w:rsidRPr="003310CD" w14:paraId="03EC91CB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96CFC77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Cặp dễ nhầm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51E3BE5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Phân biệt</w:t>
            </w:r>
          </w:p>
        </w:tc>
      </w:tr>
      <w:tr w:rsidR="003310CD" w:rsidRPr="003310CD" w14:paraId="2BF0077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5A1C4CE" w14:textId="77777777" w:rsidR="003310CD" w:rsidRPr="003310CD" w:rsidRDefault="003310CD" w:rsidP="003310CD">
            <w:r w:rsidRPr="003310CD">
              <w:rPr>
                <w:b/>
                <w:bCs/>
              </w:rPr>
              <w:t>에</w:t>
            </w:r>
            <w:r w:rsidRPr="003310CD">
              <w:t> vs </w:t>
            </w:r>
            <w:r w:rsidRPr="003310CD">
              <w:rPr>
                <w:b/>
                <w:bCs/>
              </w:rPr>
              <w:t>에서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A07E52F" w14:textId="77777777" w:rsidR="003310CD" w:rsidRPr="003310CD" w:rsidRDefault="003310CD" w:rsidP="003310CD">
            <w:r w:rsidRPr="003310CD">
              <w:t>에</w:t>
            </w:r>
            <w:r w:rsidRPr="003310CD">
              <w:t xml:space="preserve"> = đích đến (</w:t>
            </w:r>
            <w:r w:rsidRPr="003310CD">
              <w:t>학교에</w:t>
            </w:r>
            <w:r w:rsidRPr="003310CD">
              <w:t xml:space="preserve"> </w:t>
            </w:r>
            <w:r w:rsidRPr="003310CD">
              <w:t>가요</w:t>
            </w:r>
            <w:r w:rsidRPr="003310CD">
              <w:t xml:space="preserve">), </w:t>
            </w:r>
            <w:r w:rsidRPr="003310CD">
              <w:t>에서</w:t>
            </w:r>
            <w:r w:rsidRPr="003310CD">
              <w:t xml:space="preserve"> = nơi hành động (</w:t>
            </w:r>
            <w:r w:rsidRPr="003310CD">
              <w:t>학교에서</w:t>
            </w:r>
            <w:r w:rsidRPr="003310CD">
              <w:t xml:space="preserve"> </w:t>
            </w:r>
            <w:r w:rsidRPr="003310CD">
              <w:t>공부해요</w:t>
            </w:r>
            <w:r w:rsidRPr="003310CD">
              <w:t>)</w:t>
            </w:r>
          </w:p>
        </w:tc>
      </w:tr>
      <w:tr w:rsidR="003310CD" w:rsidRPr="003310CD" w14:paraId="4E52020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25ABCA4" w14:textId="77777777" w:rsidR="003310CD" w:rsidRPr="003310CD" w:rsidRDefault="003310CD" w:rsidP="003310CD">
            <w:r w:rsidRPr="003310CD">
              <w:rPr>
                <w:b/>
                <w:bCs/>
              </w:rPr>
              <w:t>만</w:t>
            </w:r>
            <w:r w:rsidRPr="003310CD">
              <w:t> vs </w:t>
            </w:r>
            <w:r w:rsidRPr="003310CD">
              <w:rPr>
                <w:b/>
                <w:bCs/>
              </w:rPr>
              <w:t>밖에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E03AEB3" w14:textId="77777777" w:rsidR="003310CD" w:rsidRPr="003310CD" w:rsidRDefault="003310CD" w:rsidP="003310CD">
            <w:r w:rsidRPr="003310CD">
              <w:t>Cả hai = "chỉ có", nhưng </w:t>
            </w:r>
            <w:r w:rsidRPr="003310CD">
              <w:rPr>
                <w:b/>
                <w:bCs/>
              </w:rPr>
              <w:t>밖에</w:t>
            </w:r>
            <w:r w:rsidRPr="003310CD">
              <w:rPr>
                <w:b/>
                <w:bCs/>
              </w:rPr>
              <w:t xml:space="preserve"> bắt buộc + phủ định</w:t>
            </w:r>
          </w:p>
        </w:tc>
      </w:tr>
      <w:tr w:rsidR="003310CD" w:rsidRPr="003310CD" w14:paraId="18006E4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B24FA85" w14:textId="77777777" w:rsidR="003310CD" w:rsidRPr="003310CD" w:rsidRDefault="003310CD" w:rsidP="003310CD">
            <w:r w:rsidRPr="003310CD">
              <w:rPr>
                <w:b/>
                <w:bCs/>
              </w:rPr>
              <w:t>와</w:t>
            </w:r>
            <w:r w:rsidRPr="003310CD">
              <w:rPr>
                <w:b/>
                <w:bCs/>
              </w:rPr>
              <w:t>/</w:t>
            </w:r>
            <w:r w:rsidRPr="003310CD">
              <w:rPr>
                <w:b/>
                <w:bCs/>
              </w:rPr>
              <w:t>과</w:t>
            </w:r>
            <w:r w:rsidRPr="003310CD">
              <w:t> vs </w:t>
            </w:r>
            <w:r w:rsidRPr="003310CD">
              <w:rPr>
                <w:b/>
                <w:bCs/>
              </w:rPr>
              <w:t>하고</w:t>
            </w:r>
            <w:r w:rsidRPr="003310CD">
              <w:t> vs </w:t>
            </w:r>
            <w:r w:rsidRPr="003310CD">
              <w:rPr>
                <w:b/>
                <w:bCs/>
              </w:rPr>
              <w:t>(</w:t>
            </w:r>
            <w:r w:rsidRPr="003310CD">
              <w:rPr>
                <w:b/>
                <w:bCs/>
              </w:rPr>
              <w:t>이</w:t>
            </w:r>
            <w:r w:rsidRPr="003310CD">
              <w:rPr>
                <w:b/>
                <w:bCs/>
              </w:rPr>
              <w:t>)</w:t>
            </w:r>
            <w:r w:rsidRPr="003310CD">
              <w:rPr>
                <w:b/>
                <w:bCs/>
              </w:rPr>
              <w:t>랑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4ABA5B3" w14:textId="77777777" w:rsidR="003310CD" w:rsidRPr="003310CD" w:rsidRDefault="003310CD" w:rsidP="003310CD">
            <w:r w:rsidRPr="003310CD">
              <w:t xml:space="preserve">Nghĩa giống nhau, khác mức độ trang trọng: </w:t>
            </w:r>
            <w:r w:rsidRPr="003310CD">
              <w:t>와</w:t>
            </w:r>
            <w:r w:rsidRPr="003310CD">
              <w:t>/</w:t>
            </w:r>
            <w:r w:rsidRPr="003310CD">
              <w:t>과</w:t>
            </w:r>
            <w:r w:rsidRPr="003310CD">
              <w:t xml:space="preserve"> &gt; </w:t>
            </w:r>
            <w:r w:rsidRPr="003310CD">
              <w:t>하고</w:t>
            </w:r>
            <w:r w:rsidRPr="003310CD">
              <w:t xml:space="preserve"> &gt; (</w:t>
            </w:r>
            <w:r w:rsidRPr="003310CD">
              <w:t>이</w:t>
            </w:r>
            <w:r w:rsidRPr="003310CD">
              <w:t>)</w:t>
            </w:r>
            <w:r w:rsidRPr="003310CD">
              <w:t>랑</w:t>
            </w:r>
          </w:p>
        </w:tc>
      </w:tr>
      <w:tr w:rsidR="003310CD" w:rsidRPr="003310CD" w14:paraId="2134D02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393D171" w14:textId="77777777" w:rsidR="003310CD" w:rsidRPr="003310CD" w:rsidRDefault="003310CD" w:rsidP="003310CD">
            <w:r w:rsidRPr="003310CD">
              <w:rPr>
                <w:b/>
                <w:bCs/>
              </w:rPr>
              <w:t>(</w:t>
            </w:r>
            <w:r w:rsidRPr="003310CD">
              <w:rPr>
                <w:b/>
                <w:bCs/>
              </w:rPr>
              <w:t>으</w:t>
            </w:r>
            <w:r w:rsidRPr="003310CD">
              <w:rPr>
                <w:b/>
                <w:bCs/>
              </w:rPr>
              <w:t>)</w:t>
            </w:r>
            <w:r w:rsidRPr="003310CD">
              <w:rPr>
                <w:b/>
                <w:bCs/>
              </w:rPr>
              <w:t>니까</w:t>
            </w:r>
            <w:r w:rsidRPr="003310CD">
              <w:t> vs </w:t>
            </w:r>
            <w:r w:rsidRPr="003310CD">
              <w:rPr>
                <w:b/>
                <w:bCs/>
              </w:rPr>
              <w:t>기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때문에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8D6BD9C" w14:textId="77777777" w:rsidR="003310CD" w:rsidRPr="003310CD" w:rsidRDefault="003310CD" w:rsidP="003310CD">
            <w:r w:rsidRPr="003310CD">
              <w:t>(</w:t>
            </w:r>
            <w:r w:rsidRPr="003310CD">
              <w:t>으</w:t>
            </w:r>
            <w:r w:rsidRPr="003310CD">
              <w:t>)</w:t>
            </w:r>
            <w:r w:rsidRPr="003310CD">
              <w:t>니까</w:t>
            </w:r>
            <w:r w:rsidRPr="003310CD">
              <w:t xml:space="preserve"> + mệnh lệnh/đề nghị; </w:t>
            </w:r>
            <w:r w:rsidRPr="003310CD">
              <w:t>기</w:t>
            </w:r>
            <w:r w:rsidRPr="003310CD">
              <w:t xml:space="preserve"> </w:t>
            </w:r>
            <w:r w:rsidRPr="003310CD">
              <w:t>때문에</w:t>
            </w:r>
            <w:r w:rsidRPr="003310CD">
              <w:t xml:space="preserve"> + trần thuật</w:t>
            </w:r>
          </w:p>
        </w:tc>
      </w:tr>
      <w:tr w:rsidR="003310CD" w:rsidRPr="003310CD" w14:paraId="240430D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2234BA2" w14:textId="77777777" w:rsidR="003310CD" w:rsidRPr="003310CD" w:rsidRDefault="003310CD" w:rsidP="003310CD">
            <w:r w:rsidRPr="003310CD">
              <w:rPr>
                <w:b/>
                <w:bCs/>
              </w:rPr>
              <w:t>에게</w:t>
            </w:r>
            <w:r w:rsidRPr="003310CD">
              <w:t> vs </w:t>
            </w:r>
            <w:r w:rsidRPr="003310CD">
              <w:rPr>
                <w:b/>
                <w:bCs/>
              </w:rPr>
              <w:t>한테</w:t>
            </w:r>
            <w:r w:rsidRPr="003310CD">
              <w:t> vs </w:t>
            </w:r>
            <w:r w:rsidRPr="003310CD">
              <w:rPr>
                <w:b/>
                <w:bCs/>
              </w:rPr>
              <w:t>께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F192DF1" w14:textId="77777777" w:rsidR="003310CD" w:rsidRPr="003310CD" w:rsidRDefault="003310CD" w:rsidP="003310CD">
            <w:r w:rsidRPr="003310CD">
              <w:t>에게</w:t>
            </w:r>
            <w:r w:rsidRPr="003310CD">
              <w:t xml:space="preserve"> = viết, </w:t>
            </w:r>
            <w:r w:rsidRPr="003310CD">
              <w:t>한테</w:t>
            </w:r>
            <w:r w:rsidRPr="003310CD">
              <w:t xml:space="preserve"> = nói, </w:t>
            </w:r>
            <w:r w:rsidRPr="003310CD">
              <w:t>께</w:t>
            </w:r>
            <w:r w:rsidRPr="003310CD">
              <w:t xml:space="preserve"> = kính ngữ</w:t>
            </w:r>
          </w:p>
        </w:tc>
      </w:tr>
      <w:tr w:rsidR="003310CD" w:rsidRPr="003310CD" w14:paraId="2D6E04A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FD2CB73" w14:textId="77777777" w:rsidR="003310CD" w:rsidRPr="003310CD" w:rsidRDefault="003310CD" w:rsidP="003310CD">
            <w:r w:rsidRPr="003310CD">
              <w:rPr>
                <w:b/>
                <w:bCs/>
              </w:rPr>
              <w:t>(</w:t>
            </w:r>
            <w:r w:rsidRPr="003310CD">
              <w:rPr>
                <w:b/>
                <w:bCs/>
              </w:rPr>
              <w:t>으</w:t>
            </w:r>
            <w:r w:rsidRPr="003310CD">
              <w:rPr>
                <w:b/>
                <w:bCs/>
              </w:rPr>
              <w:t>)</w:t>
            </w:r>
            <w:r w:rsidRPr="003310CD">
              <w:rPr>
                <w:b/>
                <w:bCs/>
              </w:rPr>
              <w:t>ㄹ게요</w:t>
            </w:r>
            <w:r w:rsidRPr="003310CD">
              <w:t> vs </w:t>
            </w:r>
            <w:r w:rsidRPr="003310CD">
              <w:rPr>
                <w:b/>
                <w:bCs/>
              </w:rPr>
              <w:t>(</w:t>
            </w:r>
            <w:r w:rsidRPr="003310CD">
              <w:rPr>
                <w:b/>
                <w:bCs/>
              </w:rPr>
              <w:t>으</w:t>
            </w:r>
            <w:r w:rsidRPr="003310CD">
              <w:rPr>
                <w:b/>
                <w:bCs/>
              </w:rPr>
              <w:t>)</w:t>
            </w:r>
            <w:r w:rsidRPr="003310CD">
              <w:rPr>
                <w:b/>
                <w:bCs/>
              </w:rPr>
              <w:t>ㄹ래요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4D3D3B7" w14:textId="77777777" w:rsidR="003310CD" w:rsidRPr="003310CD" w:rsidRDefault="003310CD" w:rsidP="003310CD">
            <w:r w:rsidRPr="003310CD">
              <w:t>ㄹ게요</w:t>
            </w:r>
            <w:r w:rsidRPr="003310CD">
              <w:t xml:space="preserve"> = cam kết với người nghe ("tôi sẽ làm vì bạn"), </w:t>
            </w:r>
            <w:r w:rsidRPr="003310CD">
              <w:t>ㄹ래요</w:t>
            </w:r>
            <w:r w:rsidRPr="003310CD">
              <w:t xml:space="preserve"> = ý muốn cá nhân</w:t>
            </w:r>
          </w:p>
        </w:tc>
      </w:tr>
    </w:tbl>
    <w:p w14:paraId="70B42C3D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🟡</w:t>
      </w:r>
      <w:r w:rsidRPr="003310CD">
        <w:rPr>
          <w:b/>
          <w:bCs/>
        </w:rPr>
        <w:t xml:space="preserve"> Mẹo làm bài TOPIK I</w:t>
      </w:r>
    </w:p>
    <w:p w14:paraId="4B121041" w14:textId="77777777" w:rsidR="003310CD" w:rsidRPr="003310CD" w:rsidRDefault="003310CD" w:rsidP="003310CD">
      <w:pPr>
        <w:numPr>
          <w:ilvl w:val="0"/>
          <w:numId w:val="35"/>
        </w:numPr>
      </w:pPr>
      <w:r w:rsidRPr="003310CD">
        <w:rPr>
          <w:b/>
          <w:bCs/>
        </w:rPr>
        <w:t>Nghe hiểu:</w:t>
      </w:r>
      <w:r w:rsidRPr="003310CD">
        <w:t xml:space="preserve"> Các trợ từ </w:t>
      </w:r>
      <w:r w:rsidRPr="003310CD">
        <w:t>에</w:t>
      </w:r>
      <w:r w:rsidRPr="003310CD">
        <w:t>/</w:t>
      </w:r>
      <w:r w:rsidRPr="003310CD">
        <w:t>에서</w:t>
      </w:r>
      <w:r w:rsidRPr="003310CD">
        <w:t xml:space="preserve">, </w:t>
      </w:r>
      <w:r w:rsidRPr="003310CD">
        <w:t>한테</w:t>
      </w:r>
      <w:r w:rsidRPr="003310CD">
        <w:t>/</w:t>
      </w:r>
      <w:r w:rsidRPr="003310CD">
        <w:t>께</w:t>
      </w:r>
      <w:r w:rsidRPr="003310CD">
        <w:t xml:space="preserve"> thường bị nuốt âm khi nghe — tập nghe kỹ phần đuôi danh từ.</w:t>
      </w:r>
    </w:p>
    <w:p w14:paraId="0F065D44" w14:textId="77777777" w:rsidR="003310CD" w:rsidRPr="003310CD" w:rsidRDefault="003310CD" w:rsidP="003310CD">
      <w:pPr>
        <w:numPr>
          <w:ilvl w:val="0"/>
          <w:numId w:val="35"/>
        </w:numPr>
      </w:pPr>
      <w:r w:rsidRPr="003310CD">
        <w:rPr>
          <w:b/>
          <w:bCs/>
        </w:rPr>
        <w:t>Đọc hiểu:</w:t>
      </w:r>
      <w:r w:rsidRPr="003310CD">
        <w:t> Câu hỏi thường khai thác </w:t>
      </w:r>
      <w:r w:rsidRPr="003310CD">
        <w:rPr>
          <w:b/>
          <w:bCs/>
        </w:rPr>
        <w:t>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ㄴ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것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같다</w:t>
      </w:r>
      <w:r w:rsidRPr="003310CD">
        <w:rPr>
          <w:b/>
          <w:bCs/>
        </w:rPr>
        <w:t xml:space="preserve"> vs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ㄹ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것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같다</w:t>
      </w:r>
      <w:r w:rsidRPr="003310CD">
        <w:t> (hiện tại vs tương lai).</w:t>
      </w:r>
    </w:p>
    <w:p w14:paraId="0234B068" w14:textId="77777777" w:rsidR="003310CD" w:rsidRPr="003310CD" w:rsidRDefault="003310CD" w:rsidP="003310CD">
      <w:pPr>
        <w:numPr>
          <w:ilvl w:val="0"/>
          <w:numId w:val="35"/>
        </w:numPr>
      </w:pPr>
      <w:r w:rsidRPr="003310CD">
        <w:rPr>
          <w:b/>
          <w:bCs/>
        </w:rPr>
        <w:t>Ưu tiên học:</w:t>
      </w:r>
      <w:r w:rsidRPr="003310CD">
        <w:t> Trong 84 cấu trúc này, </w:t>
      </w:r>
      <w:r w:rsidRPr="003310CD">
        <w:rPr>
          <w:b/>
          <w:bCs/>
        </w:rPr>
        <w:t>30 cấu trúc từ No.29–68</w:t>
      </w:r>
      <w:r w:rsidRPr="003310CD">
        <w:t> xuất hiện nhiều nhất trong đề Reading.</w:t>
      </w:r>
    </w:p>
    <w:p w14:paraId="3A6029D3" w14:textId="77777777" w:rsidR="003310CD" w:rsidRPr="003310CD" w:rsidRDefault="003310CD" w:rsidP="003310CD">
      <w:pPr>
        <w:numPr>
          <w:ilvl w:val="0"/>
          <w:numId w:val="35"/>
        </w:numPr>
      </w:pPr>
      <w:r w:rsidRPr="003310CD">
        <w:rPr>
          <w:b/>
          <w:bCs/>
        </w:rPr>
        <w:t>Kính ngữ:</w:t>
      </w:r>
      <w:r w:rsidRPr="003310CD">
        <w:t xml:space="preserve"> Nhớ bộ ba: </w:t>
      </w:r>
      <w:r w:rsidRPr="003310CD">
        <w:t>에게</w:t>
      </w:r>
      <w:r w:rsidRPr="003310CD">
        <w:t>→</w:t>
      </w:r>
      <w:r w:rsidRPr="003310CD">
        <w:t>께</w:t>
      </w:r>
      <w:r w:rsidRPr="003310CD">
        <w:t xml:space="preserve">, </w:t>
      </w:r>
      <w:r w:rsidRPr="003310CD">
        <w:t>주다</w:t>
      </w:r>
      <w:r w:rsidRPr="003310CD">
        <w:t>→</w:t>
      </w:r>
      <w:r w:rsidRPr="003310CD">
        <w:t>드리다</w:t>
      </w:r>
      <w:r w:rsidRPr="003310CD">
        <w:t xml:space="preserve">, </w:t>
      </w:r>
      <w:r w:rsidRPr="003310CD">
        <w:t>먹다</w:t>
      </w:r>
      <w:r w:rsidRPr="003310CD">
        <w:t>→</w:t>
      </w:r>
      <w:r w:rsidRPr="003310CD">
        <w:t>드시다</w:t>
      </w:r>
      <w:r w:rsidRPr="003310CD">
        <w:t xml:space="preserve"> — thường ra câu hỏi điền chỗ trống.</w:t>
      </w:r>
    </w:p>
    <w:p w14:paraId="1631454B" w14:textId="77777777" w:rsidR="003310CD" w:rsidRPr="003310CD" w:rsidRDefault="003310CD" w:rsidP="003310CD">
      <w:r w:rsidRPr="003310CD">
        <w:pict w14:anchorId="118FCC31">
          <v:rect id="_x0000_i2783" style="width:0;height:0" o:hralign="center" o:hrstd="t" o:hr="t" fillcolor="#a0a0a0" stroked="f"/>
        </w:pict>
      </w:r>
    </w:p>
    <w:p w14:paraId="7B3C1D38" w14:textId="77777777" w:rsidR="003310CD" w:rsidRPr="003310CD" w:rsidRDefault="003310CD" w:rsidP="003310CD">
      <w:pPr>
        <w:rPr>
          <w:b/>
          <w:bCs/>
        </w:rPr>
      </w:pPr>
      <w:r w:rsidRPr="003310CD">
        <w:rPr>
          <w:b/>
          <w:bCs/>
        </w:rPr>
        <w:t xml:space="preserve">6. </w:t>
      </w:r>
      <w:r w:rsidRPr="003310CD">
        <w:rPr>
          <w:rFonts w:ascii="Segoe UI Emoji" w:hAnsi="Segoe UI Emoji" w:cs="Segoe UI Emoji"/>
          <w:b/>
          <w:bCs/>
        </w:rPr>
        <w:t>📝</w:t>
      </w:r>
      <w:r w:rsidRPr="003310CD">
        <w:rPr>
          <w:b/>
          <w:bCs/>
        </w:rPr>
        <w:t xml:space="preserve"> Bài Tập Củng Cố</w:t>
      </w:r>
    </w:p>
    <w:p w14:paraId="4C39D86A" w14:textId="77777777" w:rsidR="003310CD" w:rsidRPr="003310CD" w:rsidRDefault="003310CD" w:rsidP="003310CD">
      <w:r w:rsidRPr="003310CD">
        <w:rPr>
          <w:i/>
          <w:iCs/>
        </w:rPr>
        <w:t>(Gõ "ra bài tập" nếu bạn muốn mình tạo 5–10 câu trắc nghiệm hoặc điền vào chỗ trống từ 84 cấu trúc trên, hoặc chỉ định nhóm ngữ pháp muốn luyện!)</w:t>
      </w:r>
    </w:p>
    <w:p w14:paraId="62304A13" w14:textId="77777777" w:rsidR="003310CD" w:rsidRPr="003310CD" w:rsidRDefault="003310CD" w:rsidP="003310CD">
      <w:r w:rsidRPr="003310CD">
        <w:pict w14:anchorId="549922A1">
          <v:rect id="_x0000_i2784" style="width:0;height:0" o:hralign="center" o:hrstd="t" o:hr="t" fillcolor="#a0a0a0" stroked="f"/>
        </w:pict>
      </w:r>
    </w:p>
    <w:p w14:paraId="7196A67F" w14:textId="77777777" w:rsidR="003310CD" w:rsidRPr="003310CD" w:rsidRDefault="003310CD" w:rsidP="003310CD">
      <w:r w:rsidRPr="003310CD">
        <w:rPr>
          <w:rFonts w:ascii="Segoe UI Emoji" w:hAnsi="Segoe UI Emoji" w:cs="Segoe UI Emoji"/>
        </w:rPr>
        <w:lastRenderedPageBreak/>
        <w:t>💬</w:t>
      </w:r>
      <w:r w:rsidRPr="003310CD">
        <w:t> </w:t>
      </w:r>
      <w:r w:rsidRPr="003310CD">
        <w:rPr>
          <w:b/>
          <w:bCs/>
        </w:rPr>
        <w:t>Gợi ý bước tiếp theo:</w:t>
      </w:r>
      <w:r w:rsidRPr="003310CD">
        <w:t> Bạn muốn đi sâu vào nhóm nào? Ví dụ: </w:t>
      </w:r>
      <w:r w:rsidRPr="003310CD">
        <w:rPr>
          <w:i/>
          <w:iCs/>
        </w:rPr>
        <w:t>"Phân tích kỹ nhóm trợ từ"</w:t>
      </w:r>
      <w:r w:rsidRPr="003310CD">
        <w:t>, </w:t>
      </w:r>
      <w:r w:rsidRPr="003310CD">
        <w:rPr>
          <w:i/>
          <w:iCs/>
        </w:rPr>
        <w:t>"Ra bài tập về (</w:t>
      </w:r>
      <w:r w:rsidRPr="003310CD">
        <w:rPr>
          <w:i/>
          <w:iCs/>
        </w:rPr>
        <w:t>으</w:t>
      </w:r>
      <w:r w:rsidRPr="003310CD">
        <w:rPr>
          <w:i/>
          <w:iCs/>
        </w:rPr>
        <w:t>)</w:t>
      </w:r>
      <w:r w:rsidRPr="003310CD">
        <w:rPr>
          <w:i/>
          <w:iCs/>
        </w:rPr>
        <w:t>면</w:t>
      </w:r>
      <w:r w:rsidRPr="003310CD">
        <w:rPr>
          <w:i/>
          <w:iCs/>
        </w:rPr>
        <w:t xml:space="preserve"> và (</w:t>
      </w:r>
      <w:r w:rsidRPr="003310CD">
        <w:rPr>
          <w:i/>
          <w:iCs/>
        </w:rPr>
        <w:t>으</w:t>
      </w:r>
      <w:r w:rsidRPr="003310CD">
        <w:rPr>
          <w:i/>
          <w:iCs/>
        </w:rPr>
        <w:t>)</w:t>
      </w:r>
      <w:r w:rsidRPr="003310CD">
        <w:rPr>
          <w:i/>
          <w:iCs/>
        </w:rPr>
        <w:t>니까</w:t>
      </w:r>
      <w:r w:rsidRPr="003310CD">
        <w:rPr>
          <w:i/>
          <w:iCs/>
        </w:rPr>
        <w:t>"</w:t>
      </w:r>
      <w:r w:rsidRPr="003310CD">
        <w:t>, hoặc </w:t>
      </w:r>
      <w:r w:rsidRPr="003310CD">
        <w:rPr>
          <w:i/>
          <w:iCs/>
        </w:rPr>
        <w:t>"Tổng hợp flashcard từ vựng theo chủ đề"</w:t>
      </w:r>
      <w:r w:rsidRPr="003310CD">
        <w:t>.</w:t>
      </w:r>
    </w:p>
    <w:p w14:paraId="3B7E500C" w14:textId="77777777" w:rsidR="003310CD" w:rsidRPr="003310CD" w:rsidRDefault="003310CD" w:rsidP="003310CD">
      <w:r w:rsidRPr="003310CD">
        <w:t>đi vào từng ngữ pháp một nhé để t hiểu sâu nhé</w:t>
      </w:r>
    </w:p>
    <w:p w14:paraId="77D1A436" w14:textId="77777777" w:rsidR="003310CD" w:rsidRPr="003310CD" w:rsidRDefault="003310CD" w:rsidP="003310CD">
      <w:r w:rsidRPr="003310CD">
        <w:t>Apr 10</w:t>
      </w:r>
    </w:p>
    <w:p w14:paraId="4095B33D" w14:textId="77777777" w:rsidR="003310CD" w:rsidRPr="003310CD" w:rsidRDefault="003310CD" w:rsidP="003310CD">
      <w:r w:rsidRPr="003310CD">
        <w:t>Orchestrated systematic grammar exploration strategy</w:t>
      </w:r>
    </w:p>
    <w:p w14:paraId="4A09FC4F" w14:textId="77777777" w:rsidR="003310CD" w:rsidRPr="003310CD" w:rsidRDefault="003310CD" w:rsidP="003310CD">
      <w:r w:rsidRPr="003310CD">
        <w:t>Orchestrated systematic grammar exploration strategy</w:t>
      </w:r>
    </w:p>
    <w:p w14:paraId="7C2131AC" w14:textId="77777777" w:rsidR="003310CD" w:rsidRPr="003310CD" w:rsidRDefault="003310CD" w:rsidP="003310CD">
      <w:r w:rsidRPr="003310CD">
        <w:t>Được, mình sẽ đi từng cái một thật chi tiết! Nhưng trước khi bắt đầu, cho mình hỏi nhanh để dạy đúng theo nhu cầu của bạn nhé:</w:t>
      </w:r>
    </w:p>
    <w:p w14:paraId="207B7E8F" w14:textId="77777777" w:rsidR="003310CD" w:rsidRPr="003310CD" w:rsidRDefault="003310CD" w:rsidP="003310CD">
      <w:r w:rsidRPr="003310CD">
        <w:t xml:space="preserve">Q: Bạn muốn bắt đầu từ đâu? A: Từ đầu (No.1 — </w:t>
      </w:r>
      <w:r w:rsidRPr="003310CD">
        <w:t>이</w:t>
      </w:r>
      <w:r w:rsidRPr="003310CD">
        <w:t>/</w:t>
      </w:r>
      <w:r w:rsidRPr="003310CD">
        <w:t>가</w:t>
      </w:r>
      <w:r w:rsidRPr="003310CD">
        <w:t>)</w:t>
      </w:r>
    </w:p>
    <w:p w14:paraId="3CB2FD28" w14:textId="77777777" w:rsidR="003310CD" w:rsidRPr="003310CD" w:rsidRDefault="003310CD" w:rsidP="003310CD">
      <w:r w:rsidRPr="003310CD">
        <w:t>Q: Mỗi ngữ pháp bạn muốn học theo kiểu nào? A: Giải thích kỹ + nhiều ví dụ</w:t>
      </w:r>
    </w:p>
    <w:p w14:paraId="39A6ACC4" w14:textId="77777777" w:rsidR="003310CD" w:rsidRPr="003310CD" w:rsidRDefault="003310CD" w:rsidP="003310CD">
      <w:r w:rsidRPr="003310CD">
        <w:t>Q: Mỗi lần mình dạy bao nhiêu ngữ pháp? A: 3 cái cùng nhóm</w:t>
      </w:r>
    </w:p>
    <w:p w14:paraId="4A3EAEBF" w14:textId="77777777" w:rsidR="003310CD" w:rsidRPr="003310CD" w:rsidRDefault="003310CD" w:rsidP="003310CD">
      <w:r w:rsidRPr="003310CD">
        <w:t>Apr 10</w:t>
      </w:r>
    </w:p>
    <w:p w14:paraId="61C2C388" w14:textId="77777777" w:rsidR="003310CD" w:rsidRPr="003310CD" w:rsidRDefault="003310CD" w:rsidP="003310CD">
      <w:r w:rsidRPr="003310CD">
        <w:t>Orchestrated structured Korean grammar curriculum with thematic grouping</w:t>
      </w:r>
    </w:p>
    <w:p w14:paraId="07D412B3" w14:textId="77777777" w:rsidR="003310CD" w:rsidRPr="003310CD" w:rsidRDefault="003310CD" w:rsidP="003310CD">
      <w:r w:rsidRPr="003310CD">
        <w:t>Orchestrated structured Korean grammar curriculum with thematic grouping</w:t>
      </w:r>
    </w:p>
    <w:p w14:paraId="6DDE0BC8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📚</w:t>
      </w:r>
      <w:r w:rsidRPr="003310CD">
        <w:rPr>
          <w:b/>
          <w:bCs/>
        </w:rPr>
        <w:t xml:space="preserve"> Bài 1 — Trợ Từ Cơ Bản (No.1, 2, 3)</w:t>
      </w:r>
    </w:p>
    <w:p w14:paraId="7A76DEAE" w14:textId="77777777" w:rsidR="003310CD" w:rsidRPr="003310CD" w:rsidRDefault="003310CD" w:rsidP="003310CD">
      <w:r w:rsidRPr="003310CD">
        <w:rPr>
          <w:b/>
          <w:bCs/>
        </w:rPr>
        <w:t>이</w:t>
      </w:r>
      <w:r w:rsidRPr="003310CD">
        <w:rPr>
          <w:b/>
          <w:bCs/>
        </w:rPr>
        <w:t>/</w:t>
      </w:r>
      <w:r w:rsidRPr="003310CD">
        <w:rPr>
          <w:b/>
          <w:bCs/>
        </w:rPr>
        <w:t>가</w:t>
      </w:r>
      <w:r w:rsidRPr="003310CD">
        <w:t> · </w:t>
      </w:r>
      <w:r w:rsidRPr="003310CD">
        <w:rPr>
          <w:b/>
          <w:bCs/>
        </w:rPr>
        <w:t>은</w:t>
      </w:r>
      <w:r w:rsidRPr="003310CD">
        <w:rPr>
          <w:b/>
          <w:bCs/>
        </w:rPr>
        <w:t>/</w:t>
      </w:r>
      <w:r w:rsidRPr="003310CD">
        <w:rPr>
          <w:b/>
          <w:bCs/>
        </w:rPr>
        <w:t>는</w:t>
      </w:r>
      <w:r w:rsidRPr="003310CD">
        <w:t> · </w:t>
      </w:r>
      <w:r w:rsidRPr="003310CD">
        <w:rPr>
          <w:b/>
          <w:bCs/>
        </w:rPr>
        <w:t>을</w:t>
      </w:r>
      <w:r w:rsidRPr="003310CD">
        <w:rPr>
          <w:b/>
          <w:bCs/>
        </w:rPr>
        <w:t>/</w:t>
      </w:r>
      <w:r w:rsidRPr="003310CD">
        <w:rPr>
          <w:b/>
          <w:bCs/>
        </w:rPr>
        <w:t>를</w:t>
      </w:r>
      <w:r w:rsidRPr="003310CD">
        <w:t> Đây là 3 trợ từ </w:t>
      </w:r>
      <w:r w:rsidRPr="003310CD">
        <w:rPr>
          <w:b/>
          <w:bCs/>
        </w:rPr>
        <w:t>xuất hiện trong 100% câu tiếng Hàn</w:t>
      </w:r>
      <w:r w:rsidRPr="003310CD">
        <w:t> — hiểu sâu 3 cái này là nền tảng của mọi thứ.</w:t>
      </w:r>
    </w:p>
    <w:p w14:paraId="3D49B01F" w14:textId="77777777" w:rsidR="003310CD" w:rsidRPr="003310CD" w:rsidRDefault="003310CD" w:rsidP="003310CD">
      <w:r w:rsidRPr="003310CD">
        <w:pict w14:anchorId="11D2687C">
          <v:rect id="_x0000_i2785" style="width:0;height:0" o:hralign="center" o:hrstd="t" o:hr="t" fillcolor="#a0a0a0" stroked="f"/>
        </w:pict>
      </w:r>
    </w:p>
    <w:p w14:paraId="4EF6794A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🔷</w:t>
      </w:r>
      <w:r w:rsidRPr="003310CD">
        <w:rPr>
          <w:b/>
          <w:bCs/>
        </w:rPr>
        <w:t xml:space="preserve"> No.1 — </w:t>
      </w:r>
      <w:r w:rsidRPr="003310CD">
        <w:rPr>
          <w:b/>
          <w:bCs/>
        </w:rPr>
        <w:t>이</w:t>
      </w:r>
      <w:r w:rsidRPr="003310CD">
        <w:rPr>
          <w:b/>
          <w:bCs/>
        </w:rPr>
        <w:t>/</w:t>
      </w:r>
      <w:r w:rsidRPr="003310CD">
        <w:rPr>
          <w:b/>
          <w:bCs/>
        </w:rPr>
        <w:t>가</w:t>
      </w:r>
      <w:r w:rsidRPr="003310CD">
        <w:rPr>
          <w:b/>
          <w:bCs/>
        </w:rPr>
        <w:t xml:space="preserve"> (Trợ từ chủ ngữ)</w:t>
      </w:r>
    </w:p>
    <w:p w14:paraId="6097F887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Công thức</w:t>
      </w:r>
    </w:p>
    <w:p w14:paraId="41263B6B" w14:textId="77777777" w:rsidR="003310CD" w:rsidRPr="003310CD" w:rsidRDefault="003310CD" w:rsidP="003310CD">
      <w:r w:rsidRPr="003310CD">
        <w:t xml:space="preserve">Danh từ kết thúc bằng PHỤ ÂM + </w:t>
      </w:r>
      <w:r w:rsidRPr="003310CD">
        <w:t>이</w:t>
      </w:r>
    </w:p>
    <w:p w14:paraId="72C252AE" w14:textId="77777777" w:rsidR="003310CD" w:rsidRPr="003310CD" w:rsidRDefault="003310CD" w:rsidP="003310CD">
      <w:r w:rsidRPr="003310CD">
        <w:t xml:space="preserve">Danh từ kết thúc bằng NGUYÊN ÂM + </w:t>
      </w:r>
      <w:r w:rsidRPr="003310CD">
        <w:t>가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8"/>
        <w:gridCol w:w="3558"/>
      </w:tblGrid>
      <w:tr w:rsidR="003310CD" w:rsidRPr="003310CD" w14:paraId="6FB3F6A9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3EAE31C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Ví dụ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517736E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Giải thích</w:t>
            </w:r>
          </w:p>
        </w:tc>
      </w:tr>
      <w:tr w:rsidR="003310CD" w:rsidRPr="003310CD" w14:paraId="05705C4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60A97F8" w14:textId="77777777" w:rsidR="003310CD" w:rsidRPr="003310CD" w:rsidRDefault="003310CD" w:rsidP="003310CD">
            <w:r w:rsidRPr="003310CD">
              <w:t>책</w:t>
            </w:r>
            <w:r w:rsidRPr="003310CD">
              <w:t xml:space="preserve"> + </w:t>
            </w:r>
            <w:r w:rsidRPr="003310CD">
              <w:t>이</w:t>
            </w:r>
            <w:r w:rsidRPr="003310CD">
              <w:t xml:space="preserve"> → </w:t>
            </w:r>
            <w:r w:rsidRPr="003310CD">
              <w:rPr>
                <w:b/>
                <w:bCs/>
              </w:rPr>
              <w:t>책이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F74F88F" w14:textId="77777777" w:rsidR="003310CD" w:rsidRPr="003310CD" w:rsidRDefault="003310CD" w:rsidP="003310CD">
            <w:r w:rsidRPr="003310CD">
              <w:t>책</w:t>
            </w:r>
            <w:r w:rsidRPr="003310CD">
              <w:t xml:space="preserve"> kết thúc bằng </w:t>
            </w:r>
            <w:r w:rsidRPr="003310CD">
              <w:t>ㄱ</w:t>
            </w:r>
            <w:r w:rsidRPr="003310CD">
              <w:t xml:space="preserve"> (phụ âm)</w:t>
            </w:r>
          </w:p>
        </w:tc>
      </w:tr>
      <w:tr w:rsidR="003310CD" w:rsidRPr="003310CD" w14:paraId="0CB0310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2908022" w14:textId="77777777" w:rsidR="003310CD" w:rsidRPr="003310CD" w:rsidRDefault="003310CD" w:rsidP="003310CD">
            <w:r w:rsidRPr="003310CD">
              <w:lastRenderedPageBreak/>
              <w:t>의자</w:t>
            </w:r>
            <w:r w:rsidRPr="003310CD">
              <w:t xml:space="preserve"> + </w:t>
            </w:r>
            <w:r w:rsidRPr="003310CD">
              <w:t>가</w:t>
            </w:r>
            <w:r w:rsidRPr="003310CD">
              <w:t xml:space="preserve"> → </w:t>
            </w:r>
            <w:r w:rsidRPr="003310CD">
              <w:rPr>
                <w:b/>
                <w:bCs/>
              </w:rPr>
              <w:t>의자가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C90739D" w14:textId="77777777" w:rsidR="003310CD" w:rsidRPr="003310CD" w:rsidRDefault="003310CD" w:rsidP="003310CD">
            <w:r w:rsidRPr="003310CD">
              <w:t>의자</w:t>
            </w:r>
            <w:r w:rsidRPr="003310CD">
              <w:t xml:space="preserve"> kết thúc bằng </w:t>
            </w:r>
            <w:r w:rsidRPr="003310CD">
              <w:t>ㅏ</w:t>
            </w:r>
            <w:r w:rsidRPr="003310CD">
              <w:t xml:space="preserve"> (nguyên âm)</w:t>
            </w:r>
          </w:p>
        </w:tc>
      </w:tr>
      <w:tr w:rsidR="003310CD" w:rsidRPr="003310CD" w14:paraId="24C33BB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E553E44" w14:textId="77777777" w:rsidR="003310CD" w:rsidRPr="003310CD" w:rsidRDefault="003310CD" w:rsidP="003310CD">
            <w:r w:rsidRPr="003310CD">
              <w:t>이름</w:t>
            </w:r>
            <w:r w:rsidRPr="003310CD">
              <w:t xml:space="preserve"> + </w:t>
            </w:r>
            <w:r w:rsidRPr="003310CD">
              <w:t>이</w:t>
            </w:r>
            <w:r w:rsidRPr="003310CD">
              <w:t xml:space="preserve"> → </w:t>
            </w:r>
            <w:r w:rsidRPr="003310CD">
              <w:rPr>
                <w:b/>
                <w:bCs/>
              </w:rPr>
              <w:t>이름이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742B26A" w14:textId="77777777" w:rsidR="003310CD" w:rsidRPr="003310CD" w:rsidRDefault="003310CD" w:rsidP="003310CD">
            <w:r w:rsidRPr="003310CD">
              <w:t>이름</w:t>
            </w:r>
            <w:r w:rsidRPr="003310CD">
              <w:t xml:space="preserve"> kết thúc bằng </w:t>
            </w:r>
            <w:r w:rsidRPr="003310CD">
              <w:t>ㅁ</w:t>
            </w:r>
            <w:r w:rsidRPr="003310CD">
              <w:t xml:space="preserve"> (phụ âm)</w:t>
            </w:r>
          </w:p>
        </w:tc>
      </w:tr>
    </w:tbl>
    <w:p w14:paraId="70D69F96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Khi nào dùng </w:t>
      </w:r>
      <w:r w:rsidRPr="003310CD">
        <w:rPr>
          <w:b/>
          <w:bCs/>
        </w:rPr>
        <w:t>이</w:t>
      </w:r>
      <w:r w:rsidRPr="003310CD">
        <w:rPr>
          <w:b/>
          <w:bCs/>
        </w:rPr>
        <w:t>/</w:t>
      </w:r>
      <w:r w:rsidRPr="003310CD">
        <w:rPr>
          <w:b/>
          <w:bCs/>
        </w:rPr>
        <w:t>가</w:t>
      </w:r>
      <w:r w:rsidRPr="003310CD">
        <w:rPr>
          <w:b/>
          <w:bCs/>
        </w:rPr>
        <w:t>?</w:t>
      </w:r>
    </w:p>
    <w:p w14:paraId="74B541F6" w14:textId="77777777" w:rsidR="003310CD" w:rsidRPr="003310CD" w:rsidRDefault="003310CD" w:rsidP="003310CD">
      <w:r w:rsidRPr="003310CD">
        <w:rPr>
          <w:b/>
          <w:bCs/>
        </w:rPr>
        <w:t>① Giới thiệu thông tin MỚI — lần đầu nhắc đến</w:t>
      </w:r>
    </w:p>
    <w:p w14:paraId="68B07FF6" w14:textId="77777777" w:rsidR="003310CD" w:rsidRPr="003310CD" w:rsidRDefault="003310CD" w:rsidP="003310CD">
      <w:r w:rsidRPr="003310CD">
        <w:t>저기</w:t>
      </w:r>
      <w:r w:rsidRPr="003310CD">
        <w:t> </w:t>
      </w:r>
      <w:r w:rsidRPr="003310CD">
        <w:rPr>
          <w:b/>
          <w:bCs/>
        </w:rPr>
        <w:t>고양이가</w:t>
      </w:r>
      <w:r w:rsidRPr="003310CD">
        <w:t> </w:t>
      </w:r>
      <w:r w:rsidRPr="003310CD">
        <w:t>있어요</w:t>
      </w:r>
      <w:r w:rsidRPr="003310CD">
        <w:t>. — </w:t>
      </w:r>
      <w:r w:rsidRPr="003310CD">
        <w:rPr>
          <w:i/>
          <w:iCs/>
        </w:rPr>
        <w:t>Đằng kia có con mèo.</w:t>
      </w:r>
      <w:r w:rsidRPr="003310CD">
        <w:t> (lần đầu nhắc đến con mèo)</w:t>
      </w:r>
    </w:p>
    <w:p w14:paraId="5629FB79" w14:textId="77777777" w:rsidR="003310CD" w:rsidRPr="003310CD" w:rsidRDefault="003310CD" w:rsidP="003310CD">
      <w:r w:rsidRPr="003310CD">
        <w:rPr>
          <w:b/>
          <w:bCs/>
        </w:rPr>
        <w:t>② Nhấn mạnh vào CHÍNH CHỦ NGỮ đó (không phải ai khác)</w:t>
      </w:r>
    </w:p>
    <w:p w14:paraId="23A13B82" w14:textId="77777777" w:rsidR="003310CD" w:rsidRPr="003310CD" w:rsidRDefault="003310CD" w:rsidP="003310CD">
      <w:r w:rsidRPr="003310CD">
        <w:t>제</w:t>
      </w:r>
      <w:r w:rsidRPr="003310CD">
        <w:rPr>
          <w:b/>
          <w:bCs/>
        </w:rPr>
        <w:t>가</w:t>
      </w:r>
      <w:r w:rsidRPr="003310CD">
        <w:t> </w:t>
      </w:r>
      <w:r w:rsidRPr="003310CD">
        <w:t>했어요</w:t>
      </w:r>
      <w:r w:rsidRPr="003310CD">
        <w:t>. — </w:t>
      </w:r>
      <w:r w:rsidRPr="003310CD">
        <w:rPr>
          <w:i/>
          <w:iCs/>
        </w:rPr>
        <w:t>Tôi (chứ không phải người khác) đã làm.</w:t>
      </w:r>
    </w:p>
    <w:p w14:paraId="7B74A8F0" w14:textId="77777777" w:rsidR="003310CD" w:rsidRPr="003310CD" w:rsidRDefault="003310CD" w:rsidP="003310CD">
      <w:r w:rsidRPr="003310CD">
        <w:rPr>
          <w:b/>
          <w:bCs/>
        </w:rPr>
        <w:t>③ Câu hỏi / trả lời về danh tính</w:t>
      </w:r>
    </w:p>
    <w:p w14:paraId="458200AA" w14:textId="77777777" w:rsidR="003310CD" w:rsidRPr="003310CD" w:rsidRDefault="003310CD" w:rsidP="003310CD">
      <w:r w:rsidRPr="003310CD">
        <w:t>이름</w:t>
      </w:r>
      <w:r w:rsidRPr="003310CD">
        <w:rPr>
          <w:b/>
          <w:bCs/>
        </w:rPr>
        <w:t>이</w:t>
      </w:r>
      <w:r w:rsidRPr="003310CD">
        <w:t> </w:t>
      </w:r>
      <w:r w:rsidRPr="003310CD">
        <w:t>뭐예요</w:t>
      </w:r>
      <w:r w:rsidRPr="003310CD">
        <w:t>? — </w:t>
      </w:r>
      <w:r w:rsidRPr="003310CD">
        <w:rPr>
          <w:i/>
          <w:iCs/>
        </w:rPr>
        <w:t>Tên là gì?</w:t>
      </w:r>
      <w:r w:rsidRPr="003310CD">
        <w:t> </w:t>
      </w:r>
      <w:r w:rsidRPr="003310CD">
        <w:t>누</w:t>
      </w:r>
      <w:r w:rsidRPr="003310CD">
        <w:rPr>
          <w:b/>
          <w:bCs/>
        </w:rPr>
        <w:t>가</w:t>
      </w:r>
      <w:r w:rsidRPr="003310CD">
        <w:t> </w:t>
      </w:r>
      <w:r w:rsidRPr="003310CD">
        <w:t>왔어요</w:t>
      </w:r>
      <w:r w:rsidRPr="003310CD">
        <w:t>? — </w:t>
      </w:r>
      <w:r w:rsidRPr="003310CD">
        <w:rPr>
          <w:i/>
          <w:iCs/>
        </w:rPr>
        <w:t>Ai đến vậy?</w:t>
      </w:r>
    </w:p>
    <w:p w14:paraId="27604ECE" w14:textId="77777777" w:rsidR="003310CD" w:rsidRPr="003310CD" w:rsidRDefault="003310CD" w:rsidP="003310CD">
      <w:r w:rsidRPr="003310CD">
        <w:rPr>
          <w:b/>
          <w:bCs/>
        </w:rPr>
        <w:t>④ Sau tính từ / trạng thái tự nhiên</w:t>
      </w:r>
    </w:p>
    <w:p w14:paraId="34BBEE88" w14:textId="77777777" w:rsidR="003310CD" w:rsidRPr="003310CD" w:rsidRDefault="003310CD" w:rsidP="003310CD">
      <w:r w:rsidRPr="003310CD">
        <w:t>날씨</w:t>
      </w:r>
      <w:r w:rsidRPr="003310CD">
        <w:rPr>
          <w:b/>
          <w:bCs/>
        </w:rPr>
        <w:t>가</w:t>
      </w:r>
      <w:r w:rsidRPr="003310CD">
        <w:t> </w:t>
      </w:r>
      <w:r w:rsidRPr="003310CD">
        <w:t>좋아요</w:t>
      </w:r>
      <w:r w:rsidRPr="003310CD">
        <w:t>. — </w:t>
      </w:r>
      <w:r w:rsidRPr="003310CD">
        <w:rPr>
          <w:i/>
          <w:iCs/>
        </w:rPr>
        <w:t>Thời tiết đẹp.</w:t>
      </w:r>
      <w:r w:rsidRPr="003310CD">
        <w:t> </w:t>
      </w:r>
      <w:r w:rsidRPr="003310CD">
        <w:t>배</w:t>
      </w:r>
      <w:r w:rsidRPr="003310CD">
        <w:rPr>
          <w:b/>
          <w:bCs/>
        </w:rPr>
        <w:t>가</w:t>
      </w:r>
      <w:r w:rsidRPr="003310CD">
        <w:t> </w:t>
      </w:r>
      <w:r w:rsidRPr="003310CD">
        <w:t>고파요</w:t>
      </w:r>
      <w:r w:rsidRPr="003310CD">
        <w:t>. — </w:t>
      </w:r>
      <w:r w:rsidRPr="003310CD">
        <w:rPr>
          <w:i/>
          <w:iCs/>
        </w:rPr>
        <w:t>Bụng đói.</w:t>
      </w:r>
    </w:p>
    <w:p w14:paraId="28BAAC01" w14:textId="77777777" w:rsidR="003310CD" w:rsidRPr="003310CD" w:rsidRDefault="003310CD" w:rsidP="003310CD">
      <w:r w:rsidRPr="003310CD">
        <w:pict w14:anchorId="4FFF2966">
          <v:rect id="_x0000_i2786" style="width:0;height:0" o:hralign="center" o:hrstd="t" o:hr="t" fillcolor="#a0a0a0" stroked="f"/>
        </w:pict>
      </w:r>
    </w:p>
    <w:p w14:paraId="1C65589D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🔷</w:t>
      </w:r>
      <w:r w:rsidRPr="003310CD">
        <w:rPr>
          <w:b/>
          <w:bCs/>
        </w:rPr>
        <w:t xml:space="preserve"> No.2 — </w:t>
      </w:r>
      <w:r w:rsidRPr="003310CD">
        <w:rPr>
          <w:b/>
          <w:bCs/>
        </w:rPr>
        <w:t>은</w:t>
      </w:r>
      <w:r w:rsidRPr="003310CD">
        <w:rPr>
          <w:b/>
          <w:bCs/>
        </w:rPr>
        <w:t>/</w:t>
      </w:r>
      <w:r w:rsidRPr="003310CD">
        <w:rPr>
          <w:b/>
          <w:bCs/>
        </w:rPr>
        <w:t>는</w:t>
      </w:r>
      <w:r w:rsidRPr="003310CD">
        <w:rPr>
          <w:b/>
          <w:bCs/>
        </w:rPr>
        <w:t xml:space="preserve"> (Trợ từ chủ đề)</w:t>
      </w:r>
    </w:p>
    <w:p w14:paraId="770545FD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Công thức</w:t>
      </w:r>
    </w:p>
    <w:p w14:paraId="205AFBA4" w14:textId="77777777" w:rsidR="003310CD" w:rsidRPr="003310CD" w:rsidRDefault="003310CD" w:rsidP="003310CD">
      <w:r w:rsidRPr="003310CD">
        <w:t xml:space="preserve">Danh từ kết thúc bằng PHỤ ÂM + </w:t>
      </w:r>
      <w:r w:rsidRPr="003310CD">
        <w:t>은</w:t>
      </w:r>
    </w:p>
    <w:p w14:paraId="5D747873" w14:textId="77777777" w:rsidR="003310CD" w:rsidRPr="003310CD" w:rsidRDefault="003310CD" w:rsidP="003310CD">
      <w:r w:rsidRPr="003310CD">
        <w:t xml:space="preserve">Danh từ kết thúc bằng NGUYÊN ÂM + </w:t>
      </w:r>
      <w:r w:rsidRPr="003310CD">
        <w:t>는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8"/>
        <w:gridCol w:w="3451"/>
      </w:tblGrid>
      <w:tr w:rsidR="003310CD" w:rsidRPr="003310CD" w14:paraId="04C2805E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83DC49E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Ví dụ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4ACD05E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Giải thích</w:t>
            </w:r>
          </w:p>
        </w:tc>
      </w:tr>
      <w:tr w:rsidR="003310CD" w:rsidRPr="003310CD" w14:paraId="4BFBF48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4C33DF0" w14:textId="77777777" w:rsidR="003310CD" w:rsidRPr="003310CD" w:rsidRDefault="003310CD" w:rsidP="003310CD">
            <w:r w:rsidRPr="003310CD">
              <w:t>저</w:t>
            </w:r>
            <w:r w:rsidRPr="003310CD">
              <w:t xml:space="preserve"> + </w:t>
            </w:r>
            <w:r w:rsidRPr="003310CD">
              <w:t>는</w:t>
            </w:r>
            <w:r w:rsidRPr="003310CD">
              <w:t xml:space="preserve"> → </w:t>
            </w:r>
            <w:r w:rsidRPr="003310CD">
              <w:rPr>
                <w:b/>
                <w:bCs/>
              </w:rPr>
              <w:t>저는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12BE4F9" w14:textId="77777777" w:rsidR="003310CD" w:rsidRPr="003310CD" w:rsidRDefault="003310CD" w:rsidP="003310CD">
            <w:r w:rsidRPr="003310CD">
              <w:t>저</w:t>
            </w:r>
            <w:r w:rsidRPr="003310CD">
              <w:t xml:space="preserve"> kết thúc bằng nguyên âm</w:t>
            </w:r>
          </w:p>
        </w:tc>
      </w:tr>
      <w:tr w:rsidR="003310CD" w:rsidRPr="003310CD" w14:paraId="2CA7D8B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BE1CC19" w14:textId="77777777" w:rsidR="003310CD" w:rsidRPr="003310CD" w:rsidRDefault="003310CD" w:rsidP="003310CD">
            <w:r w:rsidRPr="003310CD">
              <w:t>선생님</w:t>
            </w:r>
            <w:r w:rsidRPr="003310CD">
              <w:t xml:space="preserve"> + </w:t>
            </w:r>
            <w:r w:rsidRPr="003310CD">
              <w:t>은</w:t>
            </w:r>
            <w:r w:rsidRPr="003310CD">
              <w:t xml:space="preserve"> → </w:t>
            </w:r>
            <w:r w:rsidRPr="003310CD">
              <w:rPr>
                <w:b/>
                <w:bCs/>
              </w:rPr>
              <w:t>선생님은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05F8CC3" w14:textId="77777777" w:rsidR="003310CD" w:rsidRPr="003310CD" w:rsidRDefault="003310CD" w:rsidP="003310CD">
            <w:r w:rsidRPr="003310CD">
              <w:t>선생님</w:t>
            </w:r>
            <w:r w:rsidRPr="003310CD">
              <w:t xml:space="preserve"> kết thúc bằng </w:t>
            </w:r>
            <w:r w:rsidRPr="003310CD">
              <w:t>ㅁ</w:t>
            </w:r>
            <w:r w:rsidRPr="003310CD">
              <w:t xml:space="preserve"> (phụ âm)</w:t>
            </w:r>
          </w:p>
        </w:tc>
      </w:tr>
      <w:tr w:rsidR="003310CD" w:rsidRPr="003310CD" w14:paraId="02FF099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E3220C7" w14:textId="77777777" w:rsidR="003310CD" w:rsidRPr="003310CD" w:rsidRDefault="003310CD" w:rsidP="003310CD">
            <w:r w:rsidRPr="003310CD">
              <w:t>지하철</w:t>
            </w:r>
            <w:r w:rsidRPr="003310CD">
              <w:t xml:space="preserve"> + </w:t>
            </w:r>
            <w:r w:rsidRPr="003310CD">
              <w:t>은</w:t>
            </w:r>
            <w:r w:rsidRPr="003310CD">
              <w:t xml:space="preserve"> → </w:t>
            </w:r>
            <w:r w:rsidRPr="003310CD">
              <w:rPr>
                <w:b/>
                <w:bCs/>
              </w:rPr>
              <w:t>지하철은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4203787" w14:textId="77777777" w:rsidR="003310CD" w:rsidRPr="003310CD" w:rsidRDefault="003310CD" w:rsidP="003310CD">
            <w:r w:rsidRPr="003310CD">
              <w:t>지하철</w:t>
            </w:r>
            <w:r w:rsidRPr="003310CD">
              <w:t xml:space="preserve"> kết thúc bằng </w:t>
            </w:r>
            <w:r w:rsidRPr="003310CD">
              <w:t>ㄹ</w:t>
            </w:r>
            <w:r w:rsidRPr="003310CD">
              <w:t xml:space="preserve"> (phụ âm)</w:t>
            </w:r>
          </w:p>
        </w:tc>
      </w:tr>
    </w:tbl>
    <w:p w14:paraId="0D1FADA4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lastRenderedPageBreak/>
        <w:t>📌</w:t>
      </w:r>
      <w:r w:rsidRPr="003310CD">
        <w:rPr>
          <w:b/>
          <w:bCs/>
        </w:rPr>
        <w:t xml:space="preserve"> Khi nào dùng </w:t>
      </w:r>
      <w:r w:rsidRPr="003310CD">
        <w:rPr>
          <w:b/>
          <w:bCs/>
        </w:rPr>
        <w:t>은</w:t>
      </w:r>
      <w:r w:rsidRPr="003310CD">
        <w:rPr>
          <w:b/>
          <w:bCs/>
        </w:rPr>
        <w:t>/</w:t>
      </w:r>
      <w:r w:rsidRPr="003310CD">
        <w:rPr>
          <w:b/>
          <w:bCs/>
        </w:rPr>
        <w:t>는</w:t>
      </w:r>
      <w:r w:rsidRPr="003310CD">
        <w:rPr>
          <w:b/>
          <w:bCs/>
        </w:rPr>
        <w:t>?</w:t>
      </w:r>
    </w:p>
    <w:p w14:paraId="13552082" w14:textId="77777777" w:rsidR="003310CD" w:rsidRPr="003310CD" w:rsidRDefault="003310CD" w:rsidP="003310CD">
      <w:r w:rsidRPr="003310CD">
        <w:rPr>
          <w:b/>
          <w:bCs/>
        </w:rPr>
        <w:t>① Nói về chủ đề đã BIẾT RỒI hoặc đang bàn đến</w:t>
      </w:r>
    </w:p>
    <w:p w14:paraId="43CCE0FA" w14:textId="77777777" w:rsidR="003310CD" w:rsidRPr="003310CD" w:rsidRDefault="003310CD" w:rsidP="003310CD">
      <w:r w:rsidRPr="003310CD">
        <w:t>저</w:t>
      </w:r>
      <w:r w:rsidRPr="003310CD">
        <w:rPr>
          <w:b/>
          <w:bCs/>
        </w:rPr>
        <w:t>는</w:t>
      </w:r>
      <w:r w:rsidRPr="003310CD">
        <w:t> </w:t>
      </w:r>
      <w:r w:rsidRPr="003310CD">
        <w:t>미국사람이에요</w:t>
      </w:r>
      <w:r w:rsidRPr="003310CD">
        <w:t>. — </w:t>
      </w:r>
      <w:r w:rsidRPr="003310CD">
        <w:rPr>
          <w:i/>
          <w:iCs/>
        </w:rPr>
        <w:t>Tôi là người Mỹ.</w:t>
      </w:r>
      <w:r w:rsidRPr="003310CD">
        <w:t> (chủ đề "tôi" đã rõ trong ngữ cảnh)</w:t>
      </w:r>
    </w:p>
    <w:p w14:paraId="25DFA589" w14:textId="77777777" w:rsidR="003310CD" w:rsidRPr="003310CD" w:rsidRDefault="003310CD" w:rsidP="003310CD">
      <w:r w:rsidRPr="003310CD">
        <w:rPr>
          <w:b/>
          <w:bCs/>
        </w:rPr>
        <w:t>② So sánh / ĐỐI LẬP hai vế</w:t>
      </w:r>
    </w:p>
    <w:p w14:paraId="0FDE3850" w14:textId="77777777" w:rsidR="003310CD" w:rsidRPr="003310CD" w:rsidRDefault="003310CD" w:rsidP="003310CD">
      <w:r w:rsidRPr="003310CD">
        <w:t>저</w:t>
      </w:r>
      <w:r w:rsidRPr="003310CD">
        <w:rPr>
          <w:b/>
          <w:bCs/>
        </w:rPr>
        <w:t>는</w:t>
      </w:r>
      <w:r w:rsidRPr="003310CD">
        <w:t> </w:t>
      </w:r>
      <w:r w:rsidRPr="003310CD">
        <w:t>커피를</w:t>
      </w:r>
      <w:r w:rsidRPr="003310CD">
        <w:t xml:space="preserve"> </w:t>
      </w:r>
      <w:r w:rsidRPr="003310CD">
        <w:t>좋아해요</w:t>
      </w:r>
      <w:r w:rsidRPr="003310CD">
        <w:t xml:space="preserve">. </w:t>
      </w:r>
      <w:r w:rsidRPr="003310CD">
        <w:t>동생</w:t>
      </w:r>
      <w:r w:rsidRPr="003310CD">
        <w:rPr>
          <w:b/>
          <w:bCs/>
        </w:rPr>
        <w:t>은</w:t>
      </w:r>
      <w:r w:rsidRPr="003310CD">
        <w:t> </w:t>
      </w:r>
      <w:r w:rsidRPr="003310CD">
        <w:t>차를</w:t>
      </w:r>
      <w:r w:rsidRPr="003310CD">
        <w:t xml:space="preserve"> </w:t>
      </w:r>
      <w:r w:rsidRPr="003310CD">
        <w:t>좋아해요</w:t>
      </w:r>
      <w:r w:rsidRPr="003310CD">
        <w:t>. </w:t>
      </w:r>
      <w:r w:rsidRPr="003310CD">
        <w:rPr>
          <w:i/>
          <w:iCs/>
        </w:rPr>
        <w:t>Tôi thích cà phê. Em trai thích trà.</w:t>
      </w:r>
      <w:r w:rsidRPr="003310CD">
        <w:t> (đối lập rõ ràng)</w:t>
      </w:r>
    </w:p>
    <w:p w14:paraId="5B2309BC" w14:textId="77777777" w:rsidR="003310CD" w:rsidRPr="003310CD" w:rsidRDefault="003310CD" w:rsidP="003310CD">
      <w:r w:rsidRPr="003310CD">
        <w:rPr>
          <w:b/>
          <w:bCs/>
        </w:rPr>
        <w:t>③ Câu mang tính TỔNG QUÁT / quy tắc chung</w:t>
      </w:r>
    </w:p>
    <w:p w14:paraId="6A3965BC" w14:textId="77777777" w:rsidR="003310CD" w:rsidRPr="003310CD" w:rsidRDefault="003310CD" w:rsidP="003310CD">
      <w:r w:rsidRPr="003310CD">
        <w:t>지하철</w:t>
      </w:r>
      <w:r w:rsidRPr="003310CD">
        <w:rPr>
          <w:b/>
          <w:bCs/>
        </w:rPr>
        <w:t>은</w:t>
      </w:r>
      <w:r w:rsidRPr="003310CD">
        <w:t> </w:t>
      </w:r>
      <w:r w:rsidRPr="003310CD">
        <w:t>아침</w:t>
      </w:r>
      <w:r w:rsidRPr="003310CD">
        <w:t xml:space="preserve"> 5</w:t>
      </w:r>
      <w:r w:rsidRPr="003310CD">
        <w:t>시부터</w:t>
      </w:r>
      <w:r w:rsidRPr="003310CD">
        <w:t xml:space="preserve"> </w:t>
      </w:r>
      <w:r w:rsidRPr="003310CD">
        <w:t>운영해요</w:t>
      </w:r>
      <w:r w:rsidRPr="003310CD">
        <w:t>. — </w:t>
      </w:r>
      <w:r w:rsidRPr="003310CD">
        <w:rPr>
          <w:i/>
          <w:iCs/>
        </w:rPr>
        <w:t>Tàu điện ngầm hoạt động từ 5 giờ sáng.</w:t>
      </w:r>
    </w:p>
    <w:p w14:paraId="3700C17A" w14:textId="77777777" w:rsidR="003310CD" w:rsidRPr="003310CD" w:rsidRDefault="003310CD" w:rsidP="003310CD">
      <w:r w:rsidRPr="003310CD">
        <w:rPr>
          <w:b/>
          <w:bCs/>
        </w:rPr>
        <w:t>④ Phủ định nhẹ nhàng, lịch sự</w:t>
      </w:r>
    </w:p>
    <w:p w14:paraId="330B398A" w14:textId="77777777" w:rsidR="003310CD" w:rsidRPr="003310CD" w:rsidRDefault="003310CD" w:rsidP="003310CD">
      <w:r w:rsidRPr="003310CD">
        <w:t>선생님</w:t>
      </w:r>
      <w:r w:rsidRPr="003310CD">
        <w:rPr>
          <w:b/>
          <w:bCs/>
        </w:rPr>
        <w:t>은</w:t>
      </w:r>
      <w:r w:rsidRPr="003310CD">
        <w:t> </w:t>
      </w:r>
      <w:r w:rsidRPr="003310CD">
        <w:t>지금</w:t>
      </w:r>
      <w:r w:rsidRPr="003310CD">
        <w:t xml:space="preserve"> </w:t>
      </w:r>
      <w:r w:rsidRPr="003310CD">
        <w:t>안</w:t>
      </w:r>
      <w:r w:rsidRPr="003310CD">
        <w:t xml:space="preserve"> </w:t>
      </w:r>
      <w:r w:rsidRPr="003310CD">
        <w:t>계세요</w:t>
      </w:r>
      <w:r w:rsidRPr="003310CD">
        <w:t>. — </w:t>
      </w:r>
      <w:r w:rsidRPr="003310CD">
        <w:rPr>
          <w:i/>
          <w:iCs/>
        </w:rPr>
        <w:t>Giáo viên hiện không có ở đây.</w:t>
      </w:r>
    </w:p>
    <w:p w14:paraId="50AB4344" w14:textId="77777777" w:rsidR="003310CD" w:rsidRPr="003310CD" w:rsidRDefault="003310CD" w:rsidP="003310CD">
      <w:r w:rsidRPr="003310CD">
        <w:pict w14:anchorId="0AE40B6B">
          <v:rect id="_x0000_i2787" style="width:0;height:0" o:hralign="center" o:hrstd="t" o:hr="t" fillcolor="#a0a0a0" stroked="f"/>
        </w:pict>
      </w:r>
    </w:p>
    <w:p w14:paraId="55406344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🔶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이</w:t>
      </w:r>
      <w:r w:rsidRPr="003310CD">
        <w:rPr>
          <w:b/>
          <w:bCs/>
        </w:rPr>
        <w:t>/</w:t>
      </w:r>
      <w:r w:rsidRPr="003310CD">
        <w:rPr>
          <w:b/>
          <w:bCs/>
        </w:rPr>
        <w:t>가</w:t>
      </w:r>
      <w:r w:rsidRPr="003310CD">
        <w:rPr>
          <w:b/>
          <w:bCs/>
        </w:rPr>
        <w:t xml:space="preserve"> vs </w:t>
      </w:r>
      <w:r w:rsidRPr="003310CD">
        <w:rPr>
          <w:b/>
          <w:bCs/>
        </w:rPr>
        <w:t>은</w:t>
      </w:r>
      <w:r w:rsidRPr="003310CD">
        <w:rPr>
          <w:b/>
          <w:bCs/>
        </w:rPr>
        <w:t>/</w:t>
      </w:r>
      <w:r w:rsidRPr="003310CD">
        <w:rPr>
          <w:b/>
          <w:bCs/>
        </w:rPr>
        <w:t>는</w:t>
      </w:r>
      <w:r w:rsidRPr="003310CD">
        <w:rPr>
          <w:b/>
          <w:bCs/>
        </w:rPr>
        <w:t xml:space="preserve"> — So Sánh Trực Tiếp</w:t>
      </w:r>
    </w:p>
    <w:p w14:paraId="222D0032" w14:textId="77777777" w:rsidR="003310CD" w:rsidRPr="003310CD" w:rsidRDefault="003310CD" w:rsidP="003310CD">
      <w:r w:rsidRPr="003310CD">
        <w:t>Đây là cặp </w:t>
      </w:r>
      <w:r w:rsidRPr="003310CD">
        <w:rPr>
          <w:b/>
          <w:bCs/>
        </w:rPr>
        <w:t>dễ nhầm nhất trong TOPIK I</w:t>
      </w:r>
      <w:r w:rsidRPr="003310CD">
        <w:t>. Xem cùng 1 tình huống: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6997"/>
      </w:tblGrid>
      <w:tr w:rsidR="003310CD" w:rsidRPr="003310CD" w14:paraId="387637AA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36D457F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Câu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20FEFFC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Ý nghĩa thực sự</w:t>
            </w:r>
          </w:p>
        </w:tc>
      </w:tr>
      <w:tr w:rsidR="003310CD" w:rsidRPr="003310CD" w14:paraId="00AD145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A42598A" w14:textId="77777777" w:rsidR="003310CD" w:rsidRPr="003310CD" w:rsidRDefault="003310CD" w:rsidP="003310CD">
            <w:r w:rsidRPr="003310CD">
              <w:rPr>
                <w:b/>
                <w:bCs/>
              </w:rPr>
              <w:t>고양이가</w:t>
            </w:r>
            <w:r w:rsidRPr="003310CD">
              <w:t> </w:t>
            </w:r>
            <w:r w:rsidRPr="003310CD">
              <w:t>귀여워요</w:t>
            </w:r>
            <w:r w:rsidRPr="003310CD">
              <w:t>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E71D960" w14:textId="77777777" w:rsidR="003310CD" w:rsidRPr="003310CD" w:rsidRDefault="003310CD" w:rsidP="003310CD">
            <w:r w:rsidRPr="003310CD">
              <w:rPr>
                <w:i/>
                <w:iCs/>
              </w:rPr>
              <w:t>Con mèo (cụ thể con mèo đó) thật dễ thương</w:t>
            </w:r>
            <w:r w:rsidRPr="003310CD">
              <w:t> — nhấn mạnh chủ ngữ</w:t>
            </w:r>
          </w:p>
        </w:tc>
      </w:tr>
      <w:tr w:rsidR="003310CD" w:rsidRPr="003310CD" w14:paraId="30A98EC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AF206A1" w14:textId="77777777" w:rsidR="003310CD" w:rsidRPr="003310CD" w:rsidRDefault="003310CD" w:rsidP="003310CD">
            <w:r w:rsidRPr="003310CD">
              <w:rPr>
                <w:b/>
                <w:bCs/>
              </w:rPr>
              <w:t>고양이는</w:t>
            </w:r>
            <w:r w:rsidRPr="003310CD">
              <w:t> </w:t>
            </w:r>
            <w:r w:rsidRPr="003310CD">
              <w:t>귀여워요</w:t>
            </w:r>
            <w:r w:rsidRPr="003310CD">
              <w:t>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1F50ABC" w14:textId="77777777" w:rsidR="003310CD" w:rsidRPr="003310CD" w:rsidRDefault="003310CD" w:rsidP="003310CD">
            <w:r w:rsidRPr="003310CD">
              <w:rPr>
                <w:i/>
                <w:iCs/>
              </w:rPr>
              <w:t>Mèo (nói chung) thì dễ thương</w:t>
            </w:r>
            <w:r w:rsidRPr="003310CD">
              <w:t> — nhận xét tổng quát</w:t>
            </w:r>
          </w:p>
        </w:tc>
      </w:tr>
      <w:tr w:rsidR="003310CD" w:rsidRPr="003310CD" w14:paraId="74BC47F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3D7142A" w14:textId="77777777" w:rsidR="003310CD" w:rsidRPr="003310CD" w:rsidRDefault="003310CD" w:rsidP="003310CD">
            <w:r w:rsidRPr="003310CD">
              <w:rPr>
                <w:b/>
                <w:bCs/>
              </w:rPr>
              <w:t>제가</w:t>
            </w:r>
            <w:r w:rsidRPr="003310CD">
              <w:t> </w:t>
            </w:r>
            <w:r w:rsidRPr="003310CD">
              <w:t>먹었어요</w:t>
            </w:r>
            <w:r w:rsidRPr="003310CD">
              <w:t>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D2D7A5F" w14:textId="77777777" w:rsidR="003310CD" w:rsidRPr="003310CD" w:rsidRDefault="003310CD" w:rsidP="003310CD">
            <w:r w:rsidRPr="003310CD">
              <w:rPr>
                <w:i/>
                <w:iCs/>
              </w:rPr>
              <w:t>Tôi (chứ không phải ai khác) đã ăn</w:t>
            </w:r>
            <w:r w:rsidRPr="003310CD">
              <w:t> — nhấn mạnh</w:t>
            </w:r>
          </w:p>
        </w:tc>
      </w:tr>
      <w:tr w:rsidR="003310CD" w:rsidRPr="003310CD" w14:paraId="78CDFD9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6224E3C" w14:textId="77777777" w:rsidR="003310CD" w:rsidRPr="003310CD" w:rsidRDefault="003310CD" w:rsidP="003310CD">
            <w:r w:rsidRPr="003310CD">
              <w:rPr>
                <w:b/>
                <w:bCs/>
              </w:rPr>
              <w:t>저는</w:t>
            </w:r>
            <w:r w:rsidRPr="003310CD">
              <w:t> </w:t>
            </w:r>
            <w:r w:rsidRPr="003310CD">
              <w:t>먹었어요</w:t>
            </w:r>
            <w:r w:rsidRPr="003310CD">
              <w:t>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D203CEC" w14:textId="77777777" w:rsidR="003310CD" w:rsidRPr="003310CD" w:rsidRDefault="003310CD" w:rsidP="003310CD">
            <w:r w:rsidRPr="003310CD">
              <w:rPr>
                <w:i/>
                <w:iCs/>
              </w:rPr>
              <w:t>Còn tôi thì đã ăn (so với người khác chưa ăn)</w:t>
            </w:r>
            <w:r w:rsidRPr="003310CD">
              <w:t> — đối lập</w:t>
            </w:r>
          </w:p>
        </w:tc>
      </w:tr>
    </w:tbl>
    <w:p w14:paraId="1185FA6C" w14:textId="77777777" w:rsidR="003310CD" w:rsidRPr="003310CD" w:rsidRDefault="003310CD" w:rsidP="003310CD">
      <w:r w:rsidRPr="003310CD">
        <w:rPr>
          <w:rFonts w:ascii="Segoe UI Emoji" w:hAnsi="Segoe UI Emoji" w:cs="Segoe UI Emoji"/>
        </w:rPr>
        <w:t>💡</w:t>
      </w:r>
      <w:r w:rsidRPr="003310CD">
        <w:t> </w:t>
      </w:r>
      <w:r w:rsidRPr="003310CD">
        <w:rPr>
          <w:b/>
          <w:bCs/>
        </w:rPr>
        <w:t>Mẹo nhớ nhanh:</w:t>
      </w:r>
    </w:p>
    <w:p w14:paraId="5BE4CB30" w14:textId="77777777" w:rsidR="003310CD" w:rsidRPr="003310CD" w:rsidRDefault="003310CD" w:rsidP="003310CD">
      <w:pPr>
        <w:numPr>
          <w:ilvl w:val="0"/>
          <w:numId w:val="36"/>
        </w:numPr>
      </w:pPr>
      <w:r w:rsidRPr="003310CD">
        <w:t>이</w:t>
      </w:r>
      <w:r w:rsidRPr="003310CD">
        <w:t>/</w:t>
      </w:r>
      <w:r w:rsidRPr="003310CD">
        <w:t>가</w:t>
      </w:r>
      <w:r w:rsidRPr="003310CD">
        <w:t xml:space="preserve"> = camera </w:t>
      </w:r>
      <w:r w:rsidRPr="003310CD">
        <w:rPr>
          <w:b/>
          <w:bCs/>
        </w:rPr>
        <w:t>zoom vào chủ ngữ</w:t>
      </w:r>
      <w:r w:rsidRPr="003310CD">
        <w:t> → "chính cái này!"</w:t>
      </w:r>
    </w:p>
    <w:p w14:paraId="7353D4FD" w14:textId="77777777" w:rsidR="003310CD" w:rsidRPr="003310CD" w:rsidRDefault="003310CD" w:rsidP="003310CD">
      <w:pPr>
        <w:numPr>
          <w:ilvl w:val="0"/>
          <w:numId w:val="36"/>
        </w:numPr>
      </w:pPr>
      <w:r w:rsidRPr="003310CD">
        <w:t>은</w:t>
      </w:r>
      <w:r w:rsidRPr="003310CD">
        <w:t>/</w:t>
      </w:r>
      <w:r w:rsidRPr="003310CD">
        <w:t>는</w:t>
      </w:r>
      <w:r w:rsidRPr="003310CD">
        <w:t xml:space="preserve"> = camera </w:t>
      </w:r>
      <w:r w:rsidRPr="003310CD">
        <w:rPr>
          <w:b/>
          <w:bCs/>
        </w:rPr>
        <w:t>lùi ra toàn cảnh</w:t>
      </w:r>
      <w:r w:rsidRPr="003310CD">
        <w:t> → "nói chung về cái này"</w:t>
      </w:r>
    </w:p>
    <w:p w14:paraId="721EE4F8" w14:textId="77777777" w:rsidR="003310CD" w:rsidRPr="003310CD" w:rsidRDefault="003310CD" w:rsidP="003310CD">
      <w:r w:rsidRPr="003310CD">
        <w:pict w14:anchorId="6996C7C8">
          <v:rect id="_x0000_i2788" style="width:0;height:0" o:hralign="center" o:hrstd="t" o:hr="t" fillcolor="#a0a0a0" stroked="f"/>
        </w:pict>
      </w:r>
    </w:p>
    <w:p w14:paraId="2642F010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lastRenderedPageBreak/>
        <w:t>🔷</w:t>
      </w:r>
      <w:r w:rsidRPr="003310CD">
        <w:rPr>
          <w:b/>
          <w:bCs/>
        </w:rPr>
        <w:t xml:space="preserve"> No.3 — </w:t>
      </w:r>
      <w:r w:rsidRPr="003310CD">
        <w:rPr>
          <w:b/>
          <w:bCs/>
        </w:rPr>
        <w:t>을</w:t>
      </w:r>
      <w:r w:rsidRPr="003310CD">
        <w:rPr>
          <w:b/>
          <w:bCs/>
        </w:rPr>
        <w:t>/</w:t>
      </w:r>
      <w:r w:rsidRPr="003310CD">
        <w:rPr>
          <w:b/>
          <w:bCs/>
        </w:rPr>
        <w:t>를</w:t>
      </w:r>
      <w:r w:rsidRPr="003310CD">
        <w:rPr>
          <w:b/>
          <w:bCs/>
        </w:rPr>
        <w:t xml:space="preserve"> (Trợ từ tân ngữ)</w:t>
      </w:r>
    </w:p>
    <w:p w14:paraId="710053ED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Công thức</w:t>
      </w:r>
    </w:p>
    <w:p w14:paraId="34A09B31" w14:textId="77777777" w:rsidR="003310CD" w:rsidRPr="003310CD" w:rsidRDefault="003310CD" w:rsidP="003310CD">
      <w:r w:rsidRPr="003310CD">
        <w:t xml:space="preserve">Danh từ kết thúc bằng PHỤ ÂM + </w:t>
      </w:r>
      <w:r w:rsidRPr="003310CD">
        <w:t>을</w:t>
      </w:r>
    </w:p>
    <w:p w14:paraId="106E7674" w14:textId="77777777" w:rsidR="003310CD" w:rsidRPr="003310CD" w:rsidRDefault="003310CD" w:rsidP="003310CD">
      <w:r w:rsidRPr="003310CD">
        <w:t xml:space="preserve">Danh từ kết thúc bằng NGUYÊN ÂM + </w:t>
      </w:r>
      <w:r w:rsidRPr="003310CD">
        <w:t>를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8"/>
        <w:gridCol w:w="3558"/>
      </w:tblGrid>
      <w:tr w:rsidR="003310CD" w:rsidRPr="003310CD" w14:paraId="7377434D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8C2F6D6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Ví dụ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A846082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Giải thích</w:t>
            </w:r>
          </w:p>
        </w:tc>
      </w:tr>
      <w:tr w:rsidR="003310CD" w:rsidRPr="003310CD" w14:paraId="349D137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15DC647" w14:textId="77777777" w:rsidR="003310CD" w:rsidRPr="003310CD" w:rsidRDefault="003310CD" w:rsidP="003310CD">
            <w:r w:rsidRPr="003310CD">
              <w:t>책</w:t>
            </w:r>
            <w:r w:rsidRPr="003310CD">
              <w:t xml:space="preserve"> + </w:t>
            </w:r>
            <w:r w:rsidRPr="003310CD">
              <w:t>을</w:t>
            </w:r>
            <w:r w:rsidRPr="003310CD">
              <w:t xml:space="preserve"> → </w:t>
            </w:r>
            <w:r w:rsidRPr="003310CD">
              <w:rPr>
                <w:b/>
                <w:bCs/>
              </w:rPr>
              <w:t>책을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58C5B73" w14:textId="77777777" w:rsidR="003310CD" w:rsidRPr="003310CD" w:rsidRDefault="003310CD" w:rsidP="003310CD">
            <w:r w:rsidRPr="003310CD">
              <w:t>책</w:t>
            </w:r>
            <w:r w:rsidRPr="003310CD">
              <w:t xml:space="preserve"> kết thúc bằng </w:t>
            </w:r>
            <w:r w:rsidRPr="003310CD">
              <w:t>ㄱ</w:t>
            </w:r>
            <w:r w:rsidRPr="003310CD">
              <w:t xml:space="preserve"> (phụ âm)</w:t>
            </w:r>
          </w:p>
        </w:tc>
      </w:tr>
      <w:tr w:rsidR="003310CD" w:rsidRPr="003310CD" w14:paraId="44D0A44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90050B1" w14:textId="77777777" w:rsidR="003310CD" w:rsidRPr="003310CD" w:rsidRDefault="003310CD" w:rsidP="003310CD">
            <w:r w:rsidRPr="003310CD">
              <w:t>커피</w:t>
            </w:r>
            <w:r w:rsidRPr="003310CD">
              <w:t xml:space="preserve"> + </w:t>
            </w:r>
            <w:r w:rsidRPr="003310CD">
              <w:t>를</w:t>
            </w:r>
            <w:r w:rsidRPr="003310CD">
              <w:t xml:space="preserve"> → </w:t>
            </w:r>
            <w:r w:rsidRPr="003310CD">
              <w:rPr>
                <w:b/>
                <w:bCs/>
              </w:rPr>
              <w:t>커피를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C2439F7" w14:textId="77777777" w:rsidR="003310CD" w:rsidRPr="003310CD" w:rsidRDefault="003310CD" w:rsidP="003310CD">
            <w:r w:rsidRPr="003310CD">
              <w:t>커피</w:t>
            </w:r>
            <w:r w:rsidRPr="003310CD">
              <w:t xml:space="preserve"> kết thúc bằng </w:t>
            </w:r>
            <w:r w:rsidRPr="003310CD">
              <w:t>ㅣ</w:t>
            </w:r>
            <w:r w:rsidRPr="003310CD">
              <w:t xml:space="preserve"> (nguyên âm)</w:t>
            </w:r>
          </w:p>
        </w:tc>
      </w:tr>
      <w:tr w:rsidR="003310CD" w:rsidRPr="003310CD" w14:paraId="3FB8823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33A1E45" w14:textId="77777777" w:rsidR="003310CD" w:rsidRPr="003310CD" w:rsidRDefault="003310CD" w:rsidP="003310CD">
            <w:r w:rsidRPr="003310CD">
              <w:t>음악</w:t>
            </w:r>
            <w:r w:rsidRPr="003310CD">
              <w:t xml:space="preserve"> + </w:t>
            </w:r>
            <w:r w:rsidRPr="003310CD">
              <w:t>을</w:t>
            </w:r>
            <w:r w:rsidRPr="003310CD">
              <w:t xml:space="preserve"> → </w:t>
            </w:r>
            <w:r w:rsidRPr="003310CD">
              <w:rPr>
                <w:b/>
                <w:bCs/>
              </w:rPr>
              <w:t>음악을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7A7E993" w14:textId="77777777" w:rsidR="003310CD" w:rsidRPr="003310CD" w:rsidRDefault="003310CD" w:rsidP="003310CD">
            <w:r w:rsidRPr="003310CD">
              <w:t>음악</w:t>
            </w:r>
            <w:r w:rsidRPr="003310CD">
              <w:t xml:space="preserve"> kết thúc bằng </w:t>
            </w:r>
            <w:r w:rsidRPr="003310CD">
              <w:t>ㄱ</w:t>
            </w:r>
            <w:r w:rsidRPr="003310CD">
              <w:t xml:space="preserve"> (phụ âm)</w:t>
            </w:r>
          </w:p>
        </w:tc>
      </w:tr>
    </w:tbl>
    <w:p w14:paraId="2467912E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Khi nào dùng </w:t>
      </w:r>
      <w:r w:rsidRPr="003310CD">
        <w:rPr>
          <w:b/>
          <w:bCs/>
        </w:rPr>
        <w:t>을</w:t>
      </w:r>
      <w:r w:rsidRPr="003310CD">
        <w:rPr>
          <w:b/>
          <w:bCs/>
        </w:rPr>
        <w:t>/</w:t>
      </w:r>
      <w:r w:rsidRPr="003310CD">
        <w:rPr>
          <w:b/>
          <w:bCs/>
        </w:rPr>
        <w:t>를</w:t>
      </w:r>
      <w:r w:rsidRPr="003310CD">
        <w:rPr>
          <w:b/>
          <w:bCs/>
        </w:rPr>
        <w:t>?</w:t>
      </w:r>
    </w:p>
    <w:p w14:paraId="34396375" w14:textId="77777777" w:rsidR="003310CD" w:rsidRPr="003310CD" w:rsidRDefault="003310CD" w:rsidP="003310CD">
      <w:r w:rsidRPr="003310CD">
        <w:rPr>
          <w:b/>
          <w:bCs/>
        </w:rPr>
        <w:t>을</w:t>
      </w:r>
      <w:r w:rsidRPr="003310CD">
        <w:rPr>
          <w:b/>
          <w:bCs/>
        </w:rPr>
        <w:t>/</w:t>
      </w:r>
      <w:r w:rsidRPr="003310CD">
        <w:rPr>
          <w:b/>
          <w:bCs/>
        </w:rPr>
        <w:t>를</w:t>
      </w:r>
      <w:r w:rsidRPr="003310CD">
        <w:rPr>
          <w:b/>
          <w:bCs/>
        </w:rPr>
        <w:t xml:space="preserve"> đánh dấu TÂN NGỮ — đối tượng chịu tác động của hành động</w:t>
      </w:r>
    </w:p>
    <w:p w14:paraId="18A95FDD" w14:textId="77777777" w:rsidR="003310CD" w:rsidRPr="003310CD" w:rsidRDefault="003310CD" w:rsidP="003310CD">
      <w:r w:rsidRPr="003310CD">
        <w:t>책</w:t>
      </w:r>
      <w:r w:rsidRPr="003310CD">
        <w:rPr>
          <w:b/>
          <w:bCs/>
        </w:rPr>
        <w:t>을</w:t>
      </w:r>
      <w:r w:rsidRPr="003310CD">
        <w:t> </w:t>
      </w:r>
      <w:r w:rsidRPr="003310CD">
        <w:t>읽어요</w:t>
      </w:r>
      <w:r w:rsidRPr="003310CD">
        <w:t>. — </w:t>
      </w:r>
      <w:r w:rsidRPr="003310CD">
        <w:rPr>
          <w:i/>
          <w:iCs/>
        </w:rPr>
        <w:t>Đọc sách.</w:t>
      </w:r>
      <w:r w:rsidRPr="003310CD">
        <w:t xml:space="preserve"> (sách = tân ngữ) </w:t>
      </w:r>
      <w:r w:rsidRPr="003310CD">
        <w:t>택시</w:t>
      </w:r>
      <w:r w:rsidRPr="003310CD">
        <w:rPr>
          <w:b/>
          <w:bCs/>
        </w:rPr>
        <w:t>를</w:t>
      </w:r>
      <w:r w:rsidRPr="003310CD">
        <w:t> </w:t>
      </w:r>
      <w:r w:rsidRPr="003310CD">
        <w:t>불러</w:t>
      </w:r>
      <w:r w:rsidRPr="003310CD">
        <w:t xml:space="preserve"> </w:t>
      </w:r>
      <w:r w:rsidRPr="003310CD">
        <w:t>주세요</w:t>
      </w:r>
      <w:r w:rsidRPr="003310CD">
        <w:t>. — </w:t>
      </w:r>
      <w:r w:rsidRPr="003310CD">
        <w:rPr>
          <w:i/>
          <w:iCs/>
        </w:rPr>
        <w:t>Hãy gọi taxi giúp tôi.</w:t>
      </w:r>
      <w:r w:rsidRPr="003310CD">
        <w:t xml:space="preserve"> (taxi = tân ngữ) </w:t>
      </w:r>
      <w:r w:rsidRPr="003310CD">
        <w:t>소설책</w:t>
      </w:r>
      <w:r w:rsidRPr="003310CD">
        <w:rPr>
          <w:b/>
          <w:bCs/>
        </w:rPr>
        <w:t>과</w:t>
      </w:r>
      <w:r w:rsidRPr="003310CD">
        <w:t> </w:t>
      </w:r>
      <w:r w:rsidRPr="003310CD">
        <w:t>교과서</w:t>
      </w:r>
      <w:r w:rsidRPr="003310CD">
        <w:rPr>
          <w:b/>
          <w:bCs/>
        </w:rPr>
        <w:t>를</w:t>
      </w:r>
      <w:r w:rsidRPr="003310CD">
        <w:t> </w:t>
      </w:r>
      <w:r w:rsidRPr="003310CD">
        <w:t>가져왔어요</w:t>
      </w:r>
      <w:r w:rsidRPr="003310CD">
        <w:t>. — </w:t>
      </w:r>
      <w:r w:rsidRPr="003310CD">
        <w:rPr>
          <w:i/>
          <w:iCs/>
        </w:rPr>
        <w:t>Tôi mang theo tiểu thuyết và sách giáo khoa.</w:t>
      </w:r>
    </w:p>
    <w:p w14:paraId="34CF6B64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Động từ nào cần </w:t>
      </w:r>
      <w:r w:rsidRPr="003310CD">
        <w:rPr>
          <w:b/>
          <w:bCs/>
        </w:rPr>
        <w:t>을</w:t>
      </w:r>
      <w:r w:rsidRPr="003310CD">
        <w:rPr>
          <w:b/>
          <w:bCs/>
        </w:rPr>
        <w:t>/</w:t>
      </w:r>
      <w:r w:rsidRPr="003310CD">
        <w:rPr>
          <w:b/>
          <w:bCs/>
        </w:rPr>
        <w:t>를</w:t>
      </w:r>
      <w:r w:rsidRPr="003310CD">
        <w:rPr>
          <w:b/>
          <w:bCs/>
        </w:rPr>
        <w:t>?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1999"/>
      </w:tblGrid>
      <w:tr w:rsidR="003310CD" w:rsidRPr="003310CD" w14:paraId="3D31D8A5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457A775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Động từ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1BFFBF7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Ví dụ</w:t>
            </w:r>
          </w:p>
        </w:tc>
      </w:tr>
      <w:tr w:rsidR="003310CD" w:rsidRPr="003310CD" w14:paraId="6C2CE63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C510856" w14:textId="77777777" w:rsidR="003310CD" w:rsidRPr="003310CD" w:rsidRDefault="003310CD" w:rsidP="003310CD">
            <w:r w:rsidRPr="003310CD">
              <w:t>먹다</w:t>
            </w:r>
            <w:r w:rsidRPr="003310CD">
              <w:t xml:space="preserve"> (ăn)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BB9A649" w14:textId="77777777" w:rsidR="003310CD" w:rsidRPr="003310CD" w:rsidRDefault="003310CD" w:rsidP="003310CD">
            <w:r w:rsidRPr="003310CD">
              <w:t>밥</w:t>
            </w:r>
            <w:r w:rsidRPr="003310CD">
              <w:rPr>
                <w:b/>
                <w:bCs/>
              </w:rPr>
              <w:t>을</w:t>
            </w:r>
            <w:r w:rsidRPr="003310CD">
              <w:t> </w:t>
            </w:r>
            <w:r w:rsidRPr="003310CD">
              <w:t>먹어요</w:t>
            </w:r>
          </w:p>
        </w:tc>
      </w:tr>
      <w:tr w:rsidR="003310CD" w:rsidRPr="003310CD" w14:paraId="737FDD9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189499E" w14:textId="77777777" w:rsidR="003310CD" w:rsidRPr="003310CD" w:rsidRDefault="003310CD" w:rsidP="003310CD">
            <w:r w:rsidRPr="003310CD">
              <w:t>마시다</w:t>
            </w:r>
            <w:r w:rsidRPr="003310CD">
              <w:t xml:space="preserve"> (uống)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AD9E054" w14:textId="77777777" w:rsidR="003310CD" w:rsidRPr="003310CD" w:rsidRDefault="003310CD" w:rsidP="003310CD">
            <w:r w:rsidRPr="003310CD">
              <w:t>물</w:t>
            </w:r>
            <w:r w:rsidRPr="003310CD">
              <w:rPr>
                <w:b/>
                <w:bCs/>
              </w:rPr>
              <w:t>을</w:t>
            </w:r>
            <w:r w:rsidRPr="003310CD">
              <w:t> </w:t>
            </w:r>
            <w:r w:rsidRPr="003310CD">
              <w:t>마셔요</w:t>
            </w:r>
          </w:p>
        </w:tc>
      </w:tr>
      <w:tr w:rsidR="003310CD" w:rsidRPr="003310CD" w14:paraId="393AB92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B65CDD8" w14:textId="77777777" w:rsidR="003310CD" w:rsidRPr="003310CD" w:rsidRDefault="003310CD" w:rsidP="003310CD">
            <w:r w:rsidRPr="003310CD">
              <w:t>보다</w:t>
            </w:r>
            <w:r w:rsidRPr="003310CD">
              <w:t xml:space="preserve"> (xem)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B968A0B" w14:textId="77777777" w:rsidR="003310CD" w:rsidRPr="003310CD" w:rsidRDefault="003310CD" w:rsidP="003310CD">
            <w:r w:rsidRPr="003310CD">
              <w:t>영화</w:t>
            </w:r>
            <w:r w:rsidRPr="003310CD">
              <w:rPr>
                <w:b/>
                <w:bCs/>
              </w:rPr>
              <w:t>를</w:t>
            </w:r>
            <w:r w:rsidRPr="003310CD">
              <w:t> </w:t>
            </w:r>
            <w:r w:rsidRPr="003310CD">
              <w:t>봐요</w:t>
            </w:r>
          </w:p>
        </w:tc>
      </w:tr>
      <w:tr w:rsidR="003310CD" w:rsidRPr="003310CD" w14:paraId="2FD903D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CDD5832" w14:textId="77777777" w:rsidR="003310CD" w:rsidRPr="003310CD" w:rsidRDefault="003310CD" w:rsidP="003310CD">
            <w:r w:rsidRPr="003310CD">
              <w:t>사다</w:t>
            </w:r>
            <w:r w:rsidRPr="003310CD">
              <w:t xml:space="preserve"> (mua)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28D3FE4" w14:textId="77777777" w:rsidR="003310CD" w:rsidRPr="003310CD" w:rsidRDefault="003310CD" w:rsidP="003310CD">
            <w:r w:rsidRPr="003310CD">
              <w:t>옷</w:t>
            </w:r>
            <w:r w:rsidRPr="003310CD">
              <w:rPr>
                <w:b/>
                <w:bCs/>
              </w:rPr>
              <w:t>을</w:t>
            </w:r>
            <w:r w:rsidRPr="003310CD">
              <w:t> </w:t>
            </w:r>
            <w:r w:rsidRPr="003310CD">
              <w:t>사요</w:t>
            </w:r>
          </w:p>
        </w:tc>
      </w:tr>
      <w:tr w:rsidR="003310CD" w:rsidRPr="003310CD" w14:paraId="76B4901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3752C3E" w14:textId="77777777" w:rsidR="003310CD" w:rsidRPr="003310CD" w:rsidRDefault="003310CD" w:rsidP="003310CD">
            <w:r w:rsidRPr="003310CD">
              <w:t>공부하다</w:t>
            </w:r>
            <w:r w:rsidRPr="003310CD">
              <w:t xml:space="preserve"> (học)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12F17E6" w14:textId="77777777" w:rsidR="003310CD" w:rsidRPr="003310CD" w:rsidRDefault="003310CD" w:rsidP="003310CD">
            <w:r w:rsidRPr="003310CD">
              <w:t>한국어</w:t>
            </w:r>
            <w:r w:rsidRPr="003310CD">
              <w:rPr>
                <w:b/>
                <w:bCs/>
              </w:rPr>
              <w:t>를</w:t>
            </w:r>
            <w:r w:rsidRPr="003310CD">
              <w:t> </w:t>
            </w:r>
            <w:r w:rsidRPr="003310CD">
              <w:t>공부해요</w:t>
            </w:r>
          </w:p>
        </w:tc>
      </w:tr>
      <w:tr w:rsidR="003310CD" w:rsidRPr="003310CD" w14:paraId="42F414E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807E141" w14:textId="77777777" w:rsidR="003310CD" w:rsidRPr="003310CD" w:rsidRDefault="003310CD" w:rsidP="003310CD">
            <w:r w:rsidRPr="003310CD">
              <w:t>좋아하다</w:t>
            </w:r>
            <w:r w:rsidRPr="003310CD">
              <w:t xml:space="preserve"> (thích)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1591E81" w14:textId="77777777" w:rsidR="003310CD" w:rsidRPr="003310CD" w:rsidRDefault="003310CD" w:rsidP="003310CD">
            <w:r w:rsidRPr="003310CD">
              <w:t>음악</w:t>
            </w:r>
            <w:r w:rsidRPr="003310CD">
              <w:rPr>
                <w:b/>
                <w:bCs/>
              </w:rPr>
              <w:t>을</w:t>
            </w:r>
            <w:r w:rsidRPr="003310CD">
              <w:t> </w:t>
            </w:r>
            <w:r w:rsidRPr="003310CD">
              <w:t>좋아해요</w:t>
            </w:r>
          </w:p>
        </w:tc>
      </w:tr>
    </w:tbl>
    <w:p w14:paraId="28D3AEAD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lastRenderedPageBreak/>
        <w:t>⚠️</w:t>
      </w:r>
      <w:r w:rsidRPr="003310CD">
        <w:rPr>
          <w:b/>
          <w:bCs/>
        </w:rPr>
        <w:t xml:space="preserve"> Lưu Ý Đặc Biệt Hay Ra Thi</w:t>
      </w:r>
    </w:p>
    <w:p w14:paraId="5BE0EFDF" w14:textId="77777777" w:rsidR="003310CD" w:rsidRPr="003310CD" w:rsidRDefault="003310CD" w:rsidP="003310CD">
      <w:r w:rsidRPr="003310CD">
        <w:rPr>
          <w:b/>
          <w:bCs/>
        </w:rPr>
        <w:t xml:space="preserve">① </w:t>
      </w:r>
      <w:r w:rsidRPr="003310CD">
        <w:rPr>
          <w:b/>
          <w:bCs/>
        </w:rPr>
        <w:t>은</w:t>
      </w:r>
      <w:r w:rsidRPr="003310CD">
        <w:rPr>
          <w:b/>
          <w:bCs/>
        </w:rPr>
        <w:t>/</w:t>
      </w:r>
      <w:r w:rsidRPr="003310CD">
        <w:rPr>
          <w:b/>
          <w:bCs/>
        </w:rPr>
        <w:t>는</w:t>
      </w:r>
      <w:r w:rsidRPr="003310CD">
        <w:rPr>
          <w:b/>
          <w:bCs/>
        </w:rPr>
        <w:t xml:space="preserve"> có thể THAY THẾ </w:t>
      </w:r>
      <w:r w:rsidRPr="003310CD">
        <w:rPr>
          <w:b/>
          <w:bCs/>
        </w:rPr>
        <w:t>이</w:t>
      </w:r>
      <w:r w:rsidRPr="003310CD">
        <w:rPr>
          <w:b/>
          <w:bCs/>
        </w:rPr>
        <w:t>/</w:t>
      </w:r>
      <w:r w:rsidRPr="003310CD">
        <w:rPr>
          <w:b/>
          <w:bCs/>
        </w:rPr>
        <w:t>가</w:t>
      </w:r>
      <w:r w:rsidRPr="003310CD">
        <w:rPr>
          <w:b/>
          <w:bCs/>
        </w:rPr>
        <w:t xml:space="preserve"> và </w:t>
      </w:r>
      <w:r w:rsidRPr="003310CD">
        <w:rPr>
          <w:b/>
          <w:bCs/>
        </w:rPr>
        <w:t>을</w:t>
      </w:r>
      <w:r w:rsidRPr="003310CD">
        <w:rPr>
          <w:b/>
          <w:bCs/>
        </w:rPr>
        <w:t>/</w:t>
      </w:r>
      <w:r w:rsidRPr="003310CD">
        <w:rPr>
          <w:b/>
          <w:bCs/>
        </w:rPr>
        <w:t>를</w:t>
      </w:r>
      <w:r w:rsidRPr="003310CD">
        <w:rPr>
          <w:b/>
          <w:bCs/>
        </w:rPr>
        <w:t xml:space="preserve"> trong văn nói để tạo sắc thái đối lập:</w:t>
      </w:r>
    </w:p>
    <w:p w14:paraId="5F5F33B9" w14:textId="77777777" w:rsidR="003310CD" w:rsidRPr="003310CD" w:rsidRDefault="003310CD" w:rsidP="003310CD">
      <w:r w:rsidRPr="003310CD">
        <w:t>밥은</w:t>
      </w:r>
      <w:r w:rsidRPr="003310CD">
        <w:t xml:space="preserve"> </w:t>
      </w:r>
      <w:r w:rsidRPr="003310CD">
        <w:t>먹었어요</w:t>
      </w:r>
      <w:r w:rsidRPr="003310CD">
        <w:t xml:space="preserve">. </w:t>
      </w:r>
      <w:r w:rsidRPr="003310CD">
        <w:t>근데</w:t>
      </w:r>
      <w:r w:rsidRPr="003310CD">
        <w:t xml:space="preserve"> </w:t>
      </w:r>
      <w:r w:rsidRPr="003310CD">
        <w:t>물은</w:t>
      </w:r>
      <w:r w:rsidRPr="003310CD">
        <w:t xml:space="preserve"> </w:t>
      </w:r>
      <w:r w:rsidRPr="003310CD">
        <w:t>안</w:t>
      </w:r>
      <w:r w:rsidRPr="003310CD">
        <w:t xml:space="preserve"> </w:t>
      </w:r>
      <w:r w:rsidRPr="003310CD">
        <w:t>마셨어요</w:t>
      </w:r>
      <w:r w:rsidRPr="003310CD">
        <w:t>. </w:t>
      </w:r>
      <w:r w:rsidRPr="003310CD">
        <w:rPr>
          <w:i/>
          <w:iCs/>
        </w:rPr>
        <w:t>Cơm thì ăn rồi. Nhưng nước thì chưa uống.</w:t>
      </w:r>
      <w:r w:rsidRPr="003310CD">
        <w:t xml:space="preserve"> → Ở đây </w:t>
      </w:r>
      <w:r w:rsidRPr="003310CD">
        <w:t>은</w:t>
      </w:r>
      <w:r w:rsidRPr="003310CD">
        <w:t xml:space="preserve"> thay </w:t>
      </w:r>
      <w:r w:rsidRPr="003310CD">
        <w:t>을</w:t>
      </w:r>
      <w:r w:rsidRPr="003310CD">
        <w:t xml:space="preserve"> (tân ngữ) nhưng tạo ý đối lập!</w:t>
      </w:r>
    </w:p>
    <w:p w14:paraId="625027C2" w14:textId="77777777" w:rsidR="003310CD" w:rsidRPr="003310CD" w:rsidRDefault="003310CD" w:rsidP="003310CD">
      <w:r w:rsidRPr="003310CD">
        <w:rPr>
          <w:b/>
          <w:bCs/>
        </w:rPr>
        <w:t xml:space="preserve">② Trong văn nói thân mật, </w:t>
      </w:r>
      <w:r w:rsidRPr="003310CD">
        <w:rPr>
          <w:b/>
          <w:bCs/>
        </w:rPr>
        <w:t>을</w:t>
      </w:r>
      <w:r w:rsidRPr="003310CD">
        <w:rPr>
          <w:b/>
          <w:bCs/>
        </w:rPr>
        <w:t>/</w:t>
      </w:r>
      <w:r w:rsidRPr="003310CD">
        <w:rPr>
          <w:b/>
          <w:bCs/>
        </w:rPr>
        <w:t>를</w:t>
      </w:r>
      <w:r w:rsidRPr="003310CD">
        <w:rPr>
          <w:b/>
          <w:bCs/>
        </w:rPr>
        <w:t xml:space="preserve"> thường bị LƯỢC BỎ:</w:t>
      </w:r>
    </w:p>
    <w:p w14:paraId="3812185E" w14:textId="77777777" w:rsidR="003310CD" w:rsidRPr="003310CD" w:rsidRDefault="003310CD" w:rsidP="003310CD">
      <w:r w:rsidRPr="003310CD">
        <w:t>밥</w:t>
      </w:r>
      <w:r w:rsidRPr="003310CD">
        <w:t xml:space="preserve"> </w:t>
      </w:r>
      <w:r w:rsidRPr="003310CD">
        <w:t>먹었어요</w:t>
      </w:r>
      <w:r w:rsidRPr="003310CD">
        <w:t>? </w:t>
      </w:r>
      <w:r w:rsidRPr="003310CD">
        <w:rPr>
          <w:i/>
          <w:iCs/>
        </w:rPr>
        <w:t xml:space="preserve">(thay vì </w:t>
      </w:r>
      <w:r w:rsidRPr="003310CD">
        <w:rPr>
          <w:i/>
          <w:iCs/>
        </w:rPr>
        <w:t>밥</w:t>
      </w:r>
      <w:r w:rsidRPr="003310CD">
        <w:rPr>
          <w:b/>
          <w:bCs/>
          <w:i/>
          <w:iCs/>
        </w:rPr>
        <w:t>을</w:t>
      </w:r>
      <w:r w:rsidRPr="003310CD">
        <w:rPr>
          <w:i/>
          <w:iCs/>
        </w:rPr>
        <w:t> </w:t>
      </w:r>
      <w:r w:rsidRPr="003310CD">
        <w:rPr>
          <w:i/>
          <w:iCs/>
        </w:rPr>
        <w:t>먹었어요</w:t>
      </w:r>
      <w:r w:rsidRPr="003310CD">
        <w:rPr>
          <w:i/>
          <w:iCs/>
        </w:rPr>
        <w:t>?)</w:t>
      </w:r>
      <w:r w:rsidRPr="003310CD">
        <w:t> — hoàn toàn tự nhiên</w:t>
      </w:r>
    </w:p>
    <w:p w14:paraId="293D8E4A" w14:textId="77777777" w:rsidR="003310CD" w:rsidRPr="003310CD" w:rsidRDefault="003310CD" w:rsidP="003310CD">
      <w:r w:rsidRPr="003310CD">
        <w:rPr>
          <w:b/>
          <w:bCs/>
        </w:rPr>
        <w:t>③ Đề TOPIK hay hỏi dạng:</w:t>
      </w:r>
      <w:r w:rsidRPr="003310CD">
        <w:t> </w:t>
      </w:r>
      <w:r w:rsidRPr="003310CD">
        <w:rPr>
          <w:i/>
          <w:iCs/>
        </w:rPr>
        <w:t>Chọn trợ từ thích hợp điền vào chỗ trống</w:t>
      </w:r>
      <w:r w:rsidRPr="003310CD">
        <w:t xml:space="preserve"> — thường bẫy </w:t>
      </w:r>
      <w:r w:rsidRPr="003310CD">
        <w:t>이</w:t>
      </w:r>
      <w:r w:rsidRPr="003310CD">
        <w:t>/</w:t>
      </w:r>
      <w:r w:rsidRPr="003310CD">
        <w:t>가</w:t>
      </w:r>
      <w:r w:rsidRPr="003310CD">
        <w:t xml:space="preserve"> vs </w:t>
      </w:r>
      <w:r w:rsidRPr="003310CD">
        <w:t>은</w:t>
      </w:r>
      <w:r w:rsidRPr="003310CD">
        <w:t>/</w:t>
      </w:r>
      <w:r w:rsidRPr="003310CD">
        <w:t>는</w:t>
      </w:r>
      <w:r w:rsidRPr="003310CD">
        <w:t>.</w:t>
      </w:r>
    </w:p>
    <w:p w14:paraId="398872F1" w14:textId="77777777" w:rsidR="003310CD" w:rsidRPr="003310CD" w:rsidRDefault="003310CD" w:rsidP="003310CD">
      <w:r w:rsidRPr="003310CD">
        <w:pict w14:anchorId="587B4189">
          <v:rect id="_x0000_i2789" style="width:0;height:0" o:hralign="center" o:hrstd="t" o:hr="t" fillcolor="#a0a0a0" stroked="f"/>
        </w:pict>
      </w:r>
    </w:p>
    <w:p w14:paraId="42AE5B05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✏️</w:t>
      </w:r>
      <w:r w:rsidRPr="003310CD">
        <w:rPr>
          <w:b/>
          <w:bCs/>
        </w:rPr>
        <w:t xml:space="preserve"> Mini Quiz — Tự Kiểm Tra</w:t>
      </w:r>
    </w:p>
    <w:p w14:paraId="35E6B5FE" w14:textId="77777777" w:rsidR="003310CD" w:rsidRPr="003310CD" w:rsidRDefault="003310CD" w:rsidP="003310CD">
      <w:r w:rsidRPr="003310CD">
        <w:t xml:space="preserve">Điền </w:t>
      </w:r>
      <w:r w:rsidRPr="003310CD">
        <w:t>이</w:t>
      </w:r>
      <w:r w:rsidRPr="003310CD">
        <w:t>/</w:t>
      </w:r>
      <w:r w:rsidRPr="003310CD">
        <w:t>가</w:t>
      </w:r>
      <w:r w:rsidRPr="003310CD">
        <w:t xml:space="preserve">, </w:t>
      </w:r>
      <w:r w:rsidRPr="003310CD">
        <w:t>은</w:t>
      </w:r>
      <w:r w:rsidRPr="003310CD">
        <w:t>/</w:t>
      </w:r>
      <w:r w:rsidRPr="003310CD">
        <w:t>는</w:t>
      </w:r>
      <w:r w:rsidRPr="003310CD">
        <w:t xml:space="preserve">, hoặc </w:t>
      </w:r>
      <w:r w:rsidRPr="003310CD">
        <w:t>을</w:t>
      </w:r>
      <w:r w:rsidRPr="003310CD">
        <w:t>/</w:t>
      </w:r>
      <w:r w:rsidRPr="003310CD">
        <w:t>를</w:t>
      </w:r>
      <w:r w:rsidRPr="003310CD">
        <w:t xml:space="preserve"> vào chỗ trống:</w:t>
      </w:r>
    </w:p>
    <w:p w14:paraId="6EE0AFAE" w14:textId="77777777" w:rsidR="003310CD" w:rsidRPr="003310CD" w:rsidRDefault="003310CD" w:rsidP="003310CD">
      <w:pPr>
        <w:numPr>
          <w:ilvl w:val="0"/>
          <w:numId w:val="37"/>
        </w:numPr>
      </w:pPr>
      <w:r w:rsidRPr="003310CD">
        <w:t>저</w:t>
      </w:r>
      <w:r w:rsidRPr="003310CD">
        <w:t xml:space="preserve">___ </w:t>
      </w:r>
      <w:r w:rsidRPr="003310CD">
        <w:t>학생이에요</w:t>
      </w:r>
      <w:r w:rsidRPr="003310CD">
        <w:t>. </w:t>
      </w:r>
      <w:r w:rsidRPr="003310CD">
        <w:rPr>
          <w:i/>
          <w:iCs/>
        </w:rPr>
        <w:t>(Tôi là học sinh.)</w:t>
      </w:r>
    </w:p>
    <w:p w14:paraId="3CC0A152" w14:textId="77777777" w:rsidR="003310CD" w:rsidRPr="003310CD" w:rsidRDefault="003310CD" w:rsidP="003310CD">
      <w:pPr>
        <w:numPr>
          <w:ilvl w:val="0"/>
          <w:numId w:val="37"/>
        </w:numPr>
      </w:pPr>
      <w:r w:rsidRPr="003310CD">
        <w:t>누</w:t>
      </w:r>
      <w:r w:rsidRPr="003310CD">
        <w:t xml:space="preserve">___ </w:t>
      </w:r>
      <w:r w:rsidRPr="003310CD">
        <w:t>왔어요</w:t>
      </w:r>
      <w:r w:rsidRPr="003310CD">
        <w:t>? </w:t>
      </w:r>
      <w:r w:rsidRPr="003310CD">
        <w:rPr>
          <w:i/>
          <w:iCs/>
        </w:rPr>
        <w:t>(Ai đến vậy?)</w:t>
      </w:r>
    </w:p>
    <w:p w14:paraId="44F98B0C" w14:textId="77777777" w:rsidR="003310CD" w:rsidRPr="003310CD" w:rsidRDefault="003310CD" w:rsidP="003310CD">
      <w:pPr>
        <w:numPr>
          <w:ilvl w:val="0"/>
          <w:numId w:val="37"/>
        </w:numPr>
      </w:pPr>
      <w:r w:rsidRPr="003310CD">
        <w:t>한국어</w:t>
      </w:r>
      <w:r w:rsidRPr="003310CD">
        <w:t xml:space="preserve">___ </w:t>
      </w:r>
      <w:r w:rsidRPr="003310CD">
        <w:t>공부해요</w:t>
      </w:r>
      <w:r w:rsidRPr="003310CD">
        <w:t>. </w:t>
      </w:r>
      <w:r w:rsidRPr="003310CD">
        <w:rPr>
          <w:i/>
          <w:iCs/>
        </w:rPr>
        <w:t>(Học tiếng Hàn.)</w:t>
      </w:r>
    </w:p>
    <w:p w14:paraId="34583768" w14:textId="77777777" w:rsidR="003310CD" w:rsidRPr="003310CD" w:rsidRDefault="003310CD" w:rsidP="003310CD">
      <w:pPr>
        <w:numPr>
          <w:ilvl w:val="0"/>
          <w:numId w:val="37"/>
        </w:numPr>
      </w:pPr>
      <w:r w:rsidRPr="003310CD">
        <w:t>커피</w:t>
      </w:r>
      <w:r w:rsidRPr="003310CD">
        <w:t xml:space="preserve">___ </w:t>
      </w:r>
      <w:r w:rsidRPr="003310CD">
        <w:t>좋아해요</w:t>
      </w:r>
      <w:r w:rsidRPr="003310CD">
        <w:t xml:space="preserve">. </w:t>
      </w:r>
      <w:r w:rsidRPr="003310CD">
        <w:t>차</w:t>
      </w:r>
      <w:r w:rsidRPr="003310CD">
        <w:t xml:space="preserve">___ </w:t>
      </w:r>
      <w:r w:rsidRPr="003310CD">
        <w:t>별로예요</w:t>
      </w:r>
      <w:r w:rsidRPr="003310CD">
        <w:t>. </w:t>
      </w:r>
      <w:r w:rsidRPr="003310CD">
        <w:rPr>
          <w:i/>
          <w:iCs/>
        </w:rPr>
        <w:t>(Thích cà phê. Trà thì không thích lắm.)</w:t>
      </w:r>
    </w:p>
    <w:p w14:paraId="375267C6" w14:textId="77777777" w:rsidR="003310CD" w:rsidRPr="003310CD" w:rsidRDefault="003310CD" w:rsidP="003310CD">
      <w:pPr>
        <w:numPr>
          <w:ilvl w:val="0"/>
          <w:numId w:val="37"/>
        </w:numPr>
      </w:pPr>
      <w:r w:rsidRPr="003310CD">
        <w:t>날씨</w:t>
      </w:r>
      <w:r w:rsidRPr="003310CD">
        <w:t xml:space="preserve">___ </w:t>
      </w:r>
      <w:r w:rsidRPr="003310CD">
        <w:t>정말</w:t>
      </w:r>
      <w:r w:rsidRPr="003310CD">
        <w:t xml:space="preserve"> </w:t>
      </w:r>
      <w:r w:rsidRPr="003310CD">
        <w:t>좋네요</w:t>
      </w:r>
      <w:r w:rsidRPr="003310CD">
        <w:t>! </w:t>
      </w:r>
      <w:r w:rsidRPr="003310CD">
        <w:rPr>
          <w:i/>
          <w:iCs/>
        </w:rPr>
        <w:t>(Thời tiết thật đẹp!)</w:t>
      </w:r>
    </w:p>
    <w:p w14:paraId="6F63EC58" w14:textId="77777777" w:rsidR="003310CD" w:rsidRPr="003310CD" w:rsidRDefault="003310CD" w:rsidP="003310CD">
      <w:r w:rsidRPr="003310CD">
        <w:t>&lt;details&gt; &lt;summary&gt;</w:t>
      </w:r>
      <w:r w:rsidRPr="003310CD">
        <w:rPr>
          <w:rFonts w:ascii="Segoe UI Emoji" w:hAnsi="Segoe UI Emoji" w:cs="Segoe UI Emoji"/>
        </w:rPr>
        <w:t>👉</w:t>
      </w:r>
      <w:r w:rsidRPr="003310CD">
        <w:t xml:space="preserve"> Xem đáp án&lt;/summary&gt;</w:t>
      </w:r>
    </w:p>
    <w:p w14:paraId="676EEEDE" w14:textId="77777777" w:rsidR="003310CD" w:rsidRPr="003310CD" w:rsidRDefault="003310CD" w:rsidP="003310CD">
      <w:pPr>
        <w:numPr>
          <w:ilvl w:val="0"/>
          <w:numId w:val="38"/>
        </w:numPr>
      </w:pPr>
      <w:r w:rsidRPr="003310CD">
        <w:t>저</w:t>
      </w:r>
      <w:r w:rsidRPr="003310CD">
        <w:rPr>
          <w:b/>
          <w:bCs/>
        </w:rPr>
        <w:t>는</w:t>
      </w:r>
      <w:r w:rsidRPr="003310CD">
        <w:t> — chủ đề giới thiệu bản thân</w:t>
      </w:r>
    </w:p>
    <w:p w14:paraId="25CEA114" w14:textId="77777777" w:rsidR="003310CD" w:rsidRPr="003310CD" w:rsidRDefault="003310CD" w:rsidP="003310CD">
      <w:pPr>
        <w:numPr>
          <w:ilvl w:val="0"/>
          <w:numId w:val="38"/>
        </w:numPr>
      </w:pPr>
      <w:r w:rsidRPr="003310CD">
        <w:t>누</w:t>
      </w:r>
      <w:r w:rsidRPr="003310CD">
        <w:rPr>
          <w:b/>
          <w:bCs/>
        </w:rPr>
        <w:t>가</w:t>
      </w:r>
      <w:r w:rsidRPr="003310CD">
        <w:t xml:space="preserve"> — hỏi danh tính → dùng </w:t>
      </w:r>
      <w:r w:rsidRPr="003310CD">
        <w:t>가</w:t>
      </w:r>
    </w:p>
    <w:p w14:paraId="03063B5C" w14:textId="77777777" w:rsidR="003310CD" w:rsidRPr="003310CD" w:rsidRDefault="003310CD" w:rsidP="003310CD">
      <w:pPr>
        <w:numPr>
          <w:ilvl w:val="0"/>
          <w:numId w:val="38"/>
        </w:numPr>
      </w:pPr>
      <w:r w:rsidRPr="003310CD">
        <w:t>한국어</w:t>
      </w:r>
      <w:r w:rsidRPr="003310CD">
        <w:rPr>
          <w:b/>
          <w:bCs/>
        </w:rPr>
        <w:t>를</w:t>
      </w:r>
      <w:r w:rsidRPr="003310CD">
        <w:t xml:space="preserve"> — tân ngữ của </w:t>
      </w:r>
      <w:r w:rsidRPr="003310CD">
        <w:t>공부하다</w:t>
      </w:r>
    </w:p>
    <w:p w14:paraId="211FE9A7" w14:textId="77777777" w:rsidR="003310CD" w:rsidRPr="003310CD" w:rsidRDefault="003310CD" w:rsidP="003310CD">
      <w:pPr>
        <w:numPr>
          <w:ilvl w:val="0"/>
          <w:numId w:val="38"/>
        </w:numPr>
      </w:pPr>
      <w:r w:rsidRPr="003310CD">
        <w:t>커피</w:t>
      </w:r>
      <w:r w:rsidRPr="003310CD">
        <w:rPr>
          <w:b/>
          <w:bCs/>
        </w:rPr>
        <w:t>는</w:t>
      </w:r>
      <w:r w:rsidRPr="003310CD">
        <w:t xml:space="preserve"> / </w:t>
      </w:r>
      <w:r w:rsidRPr="003310CD">
        <w:t>차</w:t>
      </w:r>
      <w:r w:rsidRPr="003310CD">
        <w:rPr>
          <w:b/>
          <w:bCs/>
        </w:rPr>
        <w:t>는</w:t>
      </w:r>
      <w:r w:rsidRPr="003310CD">
        <w:t> — đối lập hai vế</w:t>
      </w:r>
    </w:p>
    <w:p w14:paraId="60536C1B" w14:textId="77777777" w:rsidR="003310CD" w:rsidRPr="003310CD" w:rsidRDefault="003310CD" w:rsidP="003310CD">
      <w:pPr>
        <w:numPr>
          <w:ilvl w:val="0"/>
          <w:numId w:val="38"/>
        </w:numPr>
      </w:pPr>
      <w:r w:rsidRPr="003310CD">
        <w:lastRenderedPageBreak/>
        <w:t>날씨</w:t>
      </w:r>
      <w:r w:rsidRPr="003310CD">
        <w:rPr>
          <w:b/>
          <w:bCs/>
        </w:rPr>
        <w:t>가</w:t>
      </w:r>
      <w:r w:rsidRPr="003310CD">
        <w:t> — tính từ trạng thái tự nhiên</w:t>
      </w:r>
    </w:p>
    <w:p w14:paraId="7B6740BD" w14:textId="77777777" w:rsidR="003310CD" w:rsidRPr="003310CD" w:rsidRDefault="003310CD" w:rsidP="003310CD">
      <w:r w:rsidRPr="003310CD">
        <w:t>&lt;/details&gt;</w:t>
      </w:r>
    </w:p>
    <w:p w14:paraId="432B994E" w14:textId="77777777" w:rsidR="003310CD" w:rsidRPr="003310CD" w:rsidRDefault="003310CD" w:rsidP="003310CD">
      <w:r w:rsidRPr="003310CD">
        <w:pict w14:anchorId="0B8E049B">
          <v:rect id="_x0000_i2790" style="width:0;height:0" o:hralign="center" o:hrstd="t" o:hr="t" fillcolor="#a0a0a0" stroked="f"/>
        </w:pict>
      </w:r>
    </w:p>
    <w:p w14:paraId="7AA52EE8" w14:textId="77777777" w:rsidR="003310CD" w:rsidRPr="003310CD" w:rsidRDefault="003310CD" w:rsidP="003310CD">
      <w:r w:rsidRPr="003310CD">
        <w:rPr>
          <w:rFonts w:ascii="Segoe UI Emoji" w:hAnsi="Segoe UI Emoji" w:cs="Segoe UI Emoji"/>
        </w:rPr>
        <w:t>✅</w:t>
      </w:r>
      <w:r w:rsidRPr="003310CD">
        <w:t> </w:t>
      </w:r>
      <w:r w:rsidRPr="003310CD">
        <w:rPr>
          <w:b/>
          <w:bCs/>
        </w:rPr>
        <w:t>Xong Bài 1!</w:t>
      </w:r>
      <w:r w:rsidRPr="003310CD">
        <w:t> Gõ </w:t>
      </w:r>
      <w:r w:rsidRPr="003310CD">
        <w:rPr>
          <w:b/>
          <w:bCs/>
        </w:rPr>
        <w:t>"tiếp"</w:t>
      </w:r>
      <w:r w:rsidRPr="003310CD">
        <w:t> để sang </w:t>
      </w:r>
      <w:r w:rsidRPr="003310CD">
        <w:rPr>
          <w:b/>
          <w:bCs/>
        </w:rPr>
        <w:t xml:space="preserve">No.4 </w:t>
      </w:r>
      <w:r w:rsidRPr="003310CD">
        <w:rPr>
          <w:b/>
          <w:bCs/>
        </w:rPr>
        <w:t>와</w:t>
      </w:r>
      <w:r w:rsidRPr="003310CD">
        <w:rPr>
          <w:b/>
          <w:bCs/>
        </w:rPr>
        <w:t>/</w:t>
      </w:r>
      <w:r w:rsidRPr="003310CD">
        <w:rPr>
          <w:b/>
          <w:bCs/>
        </w:rPr>
        <w:t>과</w:t>
      </w:r>
      <w:r w:rsidRPr="003310CD">
        <w:rPr>
          <w:b/>
          <w:bCs/>
        </w:rPr>
        <w:t xml:space="preserve"> · No.5 (</w:t>
      </w:r>
      <w:r w:rsidRPr="003310CD">
        <w:rPr>
          <w:b/>
          <w:bCs/>
        </w:rPr>
        <w:t>이</w:t>
      </w:r>
      <w:r w:rsidRPr="003310CD">
        <w:rPr>
          <w:b/>
          <w:bCs/>
        </w:rPr>
        <w:t>)</w:t>
      </w:r>
      <w:r w:rsidRPr="003310CD">
        <w:rPr>
          <w:b/>
          <w:bCs/>
        </w:rPr>
        <w:t>랑</w:t>
      </w:r>
      <w:r w:rsidRPr="003310CD">
        <w:rPr>
          <w:b/>
          <w:bCs/>
        </w:rPr>
        <w:t xml:space="preserve"> · No.7 </w:t>
      </w:r>
      <w:r w:rsidRPr="003310CD">
        <w:rPr>
          <w:b/>
          <w:bCs/>
        </w:rPr>
        <w:t>하고</w:t>
      </w:r>
      <w:r w:rsidRPr="003310CD">
        <w:t> — nhóm trợ từ "và/với" nhé!</w:t>
      </w:r>
    </w:p>
    <w:p w14:paraId="2E0577DD" w14:textId="77777777" w:rsidR="003310CD" w:rsidRPr="003310CD" w:rsidRDefault="003310CD" w:rsidP="003310CD">
      <w:r w:rsidRPr="003310CD">
        <w:t>tiếp</w:t>
      </w:r>
    </w:p>
    <w:p w14:paraId="22D41D3F" w14:textId="77777777" w:rsidR="003310CD" w:rsidRPr="003310CD" w:rsidRDefault="003310CD" w:rsidP="003310CD">
      <w:r w:rsidRPr="003310CD">
        <w:t>Apr 10</w:t>
      </w:r>
    </w:p>
    <w:p w14:paraId="3E72CA0F" w14:textId="77777777" w:rsidR="003310CD" w:rsidRPr="003310CD" w:rsidRDefault="003310CD" w:rsidP="003310CD">
      <w:r w:rsidRPr="003310CD">
        <w:t>Identified grammar points to advance sequentially</w:t>
      </w:r>
    </w:p>
    <w:p w14:paraId="54BE88ED" w14:textId="77777777" w:rsidR="003310CD" w:rsidRPr="003310CD" w:rsidRDefault="003310CD" w:rsidP="003310CD">
      <w:r w:rsidRPr="003310CD">
        <w:t>Identified grammar points to advance sequentially</w:t>
      </w:r>
    </w:p>
    <w:p w14:paraId="2C97C005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📚</w:t>
      </w:r>
      <w:r w:rsidRPr="003310CD">
        <w:rPr>
          <w:b/>
          <w:bCs/>
        </w:rPr>
        <w:t xml:space="preserve"> Bài 2 — Trợ Từ Nối "Và / Với" (No.4, 5, 7)</w:t>
      </w:r>
    </w:p>
    <w:p w14:paraId="54AE4413" w14:textId="77777777" w:rsidR="003310CD" w:rsidRPr="003310CD" w:rsidRDefault="003310CD" w:rsidP="003310CD">
      <w:r w:rsidRPr="003310CD">
        <w:rPr>
          <w:b/>
          <w:bCs/>
        </w:rPr>
        <w:t>와</w:t>
      </w:r>
      <w:r w:rsidRPr="003310CD">
        <w:rPr>
          <w:b/>
          <w:bCs/>
        </w:rPr>
        <w:t>/</w:t>
      </w:r>
      <w:r w:rsidRPr="003310CD">
        <w:rPr>
          <w:b/>
          <w:bCs/>
        </w:rPr>
        <w:t>과</w:t>
      </w:r>
      <w:r w:rsidRPr="003310CD">
        <w:t> · </w:t>
      </w:r>
      <w:r w:rsidRPr="003310CD">
        <w:rPr>
          <w:b/>
          <w:bCs/>
        </w:rPr>
        <w:t>(</w:t>
      </w:r>
      <w:r w:rsidRPr="003310CD">
        <w:rPr>
          <w:b/>
          <w:bCs/>
        </w:rPr>
        <w:t>이</w:t>
      </w:r>
      <w:r w:rsidRPr="003310CD">
        <w:rPr>
          <w:b/>
          <w:bCs/>
        </w:rPr>
        <w:t>)</w:t>
      </w:r>
      <w:r w:rsidRPr="003310CD">
        <w:rPr>
          <w:b/>
          <w:bCs/>
        </w:rPr>
        <w:t>랑</w:t>
      </w:r>
      <w:r w:rsidRPr="003310CD">
        <w:t> · </w:t>
      </w:r>
      <w:r w:rsidRPr="003310CD">
        <w:rPr>
          <w:b/>
          <w:bCs/>
        </w:rPr>
        <w:t>하고</w:t>
      </w:r>
      <w:r w:rsidRPr="003310CD">
        <w:t> Ba cái này đều nghĩa là </w:t>
      </w:r>
      <w:r w:rsidRPr="003310CD">
        <w:rPr>
          <w:b/>
          <w:bCs/>
        </w:rPr>
        <w:t>"và"</w:t>
      </w:r>
      <w:r w:rsidRPr="003310CD">
        <w:t> hoặc </w:t>
      </w:r>
      <w:r w:rsidRPr="003310CD">
        <w:rPr>
          <w:b/>
          <w:bCs/>
        </w:rPr>
        <w:t>"cùng với"</w:t>
      </w:r>
      <w:r w:rsidRPr="003310CD">
        <w:t> — nhưng dùng sai ngữ cảnh là lộ ngay trình độ!</w:t>
      </w:r>
    </w:p>
    <w:p w14:paraId="3C7678F3" w14:textId="77777777" w:rsidR="003310CD" w:rsidRPr="003310CD" w:rsidRDefault="003310CD" w:rsidP="003310CD">
      <w:r w:rsidRPr="003310CD">
        <w:pict w14:anchorId="62536DFF">
          <v:rect id="_x0000_i2791" style="width:0;height:0" o:hralign="center" o:hrstd="t" o:hr="t" fillcolor="#a0a0a0" stroked="f"/>
        </w:pict>
      </w:r>
    </w:p>
    <w:p w14:paraId="280AD945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🔷</w:t>
      </w:r>
      <w:r w:rsidRPr="003310CD">
        <w:rPr>
          <w:b/>
          <w:bCs/>
        </w:rPr>
        <w:t xml:space="preserve"> No.4 — </w:t>
      </w:r>
      <w:r w:rsidRPr="003310CD">
        <w:rPr>
          <w:b/>
          <w:bCs/>
        </w:rPr>
        <w:t>와</w:t>
      </w:r>
      <w:r w:rsidRPr="003310CD">
        <w:rPr>
          <w:b/>
          <w:bCs/>
        </w:rPr>
        <w:t>/</w:t>
      </w:r>
      <w:r w:rsidRPr="003310CD">
        <w:rPr>
          <w:b/>
          <w:bCs/>
        </w:rPr>
        <w:t>과</w:t>
      </w:r>
      <w:r w:rsidRPr="003310CD">
        <w:rPr>
          <w:b/>
          <w:bCs/>
        </w:rPr>
        <w:t xml:space="preserve"> (và — văn viết / trang trọng)</w:t>
      </w:r>
    </w:p>
    <w:p w14:paraId="433E017C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Công thức</w:t>
      </w:r>
    </w:p>
    <w:p w14:paraId="3CCBCE95" w14:textId="77777777" w:rsidR="003310CD" w:rsidRPr="003310CD" w:rsidRDefault="003310CD" w:rsidP="003310CD">
      <w:r w:rsidRPr="003310CD">
        <w:t xml:space="preserve">Danh từ kết thúc bằng PHỤ ÂM + </w:t>
      </w:r>
      <w:r w:rsidRPr="003310CD">
        <w:t>과</w:t>
      </w:r>
    </w:p>
    <w:p w14:paraId="71C1107A" w14:textId="77777777" w:rsidR="003310CD" w:rsidRPr="003310CD" w:rsidRDefault="003310CD" w:rsidP="003310CD">
      <w:r w:rsidRPr="003310CD">
        <w:t xml:space="preserve">Danh từ kết thúc bằng NGUYÊN ÂM + </w:t>
      </w:r>
      <w:r w:rsidRPr="003310CD">
        <w:t>와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8"/>
        <w:gridCol w:w="3798"/>
      </w:tblGrid>
      <w:tr w:rsidR="003310CD" w:rsidRPr="003310CD" w14:paraId="663F412D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6A21D2C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Ví dụ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445D668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Giải thích</w:t>
            </w:r>
          </w:p>
        </w:tc>
      </w:tr>
      <w:tr w:rsidR="003310CD" w:rsidRPr="003310CD" w14:paraId="1BE81CA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3B43CAE" w14:textId="77777777" w:rsidR="003310CD" w:rsidRPr="003310CD" w:rsidRDefault="003310CD" w:rsidP="003310CD">
            <w:r w:rsidRPr="003310CD">
              <w:t>소설책</w:t>
            </w:r>
            <w:r w:rsidRPr="003310CD">
              <w:t xml:space="preserve"> + </w:t>
            </w:r>
            <w:r w:rsidRPr="003310CD">
              <w:t>과</w:t>
            </w:r>
            <w:r w:rsidRPr="003310CD">
              <w:t xml:space="preserve"> → </w:t>
            </w:r>
            <w:r w:rsidRPr="003310CD">
              <w:rPr>
                <w:b/>
                <w:bCs/>
              </w:rPr>
              <w:t>소설책과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488B72D" w14:textId="77777777" w:rsidR="003310CD" w:rsidRPr="003310CD" w:rsidRDefault="003310CD" w:rsidP="003310CD">
            <w:r w:rsidRPr="003310CD">
              <w:t>소설책</w:t>
            </w:r>
            <w:r w:rsidRPr="003310CD">
              <w:t xml:space="preserve"> kết thúc bằng </w:t>
            </w:r>
            <w:r w:rsidRPr="003310CD">
              <w:t>ㄱ</w:t>
            </w:r>
            <w:r w:rsidRPr="003310CD">
              <w:t xml:space="preserve"> (phụ âm)</w:t>
            </w:r>
          </w:p>
        </w:tc>
      </w:tr>
      <w:tr w:rsidR="003310CD" w:rsidRPr="003310CD" w14:paraId="60D2951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29F19D1" w14:textId="77777777" w:rsidR="003310CD" w:rsidRPr="003310CD" w:rsidRDefault="003310CD" w:rsidP="003310CD">
            <w:r w:rsidRPr="003310CD">
              <w:t>교과서</w:t>
            </w:r>
            <w:r w:rsidRPr="003310CD">
              <w:t xml:space="preserve"> + </w:t>
            </w:r>
            <w:r w:rsidRPr="003310CD">
              <w:t>와</w:t>
            </w:r>
            <w:r w:rsidRPr="003310CD">
              <w:t xml:space="preserve"> → </w:t>
            </w:r>
            <w:r w:rsidRPr="003310CD">
              <w:rPr>
                <w:b/>
                <w:bCs/>
              </w:rPr>
              <w:t>교과서와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CAE2BCA" w14:textId="77777777" w:rsidR="003310CD" w:rsidRPr="003310CD" w:rsidRDefault="003310CD" w:rsidP="003310CD">
            <w:r w:rsidRPr="003310CD">
              <w:t>교과서</w:t>
            </w:r>
            <w:r w:rsidRPr="003310CD">
              <w:t xml:space="preserve"> kết thúc bằng </w:t>
            </w:r>
            <w:r w:rsidRPr="003310CD">
              <w:t>ㅓ</w:t>
            </w:r>
            <w:r w:rsidRPr="003310CD">
              <w:t xml:space="preserve"> (nguyên âm)</w:t>
            </w:r>
          </w:p>
        </w:tc>
      </w:tr>
      <w:tr w:rsidR="003310CD" w:rsidRPr="003310CD" w14:paraId="413A7B6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9AE4962" w14:textId="77777777" w:rsidR="003310CD" w:rsidRPr="003310CD" w:rsidRDefault="003310CD" w:rsidP="003310CD">
            <w:r w:rsidRPr="003310CD">
              <w:t>친구</w:t>
            </w:r>
            <w:r w:rsidRPr="003310CD">
              <w:t xml:space="preserve"> + </w:t>
            </w:r>
            <w:r w:rsidRPr="003310CD">
              <w:t>와</w:t>
            </w:r>
            <w:r w:rsidRPr="003310CD">
              <w:t xml:space="preserve"> → </w:t>
            </w:r>
            <w:r w:rsidRPr="003310CD">
              <w:rPr>
                <w:b/>
                <w:bCs/>
              </w:rPr>
              <w:t>친구와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E41E6A6" w14:textId="77777777" w:rsidR="003310CD" w:rsidRPr="003310CD" w:rsidRDefault="003310CD" w:rsidP="003310CD">
            <w:r w:rsidRPr="003310CD">
              <w:t>친구</w:t>
            </w:r>
            <w:r w:rsidRPr="003310CD">
              <w:t xml:space="preserve"> kết thúc bằng </w:t>
            </w:r>
            <w:r w:rsidRPr="003310CD">
              <w:t>ㅜ</w:t>
            </w:r>
            <w:r w:rsidRPr="003310CD">
              <w:t xml:space="preserve"> (nguyên âm)</w:t>
            </w:r>
          </w:p>
        </w:tc>
      </w:tr>
    </w:tbl>
    <w:p w14:paraId="7B9CACBA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Hai cách dùng</w:t>
      </w:r>
    </w:p>
    <w:p w14:paraId="449B5002" w14:textId="77777777" w:rsidR="003310CD" w:rsidRPr="003310CD" w:rsidRDefault="003310CD" w:rsidP="003310CD">
      <w:r w:rsidRPr="003310CD">
        <w:rPr>
          <w:b/>
          <w:bCs/>
        </w:rPr>
        <w:t>① Nối hai danh từ — nghĩa "và"</w:t>
      </w:r>
    </w:p>
    <w:p w14:paraId="1559410F" w14:textId="77777777" w:rsidR="003310CD" w:rsidRPr="003310CD" w:rsidRDefault="003310CD" w:rsidP="003310CD">
      <w:r w:rsidRPr="003310CD">
        <w:lastRenderedPageBreak/>
        <w:t>소설책</w:t>
      </w:r>
      <w:r w:rsidRPr="003310CD">
        <w:rPr>
          <w:b/>
          <w:bCs/>
        </w:rPr>
        <w:t>과</w:t>
      </w:r>
      <w:r w:rsidRPr="003310CD">
        <w:t> </w:t>
      </w:r>
      <w:r w:rsidRPr="003310CD">
        <w:t>교과서를</w:t>
      </w:r>
      <w:r w:rsidRPr="003310CD">
        <w:t xml:space="preserve"> </w:t>
      </w:r>
      <w:r w:rsidRPr="003310CD">
        <w:t>가져왔어요</w:t>
      </w:r>
      <w:r w:rsidRPr="003310CD">
        <w:t>. </w:t>
      </w:r>
      <w:r w:rsidRPr="003310CD">
        <w:rPr>
          <w:i/>
          <w:iCs/>
        </w:rPr>
        <w:t>Tôi mang theo tiểu thuyết </w:t>
      </w:r>
      <w:r w:rsidRPr="003310CD">
        <w:rPr>
          <w:b/>
          <w:bCs/>
          <w:i/>
          <w:iCs/>
        </w:rPr>
        <w:t>và</w:t>
      </w:r>
      <w:r w:rsidRPr="003310CD">
        <w:rPr>
          <w:i/>
          <w:iCs/>
        </w:rPr>
        <w:t> sách giáo khoa.</w:t>
      </w:r>
    </w:p>
    <w:p w14:paraId="1C21983F" w14:textId="77777777" w:rsidR="003310CD" w:rsidRPr="003310CD" w:rsidRDefault="003310CD" w:rsidP="003310CD">
      <w:r w:rsidRPr="003310CD">
        <w:rPr>
          <w:b/>
          <w:bCs/>
        </w:rPr>
        <w:t>② Đi kèm với ai — nghĩa "cùng với"</w:t>
      </w:r>
    </w:p>
    <w:p w14:paraId="4FDA5A6A" w14:textId="77777777" w:rsidR="003310CD" w:rsidRPr="003310CD" w:rsidRDefault="003310CD" w:rsidP="003310CD">
      <w:r w:rsidRPr="003310CD">
        <w:t>토미</w:t>
      </w:r>
      <w:r w:rsidRPr="003310CD">
        <w:t xml:space="preserve"> </w:t>
      </w:r>
      <w:r w:rsidRPr="003310CD">
        <w:t>씨</w:t>
      </w:r>
      <w:r w:rsidRPr="003310CD">
        <w:rPr>
          <w:b/>
          <w:bCs/>
        </w:rPr>
        <w:t>와</w:t>
      </w:r>
      <w:r w:rsidRPr="003310CD">
        <w:t> </w:t>
      </w:r>
      <w:r w:rsidRPr="003310CD">
        <w:t>친구예요</w:t>
      </w:r>
      <w:r w:rsidRPr="003310CD">
        <w:t>. </w:t>
      </w:r>
      <w:r w:rsidRPr="003310CD">
        <w:rPr>
          <w:i/>
          <w:iCs/>
        </w:rPr>
        <w:t>Tôi và Tommy là bạn bè. / Tôi là bạn </w:t>
      </w:r>
      <w:r w:rsidRPr="003310CD">
        <w:rPr>
          <w:b/>
          <w:bCs/>
          <w:i/>
          <w:iCs/>
        </w:rPr>
        <w:t>với</w:t>
      </w:r>
      <w:r w:rsidRPr="003310CD">
        <w:rPr>
          <w:i/>
          <w:iCs/>
        </w:rPr>
        <w:t> Tommy.</w:t>
      </w:r>
    </w:p>
    <w:p w14:paraId="06CB70D3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Ngữ cảnh dùng</w:t>
      </w:r>
    </w:p>
    <w:p w14:paraId="45B3F9BC" w14:textId="77777777" w:rsidR="003310CD" w:rsidRPr="003310CD" w:rsidRDefault="003310CD" w:rsidP="003310CD">
      <w:r w:rsidRPr="003310CD">
        <w:rPr>
          <w:rFonts w:ascii="Segoe UI Emoji" w:hAnsi="Segoe UI Emoji" w:cs="Segoe UI Emoji"/>
        </w:rPr>
        <w:t>✍️</w:t>
      </w:r>
      <w:r w:rsidRPr="003310CD">
        <w:t> </w:t>
      </w:r>
      <w:r w:rsidRPr="003310CD">
        <w:rPr>
          <w:b/>
          <w:bCs/>
        </w:rPr>
        <w:t>Văn viết, báo cáo, email công việc, văn bản chính thức</w:t>
      </w:r>
      <w:r w:rsidRPr="003310CD">
        <w:t> Ít dùng trong hội thoại hàng ngày — nghe có vẻ cứng nhắc</w:t>
      </w:r>
    </w:p>
    <w:p w14:paraId="24808C26" w14:textId="77777777" w:rsidR="003310CD" w:rsidRPr="003310CD" w:rsidRDefault="003310CD" w:rsidP="003310CD">
      <w:r w:rsidRPr="003310CD">
        <w:pict w14:anchorId="35AFB89D">
          <v:rect id="_x0000_i2792" style="width:0;height:0" o:hralign="center" o:hrstd="t" o:hr="t" fillcolor="#a0a0a0" stroked="f"/>
        </w:pict>
      </w:r>
    </w:p>
    <w:p w14:paraId="728D4207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🔷</w:t>
      </w:r>
      <w:r w:rsidRPr="003310CD">
        <w:rPr>
          <w:b/>
          <w:bCs/>
        </w:rPr>
        <w:t xml:space="preserve"> No.5 — (</w:t>
      </w:r>
      <w:r w:rsidRPr="003310CD">
        <w:rPr>
          <w:b/>
          <w:bCs/>
        </w:rPr>
        <w:t>이</w:t>
      </w:r>
      <w:r w:rsidRPr="003310CD">
        <w:rPr>
          <w:b/>
          <w:bCs/>
        </w:rPr>
        <w:t>)</w:t>
      </w:r>
      <w:r w:rsidRPr="003310CD">
        <w:rPr>
          <w:b/>
          <w:bCs/>
        </w:rPr>
        <w:t>랑</w:t>
      </w:r>
      <w:r w:rsidRPr="003310CD">
        <w:rPr>
          <w:b/>
          <w:bCs/>
        </w:rPr>
        <w:t xml:space="preserve"> (và / cùng với — khẩu ngữ thân mật)</w:t>
      </w:r>
    </w:p>
    <w:p w14:paraId="302AF789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Công thức</w:t>
      </w:r>
    </w:p>
    <w:p w14:paraId="7B67194F" w14:textId="77777777" w:rsidR="003310CD" w:rsidRPr="003310CD" w:rsidRDefault="003310CD" w:rsidP="003310CD">
      <w:r w:rsidRPr="003310CD">
        <w:t xml:space="preserve">Danh từ kết thúc bằng PHỤ ÂM + </w:t>
      </w:r>
      <w:r w:rsidRPr="003310CD">
        <w:t>이랑</w:t>
      </w:r>
    </w:p>
    <w:p w14:paraId="3D42E409" w14:textId="77777777" w:rsidR="003310CD" w:rsidRPr="003310CD" w:rsidRDefault="003310CD" w:rsidP="003310CD">
      <w:r w:rsidRPr="003310CD">
        <w:t xml:space="preserve">Danh từ kết thúc bằng NGUYÊN ÂM + </w:t>
      </w:r>
      <w:r w:rsidRPr="003310CD">
        <w:t>랑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8"/>
        <w:gridCol w:w="3558"/>
      </w:tblGrid>
      <w:tr w:rsidR="003310CD" w:rsidRPr="003310CD" w14:paraId="166D3D9B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A32FC52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Ví dụ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106A178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Giải thích</w:t>
            </w:r>
          </w:p>
        </w:tc>
      </w:tr>
      <w:tr w:rsidR="003310CD" w:rsidRPr="003310CD" w14:paraId="3F54777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7E121F2" w14:textId="77777777" w:rsidR="003310CD" w:rsidRPr="003310CD" w:rsidRDefault="003310CD" w:rsidP="003310CD">
            <w:r w:rsidRPr="003310CD">
              <w:t>설렁탕</w:t>
            </w:r>
            <w:r w:rsidRPr="003310CD">
              <w:t xml:space="preserve"> + </w:t>
            </w:r>
            <w:r w:rsidRPr="003310CD">
              <w:t>이랑</w:t>
            </w:r>
            <w:r w:rsidRPr="003310CD">
              <w:t xml:space="preserve"> → </w:t>
            </w:r>
            <w:r w:rsidRPr="003310CD">
              <w:rPr>
                <w:b/>
                <w:bCs/>
              </w:rPr>
              <w:t>설렁탕이랑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2E03B6D" w14:textId="77777777" w:rsidR="003310CD" w:rsidRPr="003310CD" w:rsidRDefault="003310CD" w:rsidP="003310CD">
            <w:r w:rsidRPr="003310CD">
              <w:t>설렁탕</w:t>
            </w:r>
            <w:r w:rsidRPr="003310CD">
              <w:t xml:space="preserve"> kết thúc bằng </w:t>
            </w:r>
            <w:r w:rsidRPr="003310CD">
              <w:t>ㅇ</w:t>
            </w:r>
            <w:r w:rsidRPr="003310CD">
              <w:t xml:space="preserve"> (phụ âm)</w:t>
            </w:r>
          </w:p>
        </w:tc>
      </w:tr>
      <w:tr w:rsidR="003310CD" w:rsidRPr="003310CD" w14:paraId="51E8EA5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678439C" w14:textId="77777777" w:rsidR="003310CD" w:rsidRPr="003310CD" w:rsidRDefault="003310CD" w:rsidP="003310CD">
            <w:r w:rsidRPr="003310CD">
              <w:t>김밥</w:t>
            </w:r>
            <w:r w:rsidRPr="003310CD">
              <w:t xml:space="preserve"> + </w:t>
            </w:r>
            <w:r w:rsidRPr="003310CD">
              <w:t>이랑</w:t>
            </w:r>
            <w:r w:rsidRPr="003310CD">
              <w:t xml:space="preserve"> → </w:t>
            </w:r>
            <w:r w:rsidRPr="003310CD">
              <w:rPr>
                <w:b/>
                <w:bCs/>
              </w:rPr>
              <w:t>김밥이랑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EC68BAA" w14:textId="77777777" w:rsidR="003310CD" w:rsidRPr="003310CD" w:rsidRDefault="003310CD" w:rsidP="003310CD">
            <w:r w:rsidRPr="003310CD">
              <w:t>김밥</w:t>
            </w:r>
            <w:r w:rsidRPr="003310CD">
              <w:t xml:space="preserve"> kết thúc bằng </w:t>
            </w:r>
            <w:r w:rsidRPr="003310CD">
              <w:t>ㅂ</w:t>
            </w:r>
            <w:r w:rsidRPr="003310CD">
              <w:t xml:space="preserve"> (phụ âm)</w:t>
            </w:r>
          </w:p>
        </w:tc>
      </w:tr>
      <w:tr w:rsidR="003310CD" w:rsidRPr="003310CD" w14:paraId="29DB310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F734041" w14:textId="77777777" w:rsidR="003310CD" w:rsidRPr="003310CD" w:rsidRDefault="003310CD" w:rsidP="003310CD">
            <w:r w:rsidRPr="003310CD">
              <w:t>친구</w:t>
            </w:r>
            <w:r w:rsidRPr="003310CD">
              <w:t xml:space="preserve"> + </w:t>
            </w:r>
            <w:r w:rsidRPr="003310CD">
              <w:t>랑</w:t>
            </w:r>
            <w:r w:rsidRPr="003310CD">
              <w:t xml:space="preserve"> → </w:t>
            </w:r>
            <w:r w:rsidRPr="003310CD">
              <w:rPr>
                <w:b/>
                <w:bCs/>
              </w:rPr>
              <w:t>친구랑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374FB58" w14:textId="77777777" w:rsidR="003310CD" w:rsidRPr="003310CD" w:rsidRDefault="003310CD" w:rsidP="003310CD">
            <w:r w:rsidRPr="003310CD">
              <w:t>친구</w:t>
            </w:r>
            <w:r w:rsidRPr="003310CD">
              <w:t xml:space="preserve"> kết thúc bằng </w:t>
            </w:r>
            <w:r w:rsidRPr="003310CD">
              <w:t>ㅜ</w:t>
            </w:r>
            <w:r w:rsidRPr="003310CD">
              <w:t xml:space="preserve"> (nguyên âm)</w:t>
            </w:r>
          </w:p>
        </w:tc>
      </w:tr>
    </w:tbl>
    <w:p w14:paraId="58F43C52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Hai cách dùng</w:t>
      </w:r>
    </w:p>
    <w:p w14:paraId="2CBAF5C6" w14:textId="77777777" w:rsidR="003310CD" w:rsidRPr="003310CD" w:rsidRDefault="003310CD" w:rsidP="003310CD">
      <w:r w:rsidRPr="003310CD">
        <w:rPr>
          <w:b/>
          <w:bCs/>
        </w:rPr>
        <w:t>① Nối hai danh từ — nghĩa "và"</w:t>
      </w:r>
    </w:p>
    <w:p w14:paraId="1B737A8F" w14:textId="77777777" w:rsidR="003310CD" w:rsidRPr="003310CD" w:rsidRDefault="003310CD" w:rsidP="003310CD">
      <w:r w:rsidRPr="003310CD">
        <w:t>설렁탕</w:t>
      </w:r>
      <w:r w:rsidRPr="003310CD">
        <w:rPr>
          <w:b/>
          <w:bCs/>
        </w:rPr>
        <w:t>이랑</w:t>
      </w:r>
      <w:r w:rsidRPr="003310CD">
        <w:t> </w:t>
      </w:r>
      <w:r w:rsidRPr="003310CD">
        <w:t>김밥</w:t>
      </w:r>
      <w:r w:rsidRPr="003310CD">
        <w:t xml:space="preserve"> </w:t>
      </w:r>
      <w:r w:rsidRPr="003310CD">
        <w:t>주세요</w:t>
      </w:r>
      <w:r w:rsidRPr="003310CD">
        <w:t>. </w:t>
      </w:r>
      <w:r w:rsidRPr="003310CD">
        <w:rPr>
          <w:i/>
          <w:iCs/>
        </w:rPr>
        <w:t>Cho tôi seolleongtang </w:t>
      </w:r>
      <w:r w:rsidRPr="003310CD">
        <w:rPr>
          <w:b/>
          <w:bCs/>
          <w:i/>
          <w:iCs/>
        </w:rPr>
        <w:t>và</w:t>
      </w:r>
      <w:r w:rsidRPr="003310CD">
        <w:rPr>
          <w:i/>
          <w:iCs/>
        </w:rPr>
        <w:t> kimbap.</w:t>
      </w:r>
    </w:p>
    <w:p w14:paraId="38317A52" w14:textId="77777777" w:rsidR="003310CD" w:rsidRPr="003310CD" w:rsidRDefault="003310CD" w:rsidP="003310CD">
      <w:r w:rsidRPr="003310CD">
        <w:rPr>
          <w:b/>
          <w:bCs/>
        </w:rPr>
        <w:t>② Đi kèm với ai — nghĩa "cùng với"</w:t>
      </w:r>
    </w:p>
    <w:p w14:paraId="5D2E625F" w14:textId="77777777" w:rsidR="003310CD" w:rsidRPr="003310CD" w:rsidRDefault="003310CD" w:rsidP="003310CD">
      <w:r w:rsidRPr="003310CD">
        <w:t>친구</w:t>
      </w:r>
      <w:r w:rsidRPr="003310CD">
        <w:rPr>
          <w:b/>
          <w:bCs/>
        </w:rPr>
        <w:t>랑</w:t>
      </w:r>
      <w:r w:rsidRPr="003310CD">
        <w:t> </w:t>
      </w:r>
      <w:r w:rsidRPr="003310CD">
        <w:t>같이</w:t>
      </w:r>
      <w:r w:rsidRPr="003310CD">
        <w:t xml:space="preserve"> </w:t>
      </w:r>
      <w:r w:rsidRPr="003310CD">
        <w:t>왔어요</w:t>
      </w:r>
      <w:r w:rsidRPr="003310CD">
        <w:t>. </w:t>
      </w:r>
      <w:r w:rsidRPr="003310CD">
        <w:rPr>
          <w:i/>
          <w:iCs/>
        </w:rPr>
        <w:t>Tôi đến </w:t>
      </w:r>
      <w:r w:rsidRPr="003310CD">
        <w:rPr>
          <w:b/>
          <w:bCs/>
          <w:i/>
          <w:iCs/>
        </w:rPr>
        <w:t>cùng với</w:t>
      </w:r>
      <w:r w:rsidRPr="003310CD">
        <w:rPr>
          <w:i/>
          <w:iCs/>
        </w:rPr>
        <w:t> bạn.</w:t>
      </w:r>
    </w:p>
    <w:p w14:paraId="5780B465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Ngữ cảnh dùng</w:t>
      </w:r>
    </w:p>
    <w:p w14:paraId="7F957761" w14:textId="77777777" w:rsidR="003310CD" w:rsidRPr="003310CD" w:rsidRDefault="003310CD" w:rsidP="003310CD">
      <w:r w:rsidRPr="003310CD">
        <w:rPr>
          <w:rFonts w:ascii="Segoe UI Emoji" w:hAnsi="Segoe UI Emoji" w:cs="Segoe UI Emoji"/>
        </w:rPr>
        <w:t>🗣️</w:t>
      </w:r>
      <w:r w:rsidRPr="003310CD">
        <w:t> </w:t>
      </w:r>
      <w:r w:rsidRPr="003310CD">
        <w:rPr>
          <w:b/>
          <w:bCs/>
        </w:rPr>
        <w:t>Khẩu ngữ, hội thoại thân mật</w:t>
      </w:r>
      <w:r w:rsidRPr="003310CD">
        <w:t> giữa bạn bè, gia đình Dùng thoải mái khi nói chuyện hàng ngày</w:t>
      </w:r>
    </w:p>
    <w:p w14:paraId="2411CBA3" w14:textId="77777777" w:rsidR="003310CD" w:rsidRPr="003310CD" w:rsidRDefault="003310CD" w:rsidP="003310CD">
      <w:r w:rsidRPr="003310CD">
        <w:lastRenderedPageBreak/>
        <w:pict w14:anchorId="314A24DF">
          <v:rect id="_x0000_i2793" style="width:0;height:0" o:hralign="center" o:hrstd="t" o:hr="t" fillcolor="#a0a0a0" stroked="f"/>
        </w:pict>
      </w:r>
    </w:p>
    <w:p w14:paraId="59BDE862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🔷</w:t>
      </w:r>
      <w:r w:rsidRPr="003310CD">
        <w:rPr>
          <w:b/>
          <w:bCs/>
        </w:rPr>
        <w:t xml:space="preserve"> No.7 — </w:t>
      </w:r>
      <w:r w:rsidRPr="003310CD">
        <w:rPr>
          <w:b/>
          <w:bCs/>
        </w:rPr>
        <w:t>하고</w:t>
      </w:r>
      <w:r w:rsidRPr="003310CD">
        <w:rPr>
          <w:b/>
          <w:bCs/>
        </w:rPr>
        <w:t xml:space="preserve"> (và / cùng với — khẩu ngữ trung lập)</w:t>
      </w:r>
    </w:p>
    <w:p w14:paraId="6588CBF8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Công thức</w:t>
      </w:r>
    </w:p>
    <w:p w14:paraId="4C05D72A" w14:textId="77777777" w:rsidR="003310CD" w:rsidRPr="003310CD" w:rsidRDefault="003310CD" w:rsidP="003310CD">
      <w:r w:rsidRPr="003310CD">
        <w:t xml:space="preserve">Danh từ + </w:t>
      </w:r>
      <w:r w:rsidRPr="003310CD">
        <w:t>하고</w:t>
      </w:r>
      <w:r w:rsidRPr="003310CD">
        <w:t xml:space="preserve">  (không phân biệt phụ âm hay nguyên âm — luôn là </w:t>
      </w:r>
      <w:r w:rsidRPr="003310CD">
        <w:t>하고</w:t>
      </w:r>
      <w:r w:rsidRPr="003310CD">
        <w:t>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5"/>
        <w:gridCol w:w="2788"/>
      </w:tblGrid>
      <w:tr w:rsidR="003310CD" w:rsidRPr="003310CD" w14:paraId="2C0E5904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71C3995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Ví dụ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0D9BC02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Giải thích</w:t>
            </w:r>
          </w:p>
        </w:tc>
      </w:tr>
      <w:tr w:rsidR="003310CD" w:rsidRPr="003310CD" w14:paraId="50D2EB4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D79C273" w14:textId="77777777" w:rsidR="003310CD" w:rsidRPr="003310CD" w:rsidRDefault="003310CD" w:rsidP="003310CD">
            <w:r w:rsidRPr="003310CD">
              <w:t>양념</w:t>
            </w:r>
            <w:r w:rsidRPr="003310CD">
              <w:t xml:space="preserve"> </w:t>
            </w:r>
            <w:r w:rsidRPr="003310CD">
              <w:t>치킨</w:t>
            </w:r>
            <w:r w:rsidRPr="003310CD">
              <w:t xml:space="preserve"> + </w:t>
            </w:r>
            <w:r w:rsidRPr="003310CD">
              <w:t>하고</w:t>
            </w:r>
            <w:r w:rsidRPr="003310CD">
              <w:t xml:space="preserve"> → </w:t>
            </w:r>
            <w:r w:rsidRPr="003310CD">
              <w:rPr>
                <w:b/>
                <w:bCs/>
              </w:rPr>
              <w:t>양념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치킨하고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258102" w14:textId="77777777" w:rsidR="003310CD" w:rsidRPr="003310CD" w:rsidRDefault="003310CD" w:rsidP="003310CD">
            <w:r w:rsidRPr="003310CD">
              <w:t xml:space="preserve">Luôn thêm </w:t>
            </w:r>
            <w:r w:rsidRPr="003310CD">
              <w:t>하고</w:t>
            </w:r>
            <w:r w:rsidRPr="003310CD">
              <w:t>, không đổi</w:t>
            </w:r>
          </w:p>
        </w:tc>
      </w:tr>
      <w:tr w:rsidR="003310CD" w:rsidRPr="003310CD" w14:paraId="58758C0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6994D40" w14:textId="77777777" w:rsidR="003310CD" w:rsidRPr="003310CD" w:rsidRDefault="003310CD" w:rsidP="003310CD">
            <w:r w:rsidRPr="003310CD">
              <w:t>맥주</w:t>
            </w:r>
            <w:r w:rsidRPr="003310CD">
              <w:t xml:space="preserve"> + </w:t>
            </w:r>
            <w:r w:rsidRPr="003310CD">
              <w:t>하고</w:t>
            </w:r>
            <w:r w:rsidRPr="003310CD">
              <w:t xml:space="preserve"> → </w:t>
            </w:r>
            <w:r w:rsidRPr="003310CD">
              <w:rPr>
                <w:b/>
                <w:bCs/>
              </w:rPr>
              <w:t>맥주하고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2357927" w14:textId="77777777" w:rsidR="003310CD" w:rsidRPr="003310CD" w:rsidRDefault="003310CD" w:rsidP="003310CD">
            <w:r w:rsidRPr="003310CD">
              <w:t xml:space="preserve">Luôn thêm </w:t>
            </w:r>
            <w:r w:rsidRPr="003310CD">
              <w:t>하고</w:t>
            </w:r>
            <w:r w:rsidRPr="003310CD">
              <w:t>, không đổi</w:t>
            </w:r>
          </w:p>
        </w:tc>
      </w:tr>
    </w:tbl>
    <w:p w14:paraId="3089F7F6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Hai cách dùng</w:t>
      </w:r>
    </w:p>
    <w:p w14:paraId="37FA55CF" w14:textId="77777777" w:rsidR="003310CD" w:rsidRPr="003310CD" w:rsidRDefault="003310CD" w:rsidP="003310CD">
      <w:r w:rsidRPr="003310CD">
        <w:rPr>
          <w:b/>
          <w:bCs/>
        </w:rPr>
        <w:t>① Nối hai danh từ — nghĩa "và"</w:t>
      </w:r>
    </w:p>
    <w:p w14:paraId="19BABDF1" w14:textId="77777777" w:rsidR="003310CD" w:rsidRPr="003310CD" w:rsidRDefault="003310CD" w:rsidP="003310CD">
      <w:r w:rsidRPr="003310CD">
        <w:t>양념</w:t>
      </w:r>
      <w:r w:rsidRPr="003310CD">
        <w:t xml:space="preserve"> </w:t>
      </w:r>
      <w:r w:rsidRPr="003310CD">
        <w:t>치킨</w:t>
      </w:r>
      <w:r w:rsidRPr="003310CD">
        <w:rPr>
          <w:b/>
          <w:bCs/>
        </w:rPr>
        <w:t>하고</w:t>
      </w:r>
      <w:r w:rsidRPr="003310CD">
        <w:t> </w:t>
      </w:r>
      <w:r w:rsidRPr="003310CD">
        <w:t>맥주</w:t>
      </w:r>
      <w:r w:rsidRPr="003310CD">
        <w:t xml:space="preserve"> </w:t>
      </w:r>
      <w:r w:rsidRPr="003310CD">
        <w:t>주세요</w:t>
      </w:r>
      <w:r w:rsidRPr="003310CD">
        <w:t>. </w:t>
      </w:r>
      <w:r w:rsidRPr="003310CD">
        <w:rPr>
          <w:i/>
          <w:iCs/>
        </w:rPr>
        <w:t>Cho tôi gà sốt cay </w:t>
      </w:r>
      <w:r w:rsidRPr="003310CD">
        <w:rPr>
          <w:b/>
          <w:bCs/>
          <w:i/>
          <w:iCs/>
        </w:rPr>
        <w:t>và</w:t>
      </w:r>
      <w:r w:rsidRPr="003310CD">
        <w:rPr>
          <w:i/>
          <w:iCs/>
        </w:rPr>
        <w:t> bia.</w:t>
      </w:r>
    </w:p>
    <w:p w14:paraId="2C1594ED" w14:textId="77777777" w:rsidR="003310CD" w:rsidRPr="003310CD" w:rsidRDefault="003310CD" w:rsidP="003310CD">
      <w:r w:rsidRPr="003310CD">
        <w:rPr>
          <w:b/>
          <w:bCs/>
        </w:rPr>
        <w:t>② Đi kèm với ai — nghĩa "cùng với"</w:t>
      </w:r>
    </w:p>
    <w:p w14:paraId="52FF21C9" w14:textId="77777777" w:rsidR="003310CD" w:rsidRPr="003310CD" w:rsidRDefault="003310CD" w:rsidP="003310CD">
      <w:r w:rsidRPr="003310CD">
        <w:t>엄마</w:t>
      </w:r>
      <w:r w:rsidRPr="003310CD">
        <w:rPr>
          <w:b/>
          <w:bCs/>
        </w:rPr>
        <w:t>하고</w:t>
      </w:r>
      <w:r w:rsidRPr="003310CD">
        <w:t> </w:t>
      </w:r>
      <w:r w:rsidRPr="003310CD">
        <w:t>같이</w:t>
      </w:r>
      <w:r w:rsidRPr="003310CD">
        <w:t xml:space="preserve"> </w:t>
      </w:r>
      <w:r w:rsidRPr="003310CD">
        <w:t>쇼핑했어요</w:t>
      </w:r>
      <w:r w:rsidRPr="003310CD">
        <w:t>. </w:t>
      </w:r>
      <w:r w:rsidRPr="003310CD">
        <w:rPr>
          <w:i/>
          <w:iCs/>
        </w:rPr>
        <w:t>Tôi đi mua sắm </w:t>
      </w:r>
      <w:r w:rsidRPr="003310CD">
        <w:rPr>
          <w:b/>
          <w:bCs/>
          <w:i/>
          <w:iCs/>
        </w:rPr>
        <w:t>cùng với</w:t>
      </w:r>
      <w:r w:rsidRPr="003310CD">
        <w:rPr>
          <w:i/>
          <w:iCs/>
        </w:rPr>
        <w:t> mẹ.</w:t>
      </w:r>
    </w:p>
    <w:p w14:paraId="20C0061F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Ngữ cảnh dùng</w:t>
      </w:r>
    </w:p>
    <w:p w14:paraId="01B78E89" w14:textId="77777777" w:rsidR="003310CD" w:rsidRPr="003310CD" w:rsidRDefault="003310CD" w:rsidP="003310CD">
      <w:r w:rsidRPr="003310CD">
        <w:rPr>
          <w:rFonts w:ascii="Segoe UI Emoji" w:hAnsi="Segoe UI Emoji" w:cs="Segoe UI Emoji"/>
        </w:rPr>
        <w:t>🗣️</w:t>
      </w:r>
      <w:r w:rsidRPr="003310CD">
        <w:t> </w:t>
      </w:r>
      <w:r w:rsidRPr="003310CD">
        <w:rPr>
          <w:b/>
          <w:bCs/>
        </w:rPr>
        <w:t>Khẩu ngữ, hội thoại</w:t>
      </w:r>
      <w:r w:rsidRPr="003310CD">
        <w:t> — trung lập hơn (</w:t>
      </w:r>
      <w:r w:rsidRPr="003310CD">
        <w:t>이</w:t>
      </w:r>
      <w:r w:rsidRPr="003310CD">
        <w:t>)</w:t>
      </w:r>
      <w:r w:rsidRPr="003310CD">
        <w:t>랑</w:t>
      </w:r>
      <w:r w:rsidRPr="003310CD">
        <w:t>, dùng được với cả người lạ lẫn bạn bè</w:t>
      </w:r>
    </w:p>
    <w:p w14:paraId="79E3C4E1" w14:textId="77777777" w:rsidR="003310CD" w:rsidRPr="003310CD" w:rsidRDefault="003310CD" w:rsidP="003310CD">
      <w:r w:rsidRPr="003310CD">
        <w:pict w14:anchorId="04753D95">
          <v:rect id="_x0000_i2794" style="width:0;height:0" o:hralign="center" o:hrstd="t" o:hr="t" fillcolor="#a0a0a0" stroked="f"/>
        </w:pict>
      </w:r>
    </w:p>
    <w:p w14:paraId="3204E4E7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🔶</w:t>
      </w:r>
      <w:r w:rsidRPr="003310CD">
        <w:rPr>
          <w:b/>
          <w:bCs/>
        </w:rPr>
        <w:t xml:space="preserve"> So Sánh Tổng Hợp 3 Trợ Từ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2205"/>
        <w:gridCol w:w="2294"/>
        <w:gridCol w:w="2284"/>
      </w:tblGrid>
      <w:tr w:rsidR="003310CD" w:rsidRPr="003310CD" w14:paraId="370C3974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0CE3163" w14:textId="77777777" w:rsidR="003310CD" w:rsidRPr="003310CD" w:rsidRDefault="003310CD" w:rsidP="003310CD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14950AD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와</w:t>
            </w:r>
            <w:r w:rsidRPr="003310CD">
              <w:rPr>
                <w:b/>
                <w:bCs/>
              </w:rPr>
              <w:t>/</w:t>
            </w:r>
            <w:r w:rsidRPr="003310CD">
              <w:rPr>
                <w:b/>
                <w:bCs/>
              </w:rPr>
              <w:t>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4A8A8AE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(</w:t>
            </w:r>
            <w:r w:rsidRPr="003310CD">
              <w:rPr>
                <w:b/>
                <w:bCs/>
              </w:rPr>
              <w:t>이</w:t>
            </w:r>
            <w:r w:rsidRPr="003310CD">
              <w:rPr>
                <w:b/>
                <w:bCs/>
              </w:rPr>
              <w:t>)</w:t>
            </w:r>
            <w:r w:rsidRPr="003310CD">
              <w:rPr>
                <w:b/>
                <w:bCs/>
              </w:rPr>
              <w:t>랑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55C0A85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하고</w:t>
            </w:r>
          </w:p>
        </w:tc>
      </w:tr>
      <w:tr w:rsidR="003310CD" w:rsidRPr="003310CD" w14:paraId="5BA024B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B04E643" w14:textId="77777777" w:rsidR="003310CD" w:rsidRPr="003310CD" w:rsidRDefault="003310CD" w:rsidP="003310CD">
            <w:r w:rsidRPr="003310CD">
              <w:t>Nghĩa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602915A" w14:textId="77777777" w:rsidR="003310CD" w:rsidRPr="003310CD" w:rsidRDefault="003310CD" w:rsidP="003310CD">
            <w:r w:rsidRPr="003310CD">
              <w:t>và / cùng với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B8EEAA9" w14:textId="77777777" w:rsidR="003310CD" w:rsidRPr="003310CD" w:rsidRDefault="003310CD" w:rsidP="003310CD">
            <w:r w:rsidRPr="003310CD">
              <w:t>và / cùng với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4CD1B60" w14:textId="77777777" w:rsidR="003310CD" w:rsidRPr="003310CD" w:rsidRDefault="003310CD" w:rsidP="003310CD">
            <w:r w:rsidRPr="003310CD">
              <w:t>và / cùng với</w:t>
            </w:r>
          </w:p>
        </w:tc>
      </w:tr>
      <w:tr w:rsidR="003310CD" w:rsidRPr="003310CD" w14:paraId="1BEE7C2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9AE51F6" w14:textId="77777777" w:rsidR="003310CD" w:rsidRPr="003310CD" w:rsidRDefault="003310CD" w:rsidP="003310CD">
            <w:r w:rsidRPr="003310CD">
              <w:t>Mức độ trang trọng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F8B020B" w14:textId="77777777" w:rsidR="003310CD" w:rsidRPr="003310CD" w:rsidRDefault="003310CD" w:rsidP="003310CD">
            <w:r w:rsidRPr="003310CD">
              <w:rPr>
                <w:rFonts w:ascii="Segoe UI Emoji" w:hAnsi="Segoe UI Emoji" w:cs="Segoe UI Emoji"/>
              </w:rPr>
              <w:t>⭐⭐⭐</w:t>
            </w:r>
            <w:r w:rsidRPr="003310CD">
              <w:t xml:space="preserve"> Trang trọng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2DA11E6" w14:textId="77777777" w:rsidR="003310CD" w:rsidRPr="003310CD" w:rsidRDefault="003310CD" w:rsidP="003310CD">
            <w:r w:rsidRPr="003310CD">
              <w:rPr>
                <w:rFonts w:ascii="Segoe UI Emoji" w:hAnsi="Segoe UI Emoji" w:cs="Segoe UI Emoji"/>
              </w:rPr>
              <w:t>⭐</w:t>
            </w:r>
            <w:r w:rsidRPr="003310CD">
              <w:t xml:space="preserve"> Thân mật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2ED7D58" w14:textId="77777777" w:rsidR="003310CD" w:rsidRPr="003310CD" w:rsidRDefault="003310CD" w:rsidP="003310CD">
            <w:r w:rsidRPr="003310CD">
              <w:rPr>
                <w:rFonts w:ascii="Segoe UI Emoji" w:hAnsi="Segoe UI Emoji" w:cs="Segoe UI Emoji"/>
              </w:rPr>
              <w:t>⭐⭐</w:t>
            </w:r>
            <w:r w:rsidRPr="003310CD">
              <w:t xml:space="preserve"> Trung lập</w:t>
            </w:r>
          </w:p>
        </w:tc>
      </w:tr>
      <w:tr w:rsidR="003310CD" w:rsidRPr="003310CD" w14:paraId="470CEDF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71E90B5" w14:textId="77777777" w:rsidR="003310CD" w:rsidRPr="003310CD" w:rsidRDefault="003310CD" w:rsidP="003310CD">
            <w:r w:rsidRPr="003310CD">
              <w:t>Dùng khi nào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AA238BC" w14:textId="77777777" w:rsidR="003310CD" w:rsidRPr="003310CD" w:rsidRDefault="003310CD" w:rsidP="003310CD">
            <w:r w:rsidRPr="003310CD">
              <w:t>Văn viết, báo cáo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C675AFE" w14:textId="77777777" w:rsidR="003310CD" w:rsidRPr="003310CD" w:rsidRDefault="003310CD" w:rsidP="003310CD">
            <w:r w:rsidRPr="003310CD">
              <w:t>Nói chuyện với bạn bè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41A7BD2" w14:textId="77777777" w:rsidR="003310CD" w:rsidRPr="003310CD" w:rsidRDefault="003310CD" w:rsidP="003310CD">
            <w:r w:rsidRPr="003310CD">
              <w:t>Nói chuyện hàng ngày</w:t>
            </w:r>
          </w:p>
        </w:tc>
      </w:tr>
      <w:tr w:rsidR="003310CD" w:rsidRPr="003310CD" w14:paraId="7065548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61141C4" w14:textId="77777777" w:rsidR="003310CD" w:rsidRPr="003310CD" w:rsidRDefault="003310CD" w:rsidP="003310CD">
            <w:r w:rsidRPr="003310CD">
              <w:t>Biến hình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F14E8C6" w14:textId="77777777" w:rsidR="003310CD" w:rsidRPr="003310CD" w:rsidRDefault="003310CD" w:rsidP="003310CD">
            <w:r w:rsidRPr="003310CD">
              <w:t>와</w:t>
            </w:r>
            <w:r w:rsidRPr="003310CD">
              <w:t>/</w:t>
            </w:r>
            <w:r w:rsidRPr="003310CD">
              <w:t>과</w:t>
            </w:r>
            <w:r w:rsidRPr="003310CD">
              <w:t xml:space="preserve"> (phức tạp)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032D557" w14:textId="77777777" w:rsidR="003310CD" w:rsidRPr="003310CD" w:rsidRDefault="003310CD" w:rsidP="003310CD">
            <w:r w:rsidRPr="003310CD">
              <w:t>이랑</w:t>
            </w:r>
            <w:r w:rsidRPr="003310CD">
              <w:t>/</w:t>
            </w:r>
            <w:r w:rsidRPr="003310CD">
              <w:t>랑</w:t>
            </w:r>
            <w:r w:rsidRPr="003310CD">
              <w:t xml:space="preserve"> (phức tạp)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92F232E" w14:textId="77777777" w:rsidR="003310CD" w:rsidRPr="003310CD" w:rsidRDefault="003310CD" w:rsidP="003310CD">
            <w:r w:rsidRPr="003310CD">
              <w:t>하고</w:t>
            </w:r>
            <w:r w:rsidRPr="003310CD">
              <w:t xml:space="preserve"> (không đổi </w:t>
            </w:r>
            <w:r w:rsidRPr="003310CD">
              <w:rPr>
                <w:rFonts w:ascii="Segoe UI Emoji" w:hAnsi="Segoe UI Emoji" w:cs="Segoe UI Emoji"/>
              </w:rPr>
              <w:t>✅</w:t>
            </w:r>
            <w:r w:rsidRPr="003310CD">
              <w:t>)</w:t>
            </w:r>
          </w:p>
        </w:tc>
      </w:tr>
      <w:tr w:rsidR="003310CD" w:rsidRPr="003310CD" w14:paraId="59DFACC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A67CCED" w14:textId="77777777" w:rsidR="003310CD" w:rsidRPr="003310CD" w:rsidRDefault="003310CD" w:rsidP="003310CD">
            <w:r w:rsidRPr="003310CD">
              <w:t>Ví dụ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B2D87DF" w14:textId="77777777" w:rsidR="003310CD" w:rsidRPr="003310CD" w:rsidRDefault="003310CD" w:rsidP="003310CD">
            <w:r w:rsidRPr="003310CD">
              <w:t>사과</w:t>
            </w:r>
            <w:r w:rsidRPr="003310CD">
              <w:rPr>
                <w:b/>
                <w:bCs/>
              </w:rPr>
              <w:t>와</w:t>
            </w:r>
            <w:r w:rsidRPr="003310CD">
              <w:t> </w:t>
            </w:r>
            <w:r w:rsidRPr="003310CD">
              <w:t>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CC265E2" w14:textId="77777777" w:rsidR="003310CD" w:rsidRPr="003310CD" w:rsidRDefault="003310CD" w:rsidP="003310CD">
            <w:r w:rsidRPr="003310CD">
              <w:t>사과</w:t>
            </w:r>
            <w:r w:rsidRPr="003310CD">
              <w:rPr>
                <w:b/>
                <w:bCs/>
              </w:rPr>
              <w:t>랑</w:t>
            </w:r>
            <w:r w:rsidRPr="003310CD">
              <w:t> </w:t>
            </w:r>
            <w:r w:rsidRPr="003310CD">
              <w:t>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8CB49EB" w14:textId="77777777" w:rsidR="003310CD" w:rsidRPr="003310CD" w:rsidRDefault="003310CD" w:rsidP="003310CD">
            <w:r w:rsidRPr="003310CD">
              <w:t>사과</w:t>
            </w:r>
            <w:r w:rsidRPr="003310CD">
              <w:rPr>
                <w:b/>
                <w:bCs/>
              </w:rPr>
              <w:t>하고</w:t>
            </w:r>
            <w:r w:rsidRPr="003310CD">
              <w:t> </w:t>
            </w:r>
            <w:r w:rsidRPr="003310CD">
              <w:t>배</w:t>
            </w:r>
          </w:p>
        </w:tc>
      </w:tr>
    </w:tbl>
    <w:p w14:paraId="74F3A05C" w14:textId="77777777" w:rsidR="003310CD" w:rsidRPr="003310CD" w:rsidRDefault="003310CD" w:rsidP="003310CD">
      <w:r w:rsidRPr="003310CD">
        <w:rPr>
          <w:rFonts w:ascii="Segoe UI Emoji" w:hAnsi="Segoe UI Emoji" w:cs="Segoe UI Emoji"/>
        </w:rPr>
        <w:lastRenderedPageBreak/>
        <w:t>💡</w:t>
      </w:r>
      <w:r w:rsidRPr="003310CD">
        <w:t> </w:t>
      </w:r>
      <w:r w:rsidRPr="003310CD">
        <w:rPr>
          <w:b/>
          <w:bCs/>
        </w:rPr>
        <w:t>Mẹo nhớ:</w:t>
      </w:r>
    </w:p>
    <w:p w14:paraId="415BDC5D" w14:textId="77777777" w:rsidR="003310CD" w:rsidRPr="003310CD" w:rsidRDefault="003310CD" w:rsidP="003310CD">
      <w:pPr>
        <w:numPr>
          <w:ilvl w:val="0"/>
          <w:numId w:val="39"/>
        </w:numPr>
      </w:pPr>
      <w:r w:rsidRPr="003310CD">
        <w:rPr>
          <w:b/>
          <w:bCs/>
        </w:rPr>
        <w:t>와</w:t>
      </w:r>
      <w:r w:rsidRPr="003310CD">
        <w:rPr>
          <w:b/>
          <w:bCs/>
        </w:rPr>
        <w:t>/</w:t>
      </w:r>
      <w:r w:rsidRPr="003310CD">
        <w:rPr>
          <w:b/>
          <w:bCs/>
        </w:rPr>
        <w:t>과</w:t>
      </w:r>
      <w:r w:rsidRPr="003310CD">
        <w:t xml:space="preserve"> = mặc vest đi họp </w:t>
      </w:r>
      <w:r w:rsidRPr="003310CD">
        <w:rPr>
          <w:rFonts w:ascii="Segoe UI Emoji" w:hAnsi="Segoe UI Emoji" w:cs="Segoe UI Emoji"/>
        </w:rPr>
        <w:t>👔</w:t>
      </w:r>
    </w:p>
    <w:p w14:paraId="7C21A7D6" w14:textId="77777777" w:rsidR="003310CD" w:rsidRPr="003310CD" w:rsidRDefault="003310CD" w:rsidP="003310CD">
      <w:pPr>
        <w:numPr>
          <w:ilvl w:val="0"/>
          <w:numId w:val="39"/>
        </w:numPr>
      </w:pPr>
      <w:r w:rsidRPr="003310CD">
        <w:rPr>
          <w:b/>
          <w:bCs/>
        </w:rPr>
        <w:t>하고</w:t>
      </w:r>
      <w:r w:rsidRPr="003310CD">
        <w:t xml:space="preserve"> = mặc áo sơ mi bình thường </w:t>
      </w:r>
      <w:r w:rsidRPr="003310CD">
        <w:rPr>
          <w:rFonts w:ascii="Segoe UI Emoji" w:hAnsi="Segoe UI Emoji" w:cs="Segoe UI Emoji"/>
        </w:rPr>
        <w:t>👕</w:t>
      </w:r>
    </w:p>
    <w:p w14:paraId="3230A498" w14:textId="77777777" w:rsidR="003310CD" w:rsidRPr="003310CD" w:rsidRDefault="003310CD" w:rsidP="003310CD">
      <w:pPr>
        <w:numPr>
          <w:ilvl w:val="0"/>
          <w:numId w:val="39"/>
        </w:numPr>
      </w:pPr>
      <w:r w:rsidRPr="003310CD">
        <w:rPr>
          <w:b/>
          <w:bCs/>
        </w:rPr>
        <w:t>(</w:t>
      </w:r>
      <w:r w:rsidRPr="003310CD">
        <w:rPr>
          <w:b/>
          <w:bCs/>
        </w:rPr>
        <w:t>이</w:t>
      </w:r>
      <w:r w:rsidRPr="003310CD">
        <w:rPr>
          <w:b/>
          <w:bCs/>
        </w:rPr>
        <w:t>)</w:t>
      </w:r>
      <w:r w:rsidRPr="003310CD">
        <w:rPr>
          <w:b/>
          <w:bCs/>
        </w:rPr>
        <w:t>랑</w:t>
      </w:r>
      <w:r w:rsidRPr="003310CD">
        <w:t xml:space="preserve"> = mặc áo phông ở nhà </w:t>
      </w:r>
      <w:r w:rsidRPr="003310CD">
        <w:rPr>
          <w:rFonts w:ascii="Segoe UI Emoji" w:hAnsi="Segoe UI Emoji" w:cs="Segoe UI Emoji"/>
        </w:rPr>
        <w:t>👕😄</w:t>
      </w:r>
    </w:p>
    <w:p w14:paraId="0F272BC5" w14:textId="77777777" w:rsidR="003310CD" w:rsidRPr="003310CD" w:rsidRDefault="003310CD" w:rsidP="003310CD">
      <w:r w:rsidRPr="003310CD">
        <w:pict w14:anchorId="20C823F2">
          <v:rect id="_x0000_i2795" style="width:0;height:0" o:hralign="center" o:hrstd="t" o:hr="t" fillcolor="#a0a0a0" stroked="f"/>
        </w:pict>
      </w:r>
    </w:p>
    <w:p w14:paraId="6CC6E228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Điểm Hay Ra Thi TOPIK</w:t>
      </w:r>
    </w:p>
    <w:p w14:paraId="24DEFE36" w14:textId="77777777" w:rsidR="003310CD" w:rsidRPr="003310CD" w:rsidRDefault="003310CD" w:rsidP="003310CD">
      <w:r w:rsidRPr="003310CD">
        <w:rPr>
          <w:b/>
          <w:bCs/>
        </w:rPr>
        <w:t>① Bẫy biến hình — thường ra dạng điền chỗ trống:</w:t>
      </w:r>
    </w:p>
    <w:p w14:paraId="19CB23D4" w14:textId="77777777" w:rsidR="003310CD" w:rsidRPr="003310CD" w:rsidRDefault="003310CD" w:rsidP="003310CD">
      <w:r w:rsidRPr="003310CD">
        <w:t>사과</w:t>
      </w:r>
      <w:r w:rsidRPr="003310CD">
        <w:t xml:space="preserve">___ </w:t>
      </w:r>
      <w:r w:rsidRPr="003310CD">
        <w:t>배를</w:t>
      </w:r>
      <w:r w:rsidRPr="003310CD">
        <w:t xml:space="preserve"> </w:t>
      </w:r>
      <w:r w:rsidRPr="003310CD">
        <w:t>샀어요</w:t>
      </w:r>
      <w:r w:rsidRPr="003310CD">
        <w:t>. </w:t>
      </w:r>
      <w:r w:rsidRPr="003310CD">
        <w:rPr>
          <w:i/>
          <w:iCs/>
        </w:rPr>
        <w:t>(Tôi mua táo và lê.)</w:t>
      </w:r>
      <w:r w:rsidRPr="003310CD">
        <w:t xml:space="preserve"> → </w:t>
      </w:r>
      <w:r w:rsidRPr="003310CD">
        <w:t>사과</w:t>
      </w:r>
      <w:r w:rsidRPr="003310CD">
        <w:rPr>
          <w:b/>
          <w:bCs/>
        </w:rPr>
        <w:t>와</w:t>
      </w:r>
      <w:r w:rsidRPr="003310CD">
        <w:t xml:space="preserve"> (vì </w:t>
      </w:r>
      <w:r w:rsidRPr="003310CD">
        <w:t>사과</w:t>
      </w:r>
      <w:r w:rsidRPr="003310CD">
        <w:t xml:space="preserve"> kết thúc bằng nguyên âm </w:t>
      </w:r>
      <w:r w:rsidRPr="003310CD">
        <w:t>ㅏ</w:t>
      </w:r>
      <w:r w:rsidRPr="003310CD">
        <w:t xml:space="preserve"> → dùng </w:t>
      </w:r>
      <w:r w:rsidRPr="003310CD">
        <w:rPr>
          <w:b/>
          <w:bCs/>
        </w:rPr>
        <w:t>와</w:t>
      </w:r>
      <w:r w:rsidRPr="003310CD">
        <w:t>)</w:t>
      </w:r>
    </w:p>
    <w:p w14:paraId="212A3710" w14:textId="77777777" w:rsidR="003310CD" w:rsidRPr="003310CD" w:rsidRDefault="003310CD" w:rsidP="003310CD">
      <w:r w:rsidRPr="003310CD">
        <w:t>책</w:t>
      </w:r>
      <w:r w:rsidRPr="003310CD">
        <w:t xml:space="preserve">___ </w:t>
      </w:r>
      <w:r w:rsidRPr="003310CD">
        <w:t>펜을</w:t>
      </w:r>
      <w:r w:rsidRPr="003310CD">
        <w:t xml:space="preserve"> </w:t>
      </w:r>
      <w:r w:rsidRPr="003310CD">
        <w:t>가져오세요</w:t>
      </w:r>
      <w:r w:rsidRPr="003310CD">
        <w:t>. </w:t>
      </w:r>
      <w:r w:rsidRPr="003310CD">
        <w:rPr>
          <w:i/>
          <w:iCs/>
        </w:rPr>
        <w:t>(Hãy mang theo sách và bút.)</w:t>
      </w:r>
      <w:r w:rsidRPr="003310CD">
        <w:t xml:space="preserve"> → </w:t>
      </w:r>
      <w:r w:rsidRPr="003310CD">
        <w:t>책</w:t>
      </w:r>
      <w:r w:rsidRPr="003310CD">
        <w:rPr>
          <w:b/>
          <w:bCs/>
        </w:rPr>
        <w:t>과</w:t>
      </w:r>
      <w:r w:rsidRPr="003310CD">
        <w:t xml:space="preserve"> (vì </w:t>
      </w:r>
      <w:r w:rsidRPr="003310CD">
        <w:t>책</w:t>
      </w:r>
      <w:r w:rsidRPr="003310CD">
        <w:t xml:space="preserve"> kết thúc bằng phụ âm </w:t>
      </w:r>
      <w:r w:rsidRPr="003310CD">
        <w:t>ㄱ</w:t>
      </w:r>
      <w:r w:rsidRPr="003310CD">
        <w:t xml:space="preserve"> → dùng </w:t>
      </w:r>
      <w:r w:rsidRPr="003310CD">
        <w:rPr>
          <w:b/>
          <w:bCs/>
        </w:rPr>
        <w:t>과</w:t>
      </w:r>
      <w:r w:rsidRPr="003310CD">
        <w:t>)</w:t>
      </w:r>
    </w:p>
    <w:p w14:paraId="6B8F1962" w14:textId="77777777" w:rsidR="003310CD" w:rsidRPr="003310CD" w:rsidRDefault="003310CD" w:rsidP="003310CD">
      <w:r w:rsidRPr="003310CD">
        <w:rPr>
          <w:b/>
          <w:bCs/>
        </w:rPr>
        <w:t>② Nghe hiểu — phân biệt "và" vs "cùng với":</w:t>
      </w:r>
    </w:p>
    <w:p w14:paraId="6BCDA3C2" w14:textId="77777777" w:rsidR="003310CD" w:rsidRPr="003310CD" w:rsidRDefault="003310CD" w:rsidP="003310CD">
      <w:r w:rsidRPr="003310CD">
        <w:t>친구</w:t>
      </w:r>
      <w:r w:rsidRPr="003310CD">
        <w:rPr>
          <w:b/>
          <w:bCs/>
        </w:rPr>
        <w:t>랑</w:t>
      </w:r>
      <w:r w:rsidRPr="003310CD">
        <w:t> </w:t>
      </w:r>
      <w:r w:rsidRPr="003310CD">
        <w:t>영화</w:t>
      </w:r>
      <w:r w:rsidRPr="003310CD">
        <w:t xml:space="preserve"> </w:t>
      </w:r>
      <w:r w:rsidRPr="003310CD">
        <w:t>봤어요</w:t>
      </w:r>
      <w:r w:rsidRPr="003310CD">
        <w:t>. → Nghĩa là </w:t>
      </w:r>
      <w:r w:rsidRPr="003310CD">
        <w:rPr>
          <w:i/>
          <w:iCs/>
        </w:rPr>
        <w:t>"Xem phim cùng bạn"</w:t>
      </w:r>
      <w:r w:rsidRPr="003310CD">
        <w:t> — </w:t>
      </w:r>
      <w:r w:rsidRPr="003310CD">
        <w:rPr>
          <w:b/>
          <w:bCs/>
        </w:rPr>
        <w:t>랑</w:t>
      </w:r>
      <w:r w:rsidRPr="003310CD">
        <w:t> ở đây là "cùng với", KHÔNG phải "và"</w:t>
      </w:r>
    </w:p>
    <w:p w14:paraId="4B103DB1" w14:textId="77777777" w:rsidR="003310CD" w:rsidRPr="003310CD" w:rsidRDefault="003310CD" w:rsidP="003310CD">
      <w:r w:rsidRPr="003310CD">
        <w:rPr>
          <w:b/>
          <w:bCs/>
        </w:rPr>
        <w:t>③ Hỏi về mức độ trang trọng:</w:t>
      </w:r>
    </w:p>
    <w:p w14:paraId="491B7EA6" w14:textId="77777777" w:rsidR="003310CD" w:rsidRPr="003310CD" w:rsidRDefault="003310CD" w:rsidP="003310CD">
      <w:r w:rsidRPr="003310CD">
        <w:t>Đề có thể cho đoạn hội thoại và hỏi </w:t>
      </w:r>
      <w:r w:rsidRPr="003310CD">
        <w:rPr>
          <w:i/>
          <w:iCs/>
        </w:rPr>
        <w:t>"Người nói đang ở tình huống nào?"</w:t>
      </w:r>
      <w:r w:rsidRPr="003310CD">
        <w:t> — nếu thấy (</w:t>
      </w:r>
      <w:r w:rsidRPr="003310CD">
        <w:t>이</w:t>
      </w:r>
      <w:r w:rsidRPr="003310CD">
        <w:t>)</w:t>
      </w:r>
      <w:r w:rsidRPr="003310CD">
        <w:t>랑</w:t>
      </w:r>
      <w:r w:rsidRPr="003310CD">
        <w:t xml:space="preserve"> → tình huống thân mật/không trang trọng.</w:t>
      </w:r>
    </w:p>
    <w:p w14:paraId="3ED68DDB" w14:textId="77777777" w:rsidR="003310CD" w:rsidRPr="003310CD" w:rsidRDefault="003310CD" w:rsidP="003310CD">
      <w:r w:rsidRPr="003310CD">
        <w:pict w14:anchorId="3917B1D6">
          <v:rect id="_x0000_i2796" style="width:0;height:0" o:hralign="center" o:hrstd="t" o:hr="t" fillcolor="#a0a0a0" stroked="f"/>
        </w:pict>
      </w:r>
    </w:p>
    <w:p w14:paraId="480CE572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✏️</w:t>
      </w:r>
      <w:r w:rsidRPr="003310CD">
        <w:rPr>
          <w:b/>
          <w:bCs/>
        </w:rPr>
        <w:t xml:space="preserve"> Mini Quiz</w:t>
      </w:r>
    </w:p>
    <w:p w14:paraId="31CB2CEB" w14:textId="77777777" w:rsidR="003310CD" w:rsidRPr="003310CD" w:rsidRDefault="003310CD" w:rsidP="003310CD">
      <w:r w:rsidRPr="003310CD">
        <w:t>Chọn trợ từ phù hợp </w:t>
      </w:r>
      <w:r w:rsidRPr="003310CD">
        <w:rPr>
          <w:b/>
          <w:bCs/>
        </w:rPr>
        <w:t>(</w:t>
      </w:r>
      <w:r w:rsidRPr="003310CD">
        <w:rPr>
          <w:b/>
          <w:bCs/>
        </w:rPr>
        <w:t>와</w:t>
      </w:r>
      <w:r w:rsidRPr="003310CD">
        <w:rPr>
          <w:b/>
          <w:bCs/>
        </w:rPr>
        <w:t>/</w:t>
      </w:r>
      <w:r w:rsidRPr="003310CD">
        <w:rPr>
          <w:b/>
          <w:bCs/>
        </w:rPr>
        <w:t>과</w:t>
      </w:r>
      <w:r w:rsidRPr="003310CD">
        <w:rPr>
          <w:b/>
          <w:bCs/>
        </w:rPr>
        <w:t>, (</w:t>
      </w:r>
      <w:r w:rsidRPr="003310CD">
        <w:rPr>
          <w:b/>
          <w:bCs/>
        </w:rPr>
        <w:t>이</w:t>
      </w:r>
      <w:r w:rsidRPr="003310CD">
        <w:rPr>
          <w:b/>
          <w:bCs/>
        </w:rPr>
        <w:t>)</w:t>
      </w:r>
      <w:r w:rsidRPr="003310CD">
        <w:rPr>
          <w:b/>
          <w:bCs/>
        </w:rPr>
        <w:t>랑</w:t>
      </w:r>
      <w:r w:rsidRPr="003310CD">
        <w:rPr>
          <w:b/>
          <w:bCs/>
        </w:rPr>
        <w:t xml:space="preserve">, </w:t>
      </w:r>
      <w:r w:rsidRPr="003310CD">
        <w:rPr>
          <w:b/>
          <w:bCs/>
        </w:rPr>
        <w:t>하고</w:t>
      </w:r>
      <w:r w:rsidRPr="003310CD">
        <w:rPr>
          <w:b/>
          <w:bCs/>
        </w:rPr>
        <w:t>)</w:t>
      </w:r>
      <w:r w:rsidRPr="003310CD">
        <w:t>:</w:t>
      </w:r>
    </w:p>
    <w:p w14:paraId="5A86F96E" w14:textId="77777777" w:rsidR="003310CD" w:rsidRPr="003310CD" w:rsidRDefault="003310CD" w:rsidP="003310CD">
      <w:pPr>
        <w:numPr>
          <w:ilvl w:val="0"/>
          <w:numId w:val="40"/>
        </w:numPr>
      </w:pPr>
      <w:r w:rsidRPr="003310CD">
        <w:rPr>
          <w:i/>
          <w:iCs/>
        </w:rPr>
        <w:t>(Văn bản báo cáo công ty)</w:t>
      </w:r>
      <w:r w:rsidRPr="003310CD">
        <w:t> </w:t>
      </w:r>
      <w:r w:rsidRPr="003310CD">
        <w:t>커피</w:t>
      </w:r>
      <w:r w:rsidRPr="003310CD">
        <w:t xml:space="preserve">___ </w:t>
      </w:r>
      <w:r w:rsidRPr="003310CD">
        <w:t>녹차를</w:t>
      </w:r>
      <w:r w:rsidRPr="003310CD">
        <w:t xml:space="preserve"> </w:t>
      </w:r>
      <w:r w:rsidRPr="003310CD">
        <w:t>준비했습니다</w:t>
      </w:r>
      <w:r w:rsidRPr="003310CD">
        <w:t>.</w:t>
      </w:r>
    </w:p>
    <w:p w14:paraId="071BC46F" w14:textId="77777777" w:rsidR="003310CD" w:rsidRPr="003310CD" w:rsidRDefault="003310CD" w:rsidP="003310CD">
      <w:pPr>
        <w:numPr>
          <w:ilvl w:val="0"/>
          <w:numId w:val="40"/>
        </w:numPr>
      </w:pPr>
      <w:r w:rsidRPr="003310CD">
        <w:rPr>
          <w:i/>
          <w:iCs/>
        </w:rPr>
        <w:t>(Nhắn tin cho bạn thân)</w:t>
      </w:r>
      <w:r w:rsidRPr="003310CD">
        <w:t> </w:t>
      </w:r>
      <w:r w:rsidRPr="003310CD">
        <w:t>나</w:t>
      </w:r>
      <w:r w:rsidRPr="003310CD">
        <w:t xml:space="preserve"> </w:t>
      </w:r>
      <w:r w:rsidRPr="003310CD">
        <w:t>오늘</w:t>
      </w:r>
      <w:r w:rsidRPr="003310CD">
        <w:t xml:space="preserve"> </w:t>
      </w:r>
      <w:r w:rsidRPr="003310CD">
        <w:t>언니</w:t>
      </w:r>
      <w:r w:rsidRPr="003310CD">
        <w:t xml:space="preserve">___ </w:t>
      </w:r>
      <w:r w:rsidRPr="003310CD">
        <w:t>카페</w:t>
      </w:r>
      <w:r w:rsidRPr="003310CD">
        <w:t xml:space="preserve"> </w:t>
      </w:r>
      <w:r w:rsidRPr="003310CD">
        <w:t>갔다왔어</w:t>
      </w:r>
      <w:r w:rsidRPr="003310CD">
        <w:t>!</w:t>
      </w:r>
    </w:p>
    <w:p w14:paraId="4F4B9723" w14:textId="77777777" w:rsidR="003310CD" w:rsidRPr="003310CD" w:rsidRDefault="003310CD" w:rsidP="003310CD">
      <w:pPr>
        <w:numPr>
          <w:ilvl w:val="0"/>
          <w:numId w:val="40"/>
        </w:numPr>
      </w:pPr>
      <w:r w:rsidRPr="003310CD">
        <w:rPr>
          <w:i/>
          <w:iCs/>
        </w:rPr>
        <w:t>(Gọi món ở nhà hàng — trung lập)</w:t>
      </w:r>
      <w:r w:rsidRPr="003310CD">
        <w:t> </w:t>
      </w:r>
      <w:r w:rsidRPr="003310CD">
        <w:t>삼겹살</w:t>
      </w:r>
      <w:r w:rsidRPr="003310CD">
        <w:t xml:space="preserve">___ </w:t>
      </w:r>
      <w:r w:rsidRPr="003310CD">
        <w:t>된장찌개</w:t>
      </w:r>
      <w:r w:rsidRPr="003310CD">
        <w:t xml:space="preserve"> </w:t>
      </w:r>
      <w:r w:rsidRPr="003310CD">
        <w:t>주세요</w:t>
      </w:r>
      <w:r w:rsidRPr="003310CD">
        <w:t>.</w:t>
      </w:r>
    </w:p>
    <w:p w14:paraId="21F1F820" w14:textId="77777777" w:rsidR="003310CD" w:rsidRPr="003310CD" w:rsidRDefault="003310CD" w:rsidP="003310CD">
      <w:pPr>
        <w:numPr>
          <w:ilvl w:val="0"/>
          <w:numId w:val="40"/>
        </w:numPr>
      </w:pPr>
      <w:r w:rsidRPr="003310CD">
        <w:rPr>
          <w:i/>
          <w:iCs/>
        </w:rPr>
        <w:lastRenderedPageBreak/>
        <w:t>(Bài luận học thuật)</w:t>
      </w:r>
      <w:r w:rsidRPr="003310CD">
        <w:t> </w:t>
      </w:r>
      <w:r w:rsidRPr="003310CD">
        <w:t>한국</w:t>
      </w:r>
      <w:r w:rsidRPr="003310CD">
        <w:t xml:space="preserve">___ </w:t>
      </w:r>
      <w:r w:rsidRPr="003310CD">
        <w:t>베트남은</w:t>
      </w:r>
      <w:r w:rsidRPr="003310CD">
        <w:t xml:space="preserve"> FTA</w:t>
      </w:r>
      <w:r w:rsidRPr="003310CD">
        <w:t>를</w:t>
      </w:r>
      <w:r w:rsidRPr="003310CD">
        <w:t xml:space="preserve"> </w:t>
      </w:r>
      <w:r w:rsidRPr="003310CD">
        <w:t>체결했습니다</w:t>
      </w:r>
      <w:r w:rsidRPr="003310CD">
        <w:t>.</w:t>
      </w:r>
    </w:p>
    <w:p w14:paraId="5AC8B85E" w14:textId="77777777" w:rsidR="003310CD" w:rsidRPr="003310CD" w:rsidRDefault="003310CD" w:rsidP="003310CD">
      <w:pPr>
        <w:numPr>
          <w:ilvl w:val="0"/>
          <w:numId w:val="40"/>
        </w:numPr>
      </w:pPr>
      <w:r w:rsidRPr="003310CD">
        <w:t>사과</w:t>
      </w:r>
      <w:r w:rsidRPr="003310CD">
        <w:t xml:space="preserve">___ </w:t>
      </w:r>
      <w:r w:rsidRPr="003310CD">
        <w:t>오렌지</w:t>
      </w:r>
      <w:r w:rsidRPr="003310CD">
        <w:t xml:space="preserve"> </w:t>
      </w:r>
      <w:r w:rsidRPr="003310CD">
        <w:t>주스를</w:t>
      </w:r>
      <w:r w:rsidRPr="003310CD">
        <w:t xml:space="preserve"> </w:t>
      </w:r>
      <w:r w:rsidRPr="003310CD">
        <w:t>마셨어요</w:t>
      </w:r>
      <w:r w:rsidRPr="003310CD">
        <w:t>. </w:t>
      </w:r>
      <w:r w:rsidRPr="003310CD">
        <w:rPr>
          <w:i/>
          <w:iCs/>
        </w:rPr>
        <w:t>(Tôi uống nước táo và nước cam — khẩu ngữ)</w:t>
      </w:r>
    </w:p>
    <w:p w14:paraId="6155D8B2" w14:textId="77777777" w:rsidR="003310CD" w:rsidRPr="003310CD" w:rsidRDefault="003310CD" w:rsidP="003310CD">
      <w:r w:rsidRPr="003310CD">
        <w:t>&lt;details&gt; &lt;summary&gt;</w:t>
      </w:r>
      <w:r w:rsidRPr="003310CD">
        <w:rPr>
          <w:rFonts w:ascii="Segoe UI Emoji" w:hAnsi="Segoe UI Emoji" w:cs="Segoe UI Emoji"/>
        </w:rPr>
        <w:t>👉</w:t>
      </w:r>
      <w:r w:rsidRPr="003310CD">
        <w:t xml:space="preserve"> Xem đáp án&lt;/summary&gt;</w:t>
      </w:r>
    </w:p>
    <w:p w14:paraId="356709BE" w14:textId="77777777" w:rsidR="003310CD" w:rsidRPr="003310CD" w:rsidRDefault="003310CD" w:rsidP="003310CD">
      <w:pPr>
        <w:numPr>
          <w:ilvl w:val="0"/>
          <w:numId w:val="41"/>
        </w:numPr>
      </w:pPr>
      <w:r w:rsidRPr="003310CD">
        <w:t>커피</w:t>
      </w:r>
      <w:r w:rsidRPr="003310CD">
        <w:rPr>
          <w:b/>
          <w:bCs/>
        </w:rPr>
        <w:t>와</w:t>
      </w:r>
      <w:r w:rsidRPr="003310CD">
        <w:t xml:space="preserve"> — văn bản trang trọng → </w:t>
      </w:r>
      <w:r w:rsidRPr="003310CD">
        <w:t>와</w:t>
      </w:r>
      <w:r w:rsidRPr="003310CD">
        <w:t>/</w:t>
      </w:r>
      <w:r w:rsidRPr="003310CD">
        <w:t>과</w:t>
      </w:r>
    </w:p>
    <w:p w14:paraId="4CED9923" w14:textId="77777777" w:rsidR="003310CD" w:rsidRPr="003310CD" w:rsidRDefault="003310CD" w:rsidP="003310CD">
      <w:pPr>
        <w:numPr>
          <w:ilvl w:val="0"/>
          <w:numId w:val="41"/>
        </w:numPr>
      </w:pPr>
      <w:r w:rsidRPr="003310CD">
        <w:t>언니</w:t>
      </w:r>
      <w:r w:rsidRPr="003310CD">
        <w:rPr>
          <w:b/>
          <w:bCs/>
        </w:rPr>
        <w:t>랑</w:t>
      </w:r>
      <w:r w:rsidRPr="003310CD">
        <w:t> — nhắn tin bạn thân → (</w:t>
      </w:r>
      <w:r w:rsidRPr="003310CD">
        <w:t>이</w:t>
      </w:r>
      <w:r w:rsidRPr="003310CD">
        <w:t>)</w:t>
      </w:r>
      <w:r w:rsidRPr="003310CD">
        <w:t>랑</w:t>
      </w:r>
    </w:p>
    <w:p w14:paraId="5218A8C2" w14:textId="77777777" w:rsidR="003310CD" w:rsidRPr="003310CD" w:rsidRDefault="003310CD" w:rsidP="003310CD">
      <w:pPr>
        <w:numPr>
          <w:ilvl w:val="0"/>
          <w:numId w:val="41"/>
        </w:numPr>
      </w:pPr>
      <w:r w:rsidRPr="003310CD">
        <w:t>삼겹살</w:t>
      </w:r>
      <w:r w:rsidRPr="003310CD">
        <w:rPr>
          <w:b/>
          <w:bCs/>
        </w:rPr>
        <w:t>하고</w:t>
      </w:r>
      <w:r w:rsidRPr="003310CD">
        <w:t xml:space="preserve"> — nhà hàng, trung lập → </w:t>
      </w:r>
      <w:r w:rsidRPr="003310CD">
        <w:t>하고</w:t>
      </w:r>
    </w:p>
    <w:p w14:paraId="170EFA8A" w14:textId="77777777" w:rsidR="003310CD" w:rsidRPr="003310CD" w:rsidRDefault="003310CD" w:rsidP="003310CD">
      <w:pPr>
        <w:numPr>
          <w:ilvl w:val="0"/>
          <w:numId w:val="41"/>
        </w:numPr>
      </w:pPr>
      <w:r w:rsidRPr="003310CD">
        <w:t>한국</w:t>
      </w:r>
      <w:r w:rsidRPr="003310CD">
        <w:rPr>
          <w:b/>
          <w:bCs/>
        </w:rPr>
        <w:t>과</w:t>
      </w:r>
      <w:r w:rsidRPr="003310CD">
        <w:t xml:space="preserve"> — bài luận học thuật → </w:t>
      </w:r>
      <w:r w:rsidRPr="003310CD">
        <w:t>와</w:t>
      </w:r>
      <w:r w:rsidRPr="003310CD">
        <w:t>/</w:t>
      </w:r>
      <w:r w:rsidRPr="003310CD">
        <w:t>과</w:t>
      </w:r>
    </w:p>
    <w:p w14:paraId="34AE2E5D" w14:textId="77777777" w:rsidR="003310CD" w:rsidRPr="003310CD" w:rsidRDefault="003310CD" w:rsidP="003310CD">
      <w:pPr>
        <w:numPr>
          <w:ilvl w:val="0"/>
          <w:numId w:val="41"/>
        </w:numPr>
      </w:pPr>
      <w:r w:rsidRPr="003310CD">
        <w:t>사과</w:t>
      </w:r>
      <w:r w:rsidRPr="003310CD">
        <w:rPr>
          <w:b/>
          <w:bCs/>
        </w:rPr>
        <w:t>랑</w:t>
      </w:r>
      <w:r w:rsidRPr="003310CD">
        <w:t xml:space="preserve"> hoặc </w:t>
      </w:r>
      <w:r w:rsidRPr="003310CD">
        <w:t>사과</w:t>
      </w:r>
      <w:r w:rsidRPr="003310CD">
        <w:rPr>
          <w:b/>
          <w:bCs/>
        </w:rPr>
        <w:t>하고</w:t>
      </w:r>
      <w:r w:rsidRPr="003310CD">
        <w:t> — khẩu ngữ → cả hai đều đúng!</w:t>
      </w:r>
    </w:p>
    <w:p w14:paraId="19358266" w14:textId="77777777" w:rsidR="003310CD" w:rsidRPr="003310CD" w:rsidRDefault="003310CD" w:rsidP="003310CD">
      <w:r w:rsidRPr="003310CD">
        <w:t>&lt;/details&gt;</w:t>
      </w:r>
    </w:p>
    <w:p w14:paraId="34D84A03" w14:textId="77777777" w:rsidR="003310CD" w:rsidRPr="003310CD" w:rsidRDefault="003310CD" w:rsidP="003310CD">
      <w:r w:rsidRPr="003310CD">
        <w:pict w14:anchorId="5D0E3E0D">
          <v:rect id="_x0000_i2797" style="width:0;height:0" o:hralign="center" o:hrstd="t" o:hr="t" fillcolor="#a0a0a0" stroked="f"/>
        </w:pict>
      </w:r>
    </w:p>
    <w:p w14:paraId="689C2F74" w14:textId="77777777" w:rsidR="003310CD" w:rsidRPr="003310CD" w:rsidRDefault="003310CD" w:rsidP="003310CD">
      <w:r w:rsidRPr="003310CD">
        <w:rPr>
          <w:rFonts w:ascii="Segoe UI Emoji" w:hAnsi="Segoe UI Emoji" w:cs="Segoe UI Emoji"/>
        </w:rPr>
        <w:t>✅</w:t>
      </w:r>
      <w:r w:rsidRPr="003310CD">
        <w:t> </w:t>
      </w:r>
      <w:r w:rsidRPr="003310CD">
        <w:rPr>
          <w:b/>
          <w:bCs/>
        </w:rPr>
        <w:t>Xong Bài 2!</w:t>
      </w:r>
      <w:r w:rsidRPr="003310CD">
        <w:t> Gõ </w:t>
      </w:r>
      <w:r w:rsidRPr="003310CD">
        <w:rPr>
          <w:b/>
          <w:bCs/>
        </w:rPr>
        <w:t>"tiếp"</w:t>
      </w:r>
      <w:r w:rsidRPr="003310CD">
        <w:t> để sang </w:t>
      </w:r>
      <w:r w:rsidRPr="003310CD">
        <w:rPr>
          <w:b/>
          <w:bCs/>
        </w:rPr>
        <w:t xml:space="preserve">No.8 </w:t>
      </w:r>
      <w:r w:rsidRPr="003310CD">
        <w:rPr>
          <w:b/>
          <w:bCs/>
        </w:rPr>
        <w:t>도</w:t>
      </w:r>
      <w:r w:rsidRPr="003310CD">
        <w:rPr>
          <w:b/>
          <w:bCs/>
        </w:rPr>
        <w:t xml:space="preserve"> · No.9 </w:t>
      </w:r>
      <w:r w:rsidRPr="003310CD">
        <w:rPr>
          <w:b/>
          <w:bCs/>
        </w:rPr>
        <w:t>에</w:t>
      </w:r>
      <w:r w:rsidRPr="003310CD">
        <w:rPr>
          <w:b/>
          <w:bCs/>
        </w:rPr>
        <w:t xml:space="preserve"> · No.10 </w:t>
      </w:r>
      <w:r w:rsidRPr="003310CD">
        <w:rPr>
          <w:b/>
          <w:bCs/>
        </w:rPr>
        <w:t>에서</w:t>
      </w:r>
      <w:r w:rsidRPr="003310CD">
        <w:t> — nhóm trợ từ chỉ địa điểm và bổ sung nhé!</w:t>
      </w:r>
    </w:p>
    <w:p w14:paraId="4AD5513A" w14:textId="77777777" w:rsidR="003310CD" w:rsidRPr="003310CD" w:rsidRDefault="003310CD" w:rsidP="003310CD">
      <w:r w:rsidRPr="003310CD">
        <w:t>tiếp</w:t>
      </w:r>
    </w:p>
    <w:p w14:paraId="749A00F9" w14:textId="77777777" w:rsidR="003310CD" w:rsidRPr="003310CD" w:rsidRDefault="003310CD" w:rsidP="003310CD">
      <w:r w:rsidRPr="003310CD">
        <w:t>Apr 10</w:t>
      </w:r>
    </w:p>
    <w:p w14:paraId="532447AB" w14:textId="77777777" w:rsidR="003310CD" w:rsidRPr="003310CD" w:rsidRDefault="003310CD" w:rsidP="003310CD">
      <w:r w:rsidRPr="003310CD">
        <w:t>Identified progression through sequential language lessons</w:t>
      </w:r>
    </w:p>
    <w:p w14:paraId="31DE44A9" w14:textId="77777777" w:rsidR="003310CD" w:rsidRPr="003310CD" w:rsidRDefault="003310CD" w:rsidP="003310CD">
      <w:r w:rsidRPr="003310CD">
        <w:t>Identified progression through sequential language lessons</w:t>
      </w:r>
    </w:p>
    <w:p w14:paraId="36FCE38F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📚</w:t>
      </w:r>
      <w:r w:rsidRPr="003310CD">
        <w:rPr>
          <w:b/>
          <w:bCs/>
        </w:rPr>
        <w:t xml:space="preserve"> Bài 3 — Trợ Từ Bổ Sung &amp; Chỉ Nơi Chốn (No.8, 9, 10)</w:t>
      </w:r>
    </w:p>
    <w:p w14:paraId="1EB2A876" w14:textId="77777777" w:rsidR="003310CD" w:rsidRPr="003310CD" w:rsidRDefault="003310CD" w:rsidP="003310CD">
      <w:r w:rsidRPr="003310CD">
        <w:rPr>
          <w:b/>
          <w:bCs/>
        </w:rPr>
        <w:t>도</w:t>
      </w:r>
      <w:r w:rsidRPr="003310CD">
        <w:t> · </w:t>
      </w:r>
      <w:r w:rsidRPr="003310CD">
        <w:rPr>
          <w:b/>
          <w:bCs/>
        </w:rPr>
        <w:t>에</w:t>
      </w:r>
      <w:r w:rsidRPr="003310CD">
        <w:t> · </w:t>
      </w:r>
      <w:r w:rsidRPr="003310CD">
        <w:rPr>
          <w:b/>
          <w:bCs/>
        </w:rPr>
        <w:t>에서</w:t>
      </w:r>
      <w:r w:rsidRPr="003310CD">
        <w:t> Trong đó </w:t>
      </w:r>
      <w:r w:rsidRPr="003310CD">
        <w:rPr>
          <w:b/>
          <w:bCs/>
        </w:rPr>
        <w:t>에</w:t>
      </w:r>
      <w:r w:rsidRPr="003310CD">
        <w:rPr>
          <w:b/>
          <w:bCs/>
        </w:rPr>
        <w:t xml:space="preserve"> vs </w:t>
      </w:r>
      <w:r w:rsidRPr="003310CD">
        <w:rPr>
          <w:b/>
          <w:bCs/>
        </w:rPr>
        <w:t>에서</w:t>
      </w:r>
      <w:r w:rsidRPr="003310CD">
        <w:t> là cặp </w:t>
      </w:r>
      <w:r w:rsidRPr="003310CD">
        <w:rPr>
          <w:b/>
          <w:bCs/>
        </w:rPr>
        <w:t>hay ra thi nhất trong TOPIK I</w:t>
      </w:r>
      <w:r w:rsidRPr="003310CD">
        <w:t> — rất nhiều thí sinh mất điểm oan ở đây!</w:t>
      </w:r>
    </w:p>
    <w:p w14:paraId="46F58398" w14:textId="77777777" w:rsidR="003310CD" w:rsidRPr="003310CD" w:rsidRDefault="003310CD" w:rsidP="003310CD">
      <w:r w:rsidRPr="003310CD">
        <w:pict w14:anchorId="066F545D">
          <v:rect id="_x0000_i2798" style="width:0;height:0" o:hralign="center" o:hrstd="t" o:hr="t" fillcolor="#a0a0a0" stroked="f"/>
        </w:pict>
      </w:r>
    </w:p>
    <w:p w14:paraId="53C6380F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🔷</w:t>
      </w:r>
      <w:r w:rsidRPr="003310CD">
        <w:rPr>
          <w:b/>
          <w:bCs/>
        </w:rPr>
        <w:t xml:space="preserve"> No.8 — </w:t>
      </w:r>
      <w:r w:rsidRPr="003310CD">
        <w:rPr>
          <w:b/>
          <w:bCs/>
        </w:rPr>
        <w:t>도</w:t>
      </w:r>
      <w:r w:rsidRPr="003310CD">
        <w:rPr>
          <w:b/>
          <w:bCs/>
        </w:rPr>
        <w:t xml:space="preserve"> (cũng / nữa / thậm chí)</w:t>
      </w:r>
    </w:p>
    <w:p w14:paraId="7661691E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Công thức</w:t>
      </w:r>
    </w:p>
    <w:p w14:paraId="120AA3A8" w14:textId="77777777" w:rsidR="003310CD" w:rsidRPr="003310CD" w:rsidRDefault="003310CD" w:rsidP="003310CD">
      <w:r w:rsidRPr="003310CD">
        <w:t xml:space="preserve">Danh từ + </w:t>
      </w:r>
      <w:r w:rsidRPr="003310CD">
        <w:t>도</w:t>
      </w:r>
      <w:r w:rsidRPr="003310CD">
        <w:t xml:space="preserve">  (không biến hình — luôn là </w:t>
      </w:r>
      <w:r w:rsidRPr="003310CD">
        <w:t>도</w:t>
      </w:r>
      <w:r w:rsidRPr="003310CD">
        <w:t>)</w:t>
      </w:r>
    </w:p>
    <w:p w14:paraId="3D350BF8" w14:textId="77777777" w:rsidR="003310CD" w:rsidRPr="003310CD" w:rsidRDefault="003310CD" w:rsidP="003310CD">
      <w:r w:rsidRPr="003310CD">
        <w:rPr>
          <w:rFonts w:ascii="Segoe UI Emoji" w:hAnsi="Segoe UI Emoji" w:cs="Segoe UI Emoji"/>
        </w:rPr>
        <w:lastRenderedPageBreak/>
        <w:t>⚠️</w:t>
      </w:r>
      <w:r w:rsidRPr="003310CD">
        <w:t xml:space="preserve"> Khi dùng </w:t>
      </w:r>
      <w:r w:rsidRPr="003310CD">
        <w:t>도</w:t>
      </w:r>
      <w:r w:rsidRPr="003310CD">
        <w:t xml:space="preserve">, trợ từ </w:t>
      </w:r>
      <w:r w:rsidRPr="003310CD">
        <w:t>이</w:t>
      </w:r>
      <w:r w:rsidRPr="003310CD">
        <w:t>/</w:t>
      </w:r>
      <w:r w:rsidRPr="003310CD">
        <w:t>가</w:t>
      </w:r>
      <w:r w:rsidRPr="003310CD">
        <w:t xml:space="preserve"> và </w:t>
      </w:r>
      <w:r w:rsidRPr="003310CD">
        <w:t>은</w:t>
      </w:r>
      <w:r w:rsidRPr="003310CD">
        <w:t>/</w:t>
      </w:r>
      <w:r w:rsidRPr="003310CD">
        <w:t>는</w:t>
      </w:r>
      <w:r w:rsidRPr="003310CD">
        <w:t> </w:t>
      </w:r>
      <w:r w:rsidRPr="003310CD">
        <w:rPr>
          <w:b/>
          <w:bCs/>
        </w:rPr>
        <w:t>biến mất hoàn toàn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9"/>
        <w:gridCol w:w="1519"/>
      </w:tblGrid>
      <w:tr w:rsidR="003310CD" w:rsidRPr="003310CD" w14:paraId="7ED201E9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718FBD1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rFonts w:ascii="Segoe UI Emoji" w:hAnsi="Segoe UI Emoji" w:cs="Segoe UI Emoji"/>
                <w:b/>
                <w:bCs/>
              </w:rPr>
              <w:t>❌</w:t>
            </w:r>
            <w:r w:rsidRPr="003310CD">
              <w:rPr>
                <w:b/>
                <w:bCs/>
              </w:rPr>
              <w:t xml:space="preserve"> Sai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48148C8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rFonts w:ascii="Segoe UI Emoji" w:hAnsi="Segoe UI Emoji" w:cs="Segoe UI Emoji"/>
                <w:b/>
                <w:bCs/>
              </w:rPr>
              <w:t>✅</w:t>
            </w:r>
            <w:r w:rsidRPr="003310CD">
              <w:rPr>
                <w:b/>
                <w:bCs/>
              </w:rPr>
              <w:t xml:space="preserve"> Đúng</w:t>
            </w:r>
          </w:p>
        </w:tc>
      </w:tr>
      <w:tr w:rsidR="003310CD" w:rsidRPr="003310CD" w14:paraId="0D2D3C0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9A03F01" w14:textId="77777777" w:rsidR="003310CD" w:rsidRPr="003310CD" w:rsidRDefault="003310CD" w:rsidP="003310CD">
            <w:r w:rsidRPr="003310CD">
              <w:t>저는도</w:t>
            </w:r>
            <w:r w:rsidRPr="003310CD">
              <w:t xml:space="preserve"> </w:t>
            </w:r>
            <w:r w:rsidRPr="003310CD">
              <w:t>가요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39DF0D6" w14:textId="77777777" w:rsidR="003310CD" w:rsidRPr="003310CD" w:rsidRDefault="003310CD" w:rsidP="003310CD">
            <w:r w:rsidRPr="003310CD">
              <w:t>저</w:t>
            </w:r>
            <w:r w:rsidRPr="003310CD">
              <w:rPr>
                <w:b/>
                <w:bCs/>
              </w:rPr>
              <w:t>도</w:t>
            </w:r>
            <w:r w:rsidRPr="003310CD">
              <w:t> </w:t>
            </w:r>
            <w:r w:rsidRPr="003310CD">
              <w:t>가요</w:t>
            </w:r>
          </w:p>
        </w:tc>
      </w:tr>
      <w:tr w:rsidR="003310CD" w:rsidRPr="003310CD" w14:paraId="217DD54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B649CCE" w14:textId="77777777" w:rsidR="003310CD" w:rsidRPr="003310CD" w:rsidRDefault="003310CD" w:rsidP="003310CD">
            <w:r w:rsidRPr="003310CD">
              <w:t>커피가도</w:t>
            </w:r>
            <w:r w:rsidRPr="003310CD">
              <w:t xml:space="preserve"> </w:t>
            </w:r>
            <w:r w:rsidRPr="003310CD">
              <w:t>있어요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DE05084" w14:textId="77777777" w:rsidR="003310CD" w:rsidRPr="003310CD" w:rsidRDefault="003310CD" w:rsidP="003310CD">
            <w:r w:rsidRPr="003310CD">
              <w:t>커피</w:t>
            </w:r>
            <w:r w:rsidRPr="003310CD">
              <w:rPr>
                <w:b/>
                <w:bCs/>
              </w:rPr>
              <w:t>도</w:t>
            </w:r>
            <w:r w:rsidRPr="003310CD">
              <w:t> </w:t>
            </w:r>
            <w:r w:rsidRPr="003310CD">
              <w:t>있어요</w:t>
            </w:r>
          </w:p>
        </w:tc>
      </w:tr>
    </w:tbl>
    <w:p w14:paraId="736D0D31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Các cách dùng</w:t>
      </w:r>
    </w:p>
    <w:p w14:paraId="399FF44E" w14:textId="77777777" w:rsidR="003310CD" w:rsidRPr="003310CD" w:rsidRDefault="003310CD" w:rsidP="003310CD">
      <w:r w:rsidRPr="003310CD">
        <w:rPr>
          <w:b/>
          <w:bCs/>
        </w:rPr>
        <w:t>① "Cũng / nữa" — thêm vào điều đã nói</w:t>
      </w:r>
    </w:p>
    <w:p w14:paraId="486C3691" w14:textId="77777777" w:rsidR="003310CD" w:rsidRPr="003310CD" w:rsidRDefault="003310CD" w:rsidP="003310CD">
      <w:r w:rsidRPr="003310CD">
        <w:t>내일</w:t>
      </w:r>
      <w:r w:rsidRPr="003310CD">
        <w:rPr>
          <w:b/>
          <w:bCs/>
        </w:rPr>
        <w:t>도</w:t>
      </w:r>
      <w:r w:rsidRPr="003310CD">
        <w:t> </w:t>
      </w:r>
      <w:r w:rsidRPr="003310CD">
        <w:t>오늘</w:t>
      </w:r>
      <w:r w:rsidRPr="003310CD">
        <w:rPr>
          <w:b/>
          <w:bCs/>
        </w:rPr>
        <w:t>도</w:t>
      </w:r>
      <w:r w:rsidRPr="003310CD">
        <w:t> </w:t>
      </w:r>
      <w:r w:rsidRPr="003310CD">
        <w:t>비가</w:t>
      </w:r>
      <w:r w:rsidRPr="003310CD">
        <w:t xml:space="preserve"> </w:t>
      </w:r>
      <w:r w:rsidRPr="003310CD">
        <w:t>와요</w:t>
      </w:r>
      <w:r w:rsidRPr="003310CD">
        <w:t>. </w:t>
      </w:r>
      <w:r w:rsidRPr="003310CD">
        <w:rPr>
          <w:i/>
          <w:iCs/>
        </w:rPr>
        <w:t>Hôm nay </w:t>
      </w:r>
      <w:r w:rsidRPr="003310CD">
        <w:rPr>
          <w:b/>
          <w:bCs/>
          <w:i/>
          <w:iCs/>
        </w:rPr>
        <w:t>cũng</w:t>
      </w:r>
      <w:r w:rsidRPr="003310CD">
        <w:rPr>
          <w:i/>
          <w:iCs/>
        </w:rPr>
        <w:t> mưa và ngày mai </w:t>
      </w:r>
      <w:r w:rsidRPr="003310CD">
        <w:rPr>
          <w:b/>
          <w:bCs/>
          <w:i/>
          <w:iCs/>
        </w:rPr>
        <w:t>cũng</w:t>
      </w:r>
      <w:r w:rsidRPr="003310CD">
        <w:rPr>
          <w:i/>
          <w:iCs/>
        </w:rPr>
        <w:t> mưa.</w:t>
      </w:r>
    </w:p>
    <w:p w14:paraId="7A763788" w14:textId="77777777" w:rsidR="003310CD" w:rsidRPr="003310CD" w:rsidRDefault="003310CD" w:rsidP="003310CD">
      <w:r w:rsidRPr="003310CD">
        <w:t>저</w:t>
      </w:r>
      <w:r w:rsidRPr="003310CD">
        <w:rPr>
          <w:b/>
          <w:bCs/>
        </w:rPr>
        <w:t>도</w:t>
      </w:r>
      <w:r w:rsidRPr="003310CD">
        <w:t> </w:t>
      </w:r>
      <w:r w:rsidRPr="003310CD">
        <w:t>한국어</w:t>
      </w:r>
      <w:r w:rsidRPr="003310CD">
        <w:t xml:space="preserve"> </w:t>
      </w:r>
      <w:r w:rsidRPr="003310CD">
        <w:t>공부해요</w:t>
      </w:r>
      <w:r w:rsidRPr="003310CD">
        <w:t>. </w:t>
      </w:r>
      <w:r w:rsidRPr="003310CD">
        <w:rPr>
          <w:i/>
          <w:iCs/>
        </w:rPr>
        <w:t>Tôi </w:t>
      </w:r>
      <w:r w:rsidRPr="003310CD">
        <w:rPr>
          <w:b/>
          <w:bCs/>
          <w:i/>
          <w:iCs/>
        </w:rPr>
        <w:t>cũng</w:t>
      </w:r>
      <w:r w:rsidRPr="003310CD">
        <w:rPr>
          <w:i/>
          <w:iCs/>
        </w:rPr>
        <w:t> học tiếng Hàn.</w:t>
      </w:r>
    </w:p>
    <w:p w14:paraId="243D5AF6" w14:textId="77777777" w:rsidR="003310CD" w:rsidRPr="003310CD" w:rsidRDefault="003310CD" w:rsidP="003310CD">
      <w:r w:rsidRPr="003310CD">
        <w:rPr>
          <w:b/>
          <w:bCs/>
        </w:rPr>
        <w:t>② Nhấn mạnh số lượng lớn / bất ngờ — "thậm chí đến"</w:t>
      </w:r>
    </w:p>
    <w:p w14:paraId="60D76143" w14:textId="77777777" w:rsidR="003310CD" w:rsidRPr="003310CD" w:rsidRDefault="003310CD" w:rsidP="003310CD">
      <w:r w:rsidRPr="003310CD">
        <w:t>쇼핑하는데</w:t>
      </w:r>
      <w:r w:rsidRPr="003310CD">
        <w:t xml:space="preserve"> </w:t>
      </w:r>
      <w:r w:rsidRPr="003310CD">
        <w:t>열</w:t>
      </w:r>
      <w:r w:rsidRPr="003310CD">
        <w:t xml:space="preserve"> </w:t>
      </w:r>
      <w:r w:rsidRPr="003310CD">
        <w:t>시간</w:t>
      </w:r>
      <w:r w:rsidRPr="003310CD">
        <w:rPr>
          <w:b/>
          <w:bCs/>
        </w:rPr>
        <w:t>이나</w:t>
      </w:r>
      <w:r w:rsidRPr="003310CD">
        <w:t> </w:t>
      </w:r>
      <w:r w:rsidRPr="003310CD">
        <w:t>걸렸어요</w:t>
      </w:r>
      <w:r w:rsidRPr="003310CD">
        <w:t>. </w:t>
      </w:r>
      <w:r w:rsidRPr="003310CD">
        <w:rPr>
          <w:i/>
          <w:iCs/>
        </w:rPr>
        <w:t>(xem thêm ở No.22)</w:t>
      </w:r>
      <w:r w:rsidRPr="003310CD">
        <w:t> </w:t>
      </w:r>
      <w:r w:rsidRPr="003310CD">
        <w:t>어제</w:t>
      </w:r>
      <w:r w:rsidRPr="003310CD">
        <w:t xml:space="preserve"> </w:t>
      </w:r>
      <w:r w:rsidRPr="003310CD">
        <w:t>커피를</w:t>
      </w:r>
      <w:r w:rsidRPr="003310CD">
        <w:t xml:space="preserve"> </w:t>
      </w:r>
      <w:r w:rsidRPr="003310CD">
        <w:t>다섯</w:t>
      </w:r>
      <w:r w:rsidRPr="003310CD">
        <w:t xml:space="preserve"> </w:t>
      </w:r>
      <w:r w:rsidRPr="003310CD">
        <w:t>잔</w:t>
      </w:r>
      <w:r w:rsidRPr="003310CD">
        <w:rPr>
          <w:b/>
          <w:bCs/>
        </w:rPr>
        <w:t>도</w:t>
      </w:r>
      <w:r w:rsidRPr="003310CD">
        <w:t> </w:t>
      </w:r>
      <w:r w:rsidRPr="003310CD">
        <w:t>마셨어요</w:t>
      </w:r>
      <w:r w:rsidRPr="003310CD">
        <w:t>. </w:t>
      </w:r>
      <w:r w:rsidRPr="003310CD">
        <w:rPr>
          <w:i/>
          <w:iCs/>
        </w:rPr>
        <w:t>Hôm qua tôi </w:t>
      </w:r>
      <w:r w:rsidRPr="003310CD">
        <w:rPr>
          <w:b/>
          <w:bCs/>
          <w:i/>
          <w:iCs/>
        </w:rPr>
        <w:t>thậm chí</w:t>
      </w:r>
      <w:r w:rsidRPr="003310CD">
        <w:rPr>
          <w:i/>
          <w:iCs/>
        </w:rPr>
        <w:t> uống đến 5 ly cà phê.</w:t>
      </w:r>
    </w:p>
    <w:p w14:paraId="41BB35A2" w14:textId="77777777" w:rsidR="003310CD" w:rsidRPr="003310CD" w:rsidRDefault="003310CD" w:rsidP="003310CD">
      <w:r w:rsidRPr="003310CD">
        <w:rPr>
          <w:b/>
          <w:bCs/>
        </w:rPr>
        <w:t>③ Phủ định toàn bộ — "cũng không"</w:t>
      </w:r>
    </w:p>
    <w:p w14:paraId="46057014" w14:textId="77777777" w:rsidR="003310CD" w:rsidRPr="003310CD" w:rsidRDefault="003310CD" w:rsidP="003310CD">
      <w:r w:rsidRPr="003310CD">
        <w:t>밥</w:t>
      </w:r>
      <w:r w:rsidRPr="003310CD">
        <w:rPr>
          <w:b/>
          <w:bCs/>
        </w:rPr>
        <w:t>도</w:t>
      </w:r>
      <w:r w:rsidRPr="003310CD">
        <w:t> </w:t>
      </w:r>
      <w:r w:rsidRPr="003310CD">
        <w:t>안</w:t>
      </w:r>
      <w:r w:rsidRPr="003310CD">
        <w:t xml:space="preserve"> </w:t>
      </w:r>
      <w:r w:rsidRPr="003310CD">
        <w:t>먹었어요</w:t>
      </w:r>
      <w:r w:rsidRPr="003310CD">
        <w:t>. </w:t>
      </w:r>
      <w:r w:rsidRPr="003310CD">
        <w:rPr>
          <w:i/>
          <w:iCs/>
        </w:rPr>
        <w:t>Cơm </w:t>
      </w:r>
      <w:r w:rsidRPr="003310CD">
        <w:rPr>
          <w:b/>
          <w:bCs/>
          <w:i/>
          <w:iCs/>
        </w:rPr>
        <w:t>cũng</w:t>
      </w:r>
      <w:r w:rsidRPr="003310CD">
        <w:rPr>
          <w:i/>
          <w:iCs/>
        </w:rPr>
        <w:t> không ăn.</w:t>
      </w:r>
      <w:r w:rsidRPr="003310CD">
        <w:t> (không ăn gì cả)</w:t>
      </w:r>
    </w:p>
    <w:p w14:paraId="59A97C24" w14:textId="77777777" w:rsidR="003310CD" w:rsidRPr="003310CD" w:rsidRDefault="003310CD" w:rsidP="003310CD">
      <w:r w:rsidRPr="003310CD">
        <w:t>아무</w:t>
      </w:r>
      <w:r w:rsidRPr="003310CD">
        <w:rPr>
          <w:b/>
          <w:bCs/>
        </w:rPr>
        <w:t>도</w:t>
      </w:r>
      <w:r w:rsidRPr="003310CD">
        <w:t> </w:t>
      </w:r>
      <w:r w:rsidRPr="003310CD">
        <w:t>없어요</w:t>
      </w:r>
      <w:r w:rsidRPr="003310CD">
        <w:t>. </w:t>
      </w:r>
      <w:r w:rsidRPr="003310CD">
        <w:rPr>
          <w:i/>
          <w:iCs/>
        </w:rPr>
        <w:t>Không có ai cả.</w:t>
      </w:r>
    </w:p>
    <w:p w14:paraId="560C58DA" w14:textId="77777777" w:rsidR="003310CD" w:rsidRPr="003310CD" w:rsidRDefault="003310CD" w:rsidP="003310CD">
      <w:r w:rsidRPr="003310CD">
        <w:pict w14:anchorId="78042CE1">
          <v:rect id="_x0000_i2799" style="width:0;height:0" o:hralign="center" o:hrstd="t" o:hr="t" fillcolor="#a0a0a0" stroked="f"/>
        </w:pict>
      </w:r>
    </w:p>
    <w:p w14:paraId="32B992FD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도</w:t>
      </w:r>
      <w:r w:rsidRPr="003310CD">
        <w:rPr>
          <w:b/>
          <w:bCs/>
        </w:rPr>
        <w:t xml:space="preserve"> nối nhiều thứ liên tiếp</w:t>
      </w:r>
    </w:p>
    <w:p w14:paraId="1448CE0D" w14:textId="77777777" w:rsidR="003310CD" w:rsidRPr="003310CD" w:rsidRDefault="003310CD" w:rsidP="003310CD">
      <w:r w:rsidRPr="003310CD">
        <w:t>A</w:t>
      </w:r>
      <w:r w:rsidRPr="003310CD">
        <w:rPr>
          <w:b/>
          <w:bCs/>
        </w:rPr>
        <w:t>도</w:t>
      </w:r>
      <w:r w:rsidRPr="003310CD">
        <w:t> B</w:t>
      </w:r>
      <w:r w:rsidRPr="003310CD">
        <w:rPr>
          <w:b/>
          <w:bCs/>
        </w:rPr>
        <w:t>도</w:t>
      </w:r>
      <w:r w:rsidRPr="003310CD">
        <w:t xml:space="preserve"> = "cả A lẫn B đều..." </w:t>
      </w:r>
      <w:r w:rsidRPr="003310CD">
        <w:t>한국어</w:t>
      </w:r>
      <w:r w:rsidRPr="003310CD">
        <w:rPr>
          <w:b/>
          <w:bCs/>
        </w:rPr>
        <w:t>도</w:t>
      </w:r>
      <w:r w:rsidRPr="003310CD">
        <w:t> </w:t>
      </w:r>
      <w:r w:rsidRPr="003310CD">
        <w:t>영어</w:t>
      </w:r>
      <w:r w:rsidRPr="003310CD">
        <w:rPr>
          <w:b/>
          <w:bCs/>
        </w:rPr>
        <w:t>도</w:t>
      </w:r>
      <w:r w:rsidRPr="003310CD">
        <w:t> </w:t>
      </w:r>
      <w:r w:rsidRPr="003310CD">
        <w:t>잘해요</w:t>
      </w:r>
      <w:r w:rsidRPr="003310CD">
        <w:t>. </w:t>
      </w:r>
      <w:r w:rsidRPr="003310CD">
        <w:rPr>
          <w:i/>
          <w:iCs/>
        </w:rPr>
        <w:t>Cả tiếng Hàn lẫn tiếng Anh đều giỏi.</w:t>
      </w:r>
    </w:p>
    <w:p w14:paraId="48158FE8" w14:textId="77777777" w:rsidR="003310CD" w:rsidRPr="003310CD" w:rsidRDefault="003310CD" w:rsidP="003310CD">
      <w:r w:rsidRPr="003310CD">
        <w:pict w14:anchorId="533A9D50">
          <v:rect id="_x0000_i2800" style="width:0;height:0" o:hralign="center" o:hrstd="t" o:hr="t" fillcolor="#a0a0a0" stroked="f"/>
        </w:pict>
      </w:r>
    </w:p>
    <w:p w14:paraId="7E3E802F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🔷</w:t>
      </w:r>
      <w:r w:rsidRPr="003310CD">
        <w:rPr>
          <w:b/>
          <w:bCs/>
        </w:rPr>
        <w:t xml:space="preserve"> No.9 — </w:t>
      </w:r>
      <w:r w:rsidRPr="003310CD">
        <w:rPr>
          <w:b/>
          <w:bCs/>
        </w:rPr>
        <w:t>에</w:t>
      </w:r>
      <w:r w:rsidRPr="003310CD">
        <w:rPr>
          <w:b/>
          <w:bCs/>
        </w:rPr>
        <w:t xml:space="preserve"> (Trợ từ chỉ nơi chốn / thời gian)</w:t>
      </w:r>
    </w:p>
    <w:p w14:paraId="3EC88129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Công thức</w:t>
      </w:r>
    </w:p>
    <w:p w14:paraId="2D0FE5ED" w14:textId="77777777" w:rsidR="003310CD" w:rsidRPr="003310CD" w:rsidRDefault="003310CD" w:rsidP="003310CD">
      <w:r w:rsidRPr="003310CD">
        <w:t xml:space="preserve">Danh từ chỉ nơi chốn / thời gian + </w:t>
      </w:r>
      <w:r w:rsidRPr="003310CD">
        <w:t>에</w:t>
      </w:r>
    </w:p>
    <w:p w14:paraId="55F47B61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Các cách dùng</w:t>
      </w:r>
    </w:p>
    <w:p w14:paraId="1F2E209E" w14:textId="77777777" w:rsidR="003310CD" w:rsidRPr="003310CD" w:rsidRDefault="003310CD" w:rsidP="003310CD">
      <w:r w:rsidRPr="003310CD">
        <w:rPr>
          <w:b/>
          <w:bCs/>
        </w:rPr>
        <w:lastRenderedPageBreak/>
        <w:t>① Chỉ ĐÍCH ĐẾN — đi đến đâu (với động từ di chuyển)</w:t>
      </w:r>
    </w:p>
    <w:p w14:paraId="47A601D9" w14:textId="77777777" w:rsidR="003310CD" w:rsidRPr="003310CD" w:rsidRDefault="003310CD" w:rsidP="003310CD">
      <w:r w:rsidRPr="003310CD">
        <w:t>남대문</w:t>
      </w:r>
      <w:r w:rsidRPr="003310CD">
        <w:t xml:space="preserve"> </w:t>
      </w:r>
      <w:r w:rsidRPr="003310CD">
        <w:t>시장</w:t>
      </w:r>
      <w:r w:rsidRPr="003310CD">
        <w:rPr>
          <w:b/>
          <w:bCs/>
        </w:rPr>
        <w:t>에</w:t>
      </w:r>
      <w:r w:rsidRPr="003310CD">
        <w:t> </w:t>
      </w:r>
      <w:r w:rsidRPr="003310CD">
        <w:t>가고</w:t>
      </w:r>
      <w:r w:rsidRPr="003310CD">
        <w:t xml:space="preserve"> </w:t>
      </w:r>
      <w:r w:rsidRPr="003310CD">
        <w:t>싶어요</w:t>
      </w:r>
      <w:r w:rsidRPr="003310CD">
        <w:t>. </w:t>
      </w:r>
      <w:r w:rsidRPr="003310CD">
        <w:rPr>
          <w:i/>
          <w:iCs/>
        </w:rPr>
        <w:t>Tôi muốn đến chợ Namdaemun.</w:t>
      </w:r>
    </w:p>
    <w:p w14:paraId="46A1C15E" w14:textId="77777777" w:rsidR="003310CD" w:rsidRPr="003310CD" w:rsidRDefault="003310CD" w:rsidP="003310CD">
      <w:r w:rsidRPr="003310CD">
        <w:t>학교</w:t>
      </w:r>
      <w:r w:rsidRPr="003310CD">
        <w:rPr>
          <w:b/>
          <w:bCs/>
        </w:rPr>
        <w:t>에</w:t>
      </w:r>
      <w:r w:rsidRPr="003310CD">
        <w:t> </w:t>
      </w:r>
      <w:r w:rsidRPr="003310CD">
        <w:t>가요</w:t>
      </w:r>
      <w:r w:rsidRPr="003310CD">
        <w:t xml:space="preserve">. / </w:t>
      </w:r>
      <w:r w:rsidRPr="003310CD">
        <w:t>집</w:t>
      </w:r>
      <w:r w:rsidRPr="003310CD">
        <w:rPr>
          <w:b/>
          <w:bCs/>
        </w:rPr>
        <w:t>에</w:t>
      </w:r>
      <w:r w:rsidRPr="003310CD">
        <w:t> </w:t>
      </w:r>
      <w:r w:rsidRPr="003310CD">
        <w:t>와요</w:t>
      </w:r>
      <w:r w:rsidRPr="003310CD">
        <w:t xml:space="preserve">. / </w:t>
      </w:r>
      <w:r w:rsidRPr="003310CD">
        <w:t>한국</w:t>
      </w:r>
      <w:r w:rsidRPr="003310CD">
        <w:rPr>
          <w:b/>
          <w:bCs/>
        </w:rPr>
        <w:t>에</w:t>
      </w:r>
      <w:r w:rsidRPr="003310CD">
        <w:t> </w:t>
      </w:r>
      <w:r w:rsidRPr="003310CD">
        <w:t>왔어요</w:t>
      </w:r>
      <w:r w:rsidRPr="003310CD">
        <w:t>.</w:t>
      </w:r>
    </w:p>
    <w:p w14:paraId="4683FD54" w14:textId="77777777" w:rsidR="003310CD" w:rsidRPr="003310CD" w:rsidRDefault="003310CD" w:rsidP="003310CD">
      <w:r w:rsidRPr="003310CD">
        <w:rPr>
          <w:rFonts w:ascii="Segoe UI Emoji" w:hAnsi="Segoe UI Emoji" w:cs="Segoe UI Emoji"/>
        </w:rPr>
        <w:t>🔑</w:t>
      </w:r>
      <w:r w:rsidRPr="003310CD">
        <w:t xml:space="preserve"> Động từ đi kèm: </w:t>
      </w:r>
      <w:r w:rsidRPr="003310CD">
        <w:rPr>
          <w:b/>
          <w:bCs/>
        </w:rPr>
        <w:t>가다</w:t>
      </w:r>
      <w:r w:rsidRPr="003310CD">
        <w:rPr>
          <w:b/>
          <w:bCs/>
        </w:rPr>
        <w:t xml:space="preserve">, </w:t>
      </w:r>
      <w:r w:rsidRPr="003310CD">
        <w:rPr>
          <w:b/>
          <w:bCs/>
        </w:rPr>
        <w:t>오다</w:t>
      </w:r>
      <w:r w:rsidRPr="003310CD">
        <w:rPr>
          <w:b/>
          <w:bCs/>
        </w:rPr>
        <w:t xml:space="preserve">, </w:t>
      </w:r>
      <w:r w:rsidRPr="003310CD">
        <w:rPr>
          <w:b/>
          <w:bCs/>
        </w:rPr>
        <w:t>도착하다</w:t>
      </w:r>
      <w:r w:rsidRPr="003310CD">
        <w:rPr>
          <w:b/>
          <w:bCs/>
        </w:rPr>
        <w:t xml:space="preserve">, </w:t>
      </w:r>
      <w:r w:rsidRPr="003310CD">
        <w:rPr>
          <w:b/>
          <w:bCs/>
        </w:rPr>
        <w:t>들어가다</w:t>
      </w:r>
      <w:r w:rsidRPr="003310CD">
        <w:rPr>
          <w:b/>
          <w:bCs/>
        </w:rPr>
        <w:t>...</w:t>
      </w:r>
    </w:p>
    <w:p w14:paraId="509A529C" w14:textId="77777777" w:rsidR="003310CD" w:rsidRPr="003310CD" w:rsidRDefault="003310CD" w:rsidP="003310CD">
      <w:r w:rsidRPr="003310CD">
        <w:rPr>
          <w:b/>
          <w:bCs/>
        </w:rPr>
        <w:t xml:space="preserve">② Chỉ VỊ TRÍ TỒN TẠI — ở đâu (với </w:t>
      </w:r>
      <w:r w:rsidRPr="003310CD">
        <w:rPr>
          <w:b/>
          <w:bCs/>
        </w:rPr>
        <w:t>있다</w:t>
      </w:r>
      <w:r w:rsidRPr="003310CD">
        <w:rPr>
          <w:b/>
          <w:bCs/>
        </w:rPr>
        <w:t>/</w:t>
      </w:r>
      <w:r w:rsidRPr="003310CD">
        <w:rPr>
          <w:b/>
          <w:bCs/>
        </w:rPr>
        <w:t>없다</w:t>
      </w:r>
      <w:r w:rsidRPr="003310CD">
        <w:rPr>
          <w:b/>
          <w:bCs/>
        </w:rPr>
        <w:t>)</w:t>
      </w:r>
    </w:p>
    <w:p w14:paraId="4B60155F" w14:textId="77777777" w:rsidR="003310CD" w:rsidRPr="003310CD" w:rsidRDefault="003310CD" w:rsidP="003310CD">
      <w:r w:rsidRPr="003310CD">
        <w:t>선생님은</w:t>
      </w:r>
      <w:r w:rsidRPr="003310CD">
        <w:t xml:space="preserve"> </w:t>
      </w:r>
      <w:r w:rsidRPr="003310CD">
        <w:t>지금</w:t>
      </w:r>
      <w:r w:rsidRPr="003310CD">
        <w:t xml:space="preserve"> </w:t>
      </w:r>
      <w:r w:rsidRPr="003310CD">
        <w:t>교실</w:t>
      </w:r>
      <w:r w:rsidRPr="003310CD">
        <w:rPr>
          <w:b/>
          <w:bCs/>
        </w:rPr>
        <w:t>에</w:t>
      </w:r>
      <w:r w:rsidRPr="003310CD">
        <w:t> </w:t>
      </w:r>
      <w:r w:rsidRPr="003310CD">
        <w:t>있어요</w:t>
      </w:r>
      <w:r w:rsidRPr="003310CD">
        <w:t>. </w:t>
      </w:r>
      <w:r w:rsidRPr="003310CD">
        <w:rPr>
          <w:i/>
          <w:iCs/>
        </w:rPr>
        <w:t>Giáo viên đang ở trong lớp.</w:t>
      </w:r>
    </w:p>
    <w:p w14:paraId="4020AA2A" w14:textId="77777777" w:rsidR="003310CD" w:rsidRPr="003310CD" w:rsidRDefault="003310CD" w:rsidP="003310CD">
      <w:r w:rsidRPr="003310CD">
        <w:t>냉장고</w:t>
      </w:r>
      <w:r w:rsidRPr="003310CD">
        <w:rPr>
          <w:b/>
          <w:bCs/>
        </w:rPr>
        <w:t>에</w:t>
      </w:r>
      <w:r w:rsidRPr="003310CD">
        <w:t> </w:t>
      </w:r>
      <w:r w:rsidRPr="003310CD">
        <w:t>뭐</w:t>
      </w:r>
      <w:r w:rsidRPr="003310CD">
        <w:t xml:space="preserve"> </w:t>
      </w:r>
      <w:r w:rsidRPr="003310CD">
        <w:t>있어요</w:t>
      </w:r>
      <w:r w:rsidRPr="003310CD">
        <w:t>? </w:t>
      </w:r>
      <w:r w:rsidRPr="003310CD">
        <w:rPr>
          <w:i/>
          <w:iCs/>
        </w:rPr>
        <w:t>Trong tủ lạnh có gì vậy?</w:t>
      </w:r>
    </w:p>
    <w:p w14:paraId="402CE021" w14:textId="77777777" w:rsidR="003310CD" w:rsidRPr="003310CD" w:rsidRDefault="003310CD" w:rsidP="003310CD">
      <w:r w:rsidRPr="003310CD">
        <w:rPr>
          <w:rFonts w:ascii="Segoe UI Emoji" w:hAnsi="Segoe UI Emoji" w:cs="Segoe UI Emoji"/>
        </w:rPr>
        <w:t>🔑</w:t>
      </w:r>
      <w:r w:rsidRPr="003310CD">
        <w:t xml:space="preserve"> Động từ đi kèm: </w:t>
      </w:r>
      <w:r w:rsidRPr="003310CD">
        <w:rPr>
          <w:b/>
          <w:bCs/>
        </w:rPr>
        <w:t>있다</w:t>
      </w:r>
      <w:r w:rsidRPr="003310CD">
        <w:rPr>
          <w:b/>
          <w:bCs/>
        </w:rPr>
        <w:t xml:space="preserve">, </w:t>
      </w:r>
      <w:r w:rsidRPr="003310CD">
        <w:rPr>
          <w:b/>
          <w:bCs/>
        </w:rPr>
        <w:t>없다</w:t>
      </w:r>
      <w:r w:rsidRPr="003310CD">
        <w:rPr>
          <w:b/>
          <w:bCs/>
        </w:rPr>
        <w:t xml:space="preserve">, </w:t>
      </w:r>
      <w:r w:rsidRPr="003310CD">
        <w:rPr>
          <w:b/>
          <w:bCs/>
        </w:rPr>
        <w:t>살다</w:t>
      </w:r>
      <w:r w:rsidRPr="003310CD">
        <w:rPr>
          <w:b/>
          <w:bCs/>
        </w:rPr>
        <w:t>...</w:t>
      </w:r>
    </w:p>
    <w:p w14:paraId="149F27C9" w14:textId="77777777" w:rsidR="003310CD" w:rsidRPr="003310CD" w:rsidRDefault="003310CD" w:rsidP="003310CD">
      <w:r w:rsidRPr="003310CD">
        <w:rPr>
          <w:b/>
          <w:bCs/>
        </w:rPr>
        <w:t>③ Chỉ THỜI GIAN</w:t>
      </w:r>
    </w:p>
    <w:p w14:paraId="38C5FCAC" w14:textId="77777777" w:rsidR="003310CD" w:rsidRPr="003310CD" w:rsidRDefault="003310CD" w:rsidP="003310CD">
      <w:r w:rsidRPr="003310CD">
        <w:t>아침</w:t>
      </w:r>
      <w:r w:rsidRPr="003310CD">
        <w:t xml:space="preserve"> 9</w:t>
      </w:r>
      <w:r w:rsidRPr="003310CD">
        <w:t>시</w:t>
      </w:r>
      <w:r w:rsidRPr="003310CD">
        <w:rPr>
          <w:b/>
          <w:bCs/>
        </w:rPr>
        <w:t>에</w:t>
      </w:r>
      <w:r w:rsidRPr="003310CD">
        <w:t> </w:t>
      </w:r>
      <w:r w:rsidRPr="003310CD">
        <w:t>출발해요</w:t>
      </w:r>
      <w:r w:rsidRPr="003310CD">
        <w:t>. </w:t>
      </w:r>
      <w:r w:rsidRPr="003310CD">
        <w:rPr>
          <w:i/>
          <w:iCs/>
        </w:rPr>
        <w:t>Khởi hành lúc 9 giờ sáng.</w:t>
      </w:r>
    </w:p>
    <w:p w14:paraId="1E7B243C" w14:textId="77777777" w:rsidR="003310CD" w:rsidRPr="003310CD" w:rsidRDefault="003310CD" w:rsidP="003310CD">
      <w:r w:rsidRPr="003310CD">
        <w:t>월요일</w:t>
      </w:r>
      <w:r w:rsidRPr="003310CD">
        <w:rPr>
          <w:b/>
          <w:bCs/>
        </w:rPr>
        <w:t>에</w:t>
      </w:r>
      <w:r w:rsidRPr="003310CD">
        <w:t> </w:t>
      </w:r>
      <w:r w:rsidRPr="003310CD">
        <w:t>만나요</w:t>
      </w:r>
      <w:r w:rsidRPr="003310CD">
        <w:t>. </w:t>
      </w:r>
      <w:r w:rsidRPr="003310CD">
        <w:rPr>
          <w:i/>
          <w:iCs/>
        </w:rPr>
        <w:t>Gặp nhau vào thứ Hai.</w:t>
      </w:r>
    </w:p>
    <w:p w14:paraId="7529CBCA" w14:textId="77777777" w:rsidR="003310CD" w:rsidRPr="003310CD" w:rsidRDefault="003310CD" w:rsidP="003310CD">
      <w:r w:rsidRPr="003310CD">
        <w:pict w14:anchorId="0AB1DD5C">
          <v:rect id="_x0000_i2801" style="width:0;height:0" o:hralign="center" o:hrstd="t" o:hr="t" fillcolor="#a0a0a0" stroked="f"/>
        </w:pict>
      </w:r>
    </w:p>
    <w:p w14:paraId="5F7BF4D9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🔷</w:t>
      </w:r>
      <w:r w:rsidRPr="003310CD">
        <w:rPr>
          <w:b/>
          <w:bCs/>
        </w:rPr>
        <w:t xml:space="preserve"> No.10 — </w:t>
      </w:r>
      <w:r w:rsidRPr="003310CD">
        <w:rPr>
          <w:b/>
          <w:bCs/>
        </w:rPr>
        <w:t>에서</w:t>
      </w:r>
      <w:r w:rsidRPr="003310CD">
        <w:rPr>
          <w:b/>
          <w:bCs/>
        </w:rPr>
        <w:t xml:space="preserve"> (Trợ từ chỉ nơi diễn ra hành động / xuất phát)</w:t>
      </w:r>
    </w:p>
    <w:p w14:paraId="316D1B66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Công thức</w:t>
      </w:r>
    </w:p>
    <w:p w14:paraId="41C0E77B" w14:textId="77777777" w:rsidR="003310CD" w:rsidRPr="003310CD" w:rsidRDefault="003310CD" w:rsidP="003310CD">
      <w:r w:rsidRPr="003310CD">
        <w:t xml:space="preserve">Danh từ chỉ nơi chốn + </w:t>
      </w:r>
      <w:r w:rsidRPr="003310CD">
        <w:t>에서</w:t>
      </w:r>
    </w:p>
    <w:p w14:paraId="207D21D7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Các cách dùng</w:t>
      </w:r>
    </w:p>
    <w:p w14:paraId="7B880BDE" w14:textId="77777777" w:rsidR="003310CD" w:rsidRPr="003310CD" w:rsidRDefault="003310CD" w:rsidP="003310CD">
      <w:r w:rsidRPr="003310CD">
        <w:rPr>
          <w:b/>
          <w:bCs/>
        </w:rPr>
        <w:t>① Chỉ NƠI DIỄN RA HÀNH ĐỘNG — làm gì ở đâu</w:t>
      </w:r>
    </w:p>
    <w:p w14:paraId="2D3C50E4" w14:textId="77777777" w:rsidR="003310CD" w:rsidRPr="003310CD" w:rsidRDefault="003310CD" w:rsidP="003310CD">
      <w:r w:rsidRPr="003310CD">
        <w:t>도서관</w:t>
      </w:r>
      <w:r w:rsidRPr="003310CD">
        <w:rPr>
          <w:b/>
          <w:bCs/>
        </w:rPr>
        <w:t>에서</w:t>
      </w:r>
      <w:r w:rsidRPr="003310CD">
        <w:t> </w:t>
      </w:r>
      <w:r w:rsidRPr="003310CD">
        <w:t>공부해요</w:t>
      </w:r>
      <w:r w:rsidRPr="003310CD">
        <w:t>. </w:t>
      </w:r>
      <w:r w:rsidRPr="003310CD">
        <w:rPr>
          <w:i/>
          <w:iCs/>
        </w:rPr>
        <w:t>Học ở thư viện.</w:t>
      </w:r>
    </w:p>
    <w:p w14:paraId="7DF7FD70" w14:textId="77777777" w:rsidR="003310CD" w:rsidRPr="003310CD" w:rsidRDefault="003310CD" w:rsidP="003310CD">
      <w:r w:rsidRPr="003310CD">
        <w:t>식당</w:t>
      </w:r>
      <w:r w:rsidRPr="003310CD">
        <w:rPr>
          <w:b/>
          <w:bCs/>
        </w:rPr>
        <w:t>에서</w:t>
      </w:r>
      <w:r w:rsidRPr="003310CD">
        <w:t> </w:t>
      </w:r>
      <w:r w:rsidRPr="003310CD">
        <w:t>밥</w:t>
      </w:r>
      <w:r w:rsidRPr="003310CD">
        <w:t xml:space="preserve"> </w:t>
      </w:r>
      <w:r w:rsidRPr="003310CD">
        <w:t>먹었어요</w:t>
      </w:r>
      <w:r w:rsidRPr="003310CD">
        <w:t>. </w:t>
      </w:r>
      <w:r w:rsidRPr="003310CD">
        <w:rPr>
          <w:i/>
          <w:iCs/>
        </w:rPr>
        <w:t>Ăn cơm ở nhà hàng.</w:t>
      </w:r>
    </w:p>
    <w:p w14:paraId="2DC29DE3" w14:textId="77777777" w:rsidR="003310CD" w:rsidRPr="003310CD" w:rsidRDefault="003310CD" w:rsidP="003310CD">
      <w:r w:rsidRPr="003310CD">
        <w:rPr>
          <w:rFonts w:ascii="Segoe UI Emoji" w:hAnsi="Segoe UI Emoji" w:cs="Segoe UI Emoji"/>
        </w:rPr>
        <w:t>🔑</w:t>
      </w:r>
      <w:r w:rsidRPr="003310CD">
        <w:t xml:space="preserve"> Bất kỳ động từ hành động nào: </w:t>
      </w:r>
      <w:r w:rsidRPr="003310CD">
        <w:t>먹다</w:t>
      </w:r>
      <w:r w:rsidRPr="003310CD">
        <w:t xml:space="preserve">, </w:t>
      </w:r>
      <w:r w:rsidRPr="003310CD">
        <w:t>공부하다</w:t>
      </w:r>
      <w:r w:rsidRPr="003310CD">
        <w:t xml:space="preserve">, </w:t>
      </w:r>
      <w:r w:rsidRPr="003310CD">
        <w:t>일하다</w:t>
      </w:r>
      <w:r w:rsidRPr="003310CD">
        <w:t xml:space="preserve">, </w:t>
      </w:r>
      <w:r w:rsidRPr="003310CD">
        <w:t>사다</w:t>
      </w:r>
      <w:r w:rsidRPr="003310CD">
        <w:t>...</w:t>
      </w:r>
    </w:p>
    <w:p w14:paraId="1E2FCC08" w14:textId="77777777" w:rsidR="003310CD" w:rsidRPr="003310CD" w:rsidRDefault="003310CD" w:rsidP="003310CD">
      <w:r w:rsidRPr="003310CD">
        <w:rPr>
          <w:b/>
          <w:bCs/>
        </w:rPr>
        <w:t>② Chỉ ĐIỂM XUẤT PHÁT — từ đâu đến</w:t>
      </w:r>
    </w:p>
    <w:p w14:paraId="2AB31C16" w14:textId="77777777" w:rsidR="003310CD" w:rsidRPr="003310CD" w:rsidRDefault="003310CD" w:rsidP="003310CD">
      <w:r w:rsidRPr="003310CD">
        <w:t>공항</w:t>
      </w:r>
      <w:r w:rsidRPr="003310CD">
        <w:rPr>
          <w:b/>
          <w:bCs/>
        </w:rPr>
        <w:t>에서</w:t>
      </w:r>
      <w:r w:rsidRPr="003310CD">
        <w:t> </w:t>
      </w:r>
      <w:r w:rsidRPr="003310CD">
        <w:t>지하철</w:t>
      </w:r>
      <w:r w:rsidRPr="003310CD">
        <w:t xml:space="preserve"> </w:t>
      </w:r>
      <w:r w:rsidRPr="003310CD">
        <w:t>타고</w:t>
      </w:r>
      <w:r w:rsidRPr="003310CD">
        <w:t xml:space="preserve"> </w:t>
      </w:r>
      <w:r w:rsidRPr="003310CD">
        <w:t>왔어요</w:t>
      </w:r>
      <w:r w:rsidRPr="003310CD">
        <w:t>. </w:t>
      </w:r>
      <w:r w:rsidRPr="003310CD">
        <w:rPr>
          <w:i/>
          <w:iCs/>
        </w:rPr>
        <w:t>Tôi đến bằng tàu điện ngầm từ sân bay.</w:t>
      </w:r>
    </w:p>
    <w:p w14:paraId="34492EEA" w14:textId="77777777" w:rsidR="003310CD" w:rsidRPr="003310CD" w:rsidRDefault="003310CD" w:rsidP="003310CD">
      <w:r w:rsidRPr="003310CD">
        <w:lastRenderedPageBreak/>
        <w:t>서울</w:t>
      </w:r>
      <w:r w:rsidRPr="003310CD">
        <w:rPr>
          <w:b/>
          <w:bCs/>
        </w:rPr>
        <w:t>에서</w:t>
      </w:r>
      <w:r w:rsidRPr="003310CD">
        <w:t> </w:t>
      </w:r>
      <w:r w:rsidRPr="003310CD">
        <w:t>부산까지</w:t>
      </w:r>
      <w:r w:rsidRPr="003310CD">
        <w:t xml:space="preserve"> </w:t>
      </w:r>
      <w:r w:rsidRPr="003310CD">
        <w:t>얼마나</w:t>
      </w:r>
      <w:r w:rsidRPr="003310CD">
        <w:t xml:space="preserve"> </w:t>
      </w:r>
      <w:r w:rsidRPr="003310CD">
        <w:t>걸려요</w:t>
      </w:r>
      <w:r w:rsidRPr="003310CD">
        <w:t>? </w:t>
      </w:r>
      <w:r w:rsidRPr="003310CD">
        <w:rPr>
          <w:i/>
          <w:iCs/>
        </w:rPr>
        <w:t>Từ Seoul đến Busan mất bao lâu?</w:t>
      </w:r>
    </w:p>
    <w:p w14:paraId="7699A650" w14:textId="77777777" w:rsidR="003310CD" w:rsidRPr="003310CD" w:rsidRDefault="003310CD" w:rsidP="003310CD">
      <w:r w:rsidRPr="003310CD">
        <w:pict w14:anchorId="6485B6FC">
          <v:rect id="_x0000_i2802" style="width:0;height:0" o:hralign="center" o:hrstd="t" o:hr="t" fillcolor="#a0a0a0" stroked="f"/>
        </w:pict>
      </w:r>
    </w:p>
    <w:p w14:paraId="7F8E4D0F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🔶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에</w:t>
      </w:r>
      <w:r w:rsidRPr="003310CD">
        <w:rPr>
          <w:b/>
          <w:bCs/>
        </w:rPr>
        <w:t xml:space="preserve"> vs </w:t>
      </w:r>
      <w:r w:rsidRPr="003310CD">
        <w:rPr>
          <w:b/>
          <w:bCs/>
        </w:rPr>
        <w:t>에서</w:t>
      </w:r>
      <w:r w:rsidRPr="003310CD">
        <w:rPr>
          <w:b/>
          <w:bCs/>
        </w:rPr>
        <w:t xml:space="preserve"> — So Sánh Trực Tiếp</w:t>
      </w:r>
    </w:p>
    <w:p w14:paraId="112F3E59" w14:textId="77777777" w:rsidR="003310CD" w:rsidRPr="003310CD" w:rsidRDefault="003310CD" w:rsidP="003310CD">
      <w:r w:rsidRPr="003310CD">
        <w:t>Đây là trọng tâm số 1 của bài này: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3575"/>
        <w:gridCol w:w="3640"/>
      </w:tblGrid>
      <w:tr w:rsidR="003310CD" w:rsidRPr="003310CD" w14:paraId="3319005C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C77A696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Tiêu chí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53EA28E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EEF0829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에서</w:t>
            </w:r>
          </w:p>
        </w:tc>
      </w:tr>
      <w:tr w:rsidR="003310CD" w:rsidRPr="003310CD" w14:paraId="102A5AA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12F9FD0" w14:textId="77777777" w:rsidR="003310CD" w:rsidRPr="003310CD" w:rsidRDefault="003310CD" w:rsidP="003310CD">
            <w:r w:rsidRPr="003310CD">
              <w:t>Chức năng chính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B12D8F5" w14:textId="77777777" w:rsidR="003310CD" w:rsidRPr="003310CD" w:rsidRDefault="003310CD" w:rsidP="003310CD">
            <w:r w:rsidRPr="003310CD">
              <w:t>Đích đến / Vị trí tồn tại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D1A2C83" w14:textId="77777777" w:rsidR="003310CD" w:rsidRPr="003310CD" w:rsidRDefault="003310CD" w:rsidP="003310CD">
            <w:r w:rsidRPr="003310CD">
              <w:t>Nơi hành động / Xuất phát</w:t>
            </w:r>
          </w:p>
        </w:tc>
      </w:tr>
      <w:tr w:rsidR="003310CD" w:rsidRPr="003310CD" w14:paraId="6C8A03C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3E4BA4B" w14:textId="77777777" w:rsidR="003310CD" w:rsidRPr="003310CD" w:rsidRDefault="003310CD" w:rsidP="003310CD">
            <w:r w:rsidRPr="003310CD">
              <w:t>Động từ đi kèm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8CBB23A" w14:textId="77777777" w:rsidR="003310CD" w:rsidRPr="003310CD" w:rsidRDefault="003310CD" w:rsidP="003310CD">
            <w:r w:rsidRPr="003310CD">
              <w:t>가다</w:t>
            </w:r>
            <w:r w:rsidRPr="003310CD">
              <w:t xml:space="preserve">, </w:t>
            </w:r>
            <w:r w:rsidRPr="003310CD">
              <w:t>오다</w:t>
            </w:r>
            <w:r w:rsidRPr="003310CD">
              <w:t>, </w:t>
            </w:r>
            <w:r w:rsidRPr="003310CD">
              <w:rPr>
                <w:b/>
                <w:bCs/>
              </w:rPr>
              <w:t>있다</w:t>
            </w:r>
            <w:r w:rsidRPr="003310CD">
              <w:rPr>
                <w:b/>
                <w:bCs/>
              </w:rPr>
              <w:t xml:space="preserve">, </w:t>
            </w:r>
            <w:r w:rsidRPr="003310CD">
              <w:rPr>
                <w:b/>
                <w:bCs/>
              </w:rPr>
              <w:t>없다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98132E2" w14:textId="77777777" w:rsidR="003310CD" w:rsidRPr="003310CD" w:rsidRDefault="003310CD" w:rsidP="003310CD">
            <w:r w:rsidRPr="003310CD">
              <w:t>Mọi động từ hành động</w:t>
            </w:r>
          </w:p>
        </w:tc>
      </w:tr>
      <w:tr w:rsidR="003310CD" w:rsidRPr="003310CD" w14:paraId="2AFCB85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5C0F1D9" w14:textId="77777777" w:rsidR="003310CD" w:rsidRPr="003310CD" w:rsidRDefault="003310CD" w:rsidP="003310CD">
            <w:r w:rsidRPr="003310CD">
              <w:t>Câu hỏi kiểm tra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60AB69F" w14:textId="77777777" w:rsidR="003310CD" w:rsidRPr="003310CD" w:rsidRDefault="003310CD" w:rsidP="003310CD">
            <w:r w:rsidRPr="003310CD">
              <w:t>Nơi đó có người/vật </w:t>
            </w:r>
            <w:r w:rsidRPr="003310CD">
              <w:rPr>
                <w:b/>
                <w:bCs/>
              </w:rPr>
              <w:t>tồn tại</w:t>
            </w:r>
            <w:r w:rsidRPr="003310CD">
              <w:t> không?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40CD2B7" w14:textId="77777777" w:rsidR="003310CD" w:rsidRPr="003310CD" w:rsidRDefault="003310CD" w:rsidP="003310CD">
            <w:r w:rsidRPr="003310CD">
              <w:t>Nơi đó có </w:t>
            </w:r>
            <w:r w:rsidRPr="003310CD">
              <w:rPr>
                <w:b/>
                <w:bCs/>
              </w:rPr>
              <w:t>hành động</w:t>
            </w:r>
            <w:r w:rsidRPr="003310CD">
              <w:t> xảy ra không?</w:t>
            </w:r>
          </w:p>
        </w:tc>
      </w:tr>
    </w:tbl>
    <w:p w14:paraId="3C38667A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🧪</w:t>
      </w:r>
      <w:r w:rsidRPr="003310CD">
        <w:rPr>
          <w:b/>
          <w:bCs/>
        </w:rPr>
        <w:t xml:space="preserve"> Cùng một địa điểm — nghĩa khác nhau hoàn toàn:</w:t>
      </w:r>
    </w:p>
    <w:p w14:paraId="5AC028BD" w14:textId="77777777" w:rsidR="003310CD" w:rsidRPr="003310CD" w:rsidRDefault="003310CD" w:rsidP="003310CD">
      <w:r w:rsidRPr="003310CD">
        <w:t>학교</w:t>
      </w:r>
      <w:r w:rsidRPr="003310CD">
        <w:rPr>
          <w:b/>
          <w:bCs/>
        </w:rPr>
        <w:t>에</w:t>
      </w:r>
      <w:r w:rsidRPr="003310CD">
        <w:t> </w:t>
      </w:r>
      <w:r w:rsidRPr="003310CD">
        <w:t>있어요</w:t>
      </w:r>
      <w:r w:rsidRPr="003310CD">
        <w:t>. → </w:t>
      </w:r>
      <w:r w:rsidRPr="003310CD">
        <w:rPr>
          <w:b/>
          <w:bCs/>
        </w:rPr>
        <w:t>(Tôi) đang ở trường.</w:t>
      </w:r>
      <w:r w:rsidRPr="003310CD">
        <w:t xml:space="preserve"> (tồn tại tại đó) </w:t>
      </w:r>
      <w:r w:rsidRPr="003310CD">
        <w:t>학교</w:t>
      </w:r>
      <w:r w:rsidRPr="003310CD">
        <w:rPr>
          <w:b/>
          <w:bCs/>
        </w:rPr>
        <w:t>에서</w:t>
      </w:r>
      <w:r w:rsidRPr="003310CD">
        <w:t> </w:t>
      </w:r>
      <w:r w:rsidRPr="003310CD">
        <w:t>공부해요</w:t>
      </w:r>
      <w:r w:rsidRPr="003310CD">
        <w:t>. → </w:t>
      </w:r>
      <w:r w:rsidRPr="003310CD">
        <w:rPr>
          <w:b/>
          <w:bCs/>
        </w:rPr>
        <w:t>(Tôi) học ở trường.</w:t>
      </w:r>
      <w:r w:rsidRPr="003310CD">
        <w:t> (hành động xảy ra ở đó)</w:t>
      </w:r>
    </w:p>
    <w:p w14:paraId="18E7D35F" w14:textId="77777777" w:rsidR="003310CD" w:rsidRPr="003310CD" w:rsidRDefault="003310CD" w:rsidP="003310CD">
      <w:r w:rsidRPr="003310CD">
        <w:t>카페</w:t>
      </w:r>
      <w:r w:rsidRPr="003310CD">
        <w:rPr>
          <w:b/>
          <w:bCs/>
        </w:rPr>
        <w:t>에</w:t>
      </w:r>
      <w:r w:rsidRPr="003310CD">
        <w:t> </w:t>
      </w:r>
      <w:r w:rsidRPr="003310CD">
        <w:t>가요</w:t>
      </w:r>
      <w:r w:rsidRPr="003310CD">
        <w:t>. → </w:t>
      </w:r>
      <w:r w:rsidRPr="003310CD">
        <w:rPr>
          <w:b/>
          <w:bCs/>
        </w:rPr>
        <w:t>Tôi đến quán cà phê.</w:t>
      </w:r>
      <w:r w:rsidRPr="003310CD">
        <w:t xml:space="preserve"> (đích đến) </w:t>
      </w:r>
      <w:r w:rsidRPr="003310CD">
        <w:t>카페</w:t>
      </w:r>
      <w:r w:rsidRPr="003310CD">
        <w:rPr>
          <w:b/>
          <w:bCs/>
        </w:rPr>
        <w:t>에서</w:t>
      </w:r>
      <w:r w:rsidRPr="003310CD">
        <w:t> </w:t>
      </w:r>
      <w:r w:rsidRPr="003310CD">
        <w:t>커피</w:t>
      </w:r>
      <w:r w:rsidRPr="003310CD">
        <w:t xml:space="preserve"> </w:t>
      </w:r>
      <w:r w:rsidRPr="003310CD">
        <w:t>마셔요</w:t>
      </w:r>
      <w:r w:rsidRPr="003310CD">
        <w:t>. → </w:t>
      </w:r>
      <w:r w:rsidRPr="003310CD">
        <w:rPr>
          <w:b/>
          <w:bCs/>
        </w:rPr>
        <w:t>Tôi uống cà phê ở quán.</w:t>
      </w:r>
      <w:r w:rsidRPr="003310CD">
        <w:t> (hành động)</w:t>
      </w:r>
    </w:p>
    <w:p w14:paraId="10A4AEE5" w14:textId="77777777" w:rsidR="003310CD" w:rsidRPr="003310CD" w:rsidRDefault="003310CD" w:rsidP="003310CD">
      <w:r w:rsidRPr="003310CD">
        <w:t>집</w:t>
      </w:r>
      <w:r w:rsidRPr="003310CD">
        <w:rPr>
          <w:b/>
          <w:bCs/>
        </w:rPr>
        <w:t>에</w:t>
      </w:r>
      <w:r w:rsidRPr="003310CD">
        <w:t> </w:t>
      </w:r>
      <w:r w:rsidRPr="003310CD">
        <w:t>있어요</w:t>
      </w:r>
      <w:r w:rsidRPr="003310CD">
        <w:t>. → </w:t>
      </w:r>
      <w:r w:rsidRPr="003310CD">
        <w:rPr>
          <w:b/>
          <w:bCs/>
        </w:rPr>
        <w:t>Tôi đang ở nhà.</w:t>
      </w:r>
      <w:r w:rsidRPr="003310CD">
        <w:t xml:space="preserve"> (vị trí) </w:t>
      </w:r>
      <w:r w:rsidRPr="003310CD">
        <w:t>집</w:t>
      </w:r>
      <w:r w:rsidRPr="003310CD">
        <w:rPr>
          <w:b/>
          <w:bCs/>
        </w:rPr>
        <w:t>에서</w:t>
      </w:r>
      <w:r w:rsidRPr="003310CD">
        <w:t> </w:t>
      </w:r>
      <w:r w:rsidRPr="003310CD">
        <w:t>요리해요</w:t>
      </w:r>
      <w:r w:rsidRPr="003310CD">
        <w:t>. → </w:t>
      </w:r>
      <w:r w:rsidRPr="003310CD">
        <w:rPr>
          <w:b/>
          <w:bCs/>
        </w:rPr>
        <w:t>Tôi nấu ăn ở nhà.</w:t>
      </w:r>
      <w:r w:rsidRPr="003310CD">
        <w:t> (hành động)</w:t>
      </w:r>
    </w:p>
    <w:p w14:paraId="18D63054" w14:textId="77777777" w:rsidR="003310CD" w:rsidRPr="003310CD" w:rsidRDefault="003310CD" w:rsidP="003310CD">
      <w:r w:rsidRPr="003310CD">
        <w:pict w14:anchorId="78C9D3F6">
          <v:rect id="_x0000_i2803" style="width:0;height:0" o:hralign="center" o:hrstd="t" o:hr="t" fillcolor="#a0a0a0" stroked="f"/>
        </w:pict>
      </w:r>
    </w:p>
    <w:p w14:paraId="6C08D5A3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💡</w:t>
      </w:r>
      <w:r w:rsidRPr="003310CD">
        <w:rPr>
          <w:b/>
          <w:bCs/>
        </w:rPr>
        <w:t xml:space="preserve"> Mẹo Nhớ Siêu Nhanh</w:t>
      </w:r>
    </w:p>
    <w:p w14:paraId="29F8C73A" w14:textId="77777777" w:rsidR="003310CD" w:rsidRPr="003310CD" w:rsidRDefault="003310CD" w:rsidP="003310CD">
      <w:r w:rsidRPr="003310CD">
        <w:t>에</w:t>
      </w:r>
      <w:r w:rsidRPr="003310CD">
        <w:t xml:space="preserve">   →  "ở đó nhưng im lặng" </w:t>
      </w:r>
      <w:r w:rsidRPr="003310CD">
        <w:rPr>
          <w:rFonts w:ascii="Segoe UI Emoji" w:hAnsi="Segoe UI Emoji" w:cs="Segoe UI Emoji"/>
        </w:rPr>
        <w:t>🧍</w:t>
      </w:r>
      <w:r w:rsidRPr="003310CD">
        <w:t xml:space="preserve"> (tồn tại / đích đến)</w:t>
      </w:r>
    </w:p>
    <w:p w14:paraId="47FFBD08" w14:textId="77777777" w:rsidR="003310CD" w:rsidRPr="003310CD" w:rsidRDefault="003310CD" w:rsidP="003310CD">
      <w:r w:rsidRPr="003310CD">
        <w:t>에서</w:t>
      </w:r>
      <w:r w:rsidRPr="003310CD">
        <w:t xml:space="preserve"> →  "ở đó mà làm gì đó" </w:t>
      </w:r>
      <w:r w:rsidRPr="003310CD">
        <w:rPr>
          <w:rFonts w:ascii="Segoe UI Emoji" w:hAnsi="Segoe UI Emoji" w:cs="Segoe UI Emoji"/>
        </w:rPr>
        <w:t>🏃</w:t>
      </w:r>
      <w:r w:rsidRPr="003310CD">
        <w:t xml:space="preserve"> (có hành động)</w:t>
      </w:r>
    </w:p>
    <w:p w14:paraId="3903C841" w14:textId="77777777" w:rsidR="003310CD" w:rsidRPr="003310CD" w:rsidRDefault="003310CD" w:rsidP="003310CD">
      <w:r w:rsidRPr="003310CD">
        <w:t>Hễ thấy động từ </w:t>
      </w:r>
      <w:r w:rsidRPr="003310CD">
        <w:rPr>
          <w:b/>
          <w:bCs/>
        </w:rPr>
        <w:t>있다</w:t>
      </w:r>
      <w:r w:rsidRPr="003310CD">
        <w:rPr>
          <w:b/>
          <w:bCs/>
        </w:rPr>
        <w:t xml:space="preserve"> / </w:t>
      </w:r>
      <w:r w:rsidRPr="003310CD">
        <w:rPr>
          <w:b/>
          <w:bCs/>
        </w:rPr>
        <w:t>없다</w:t>
      </w:r>
      <w:r w:rsidRPr="003310CD">
        <w:t> → gần như chắc chắn dùng </w:t>
      </w:r>
      <w:r w:rsidRPr="003310CD">
        <w:rPr>
          <w:b/>
          <w:bCs/>
        </w:rPr>
        <w:t>에</w:t>
      </w:r>
      <w:r w:rsidRPr="003310CD">
        <w:t> Hễ thấy động từ hành động (</w:t>
      </w:r>
      <w:r w:rsidRPr="003310CD">
        <w:t>먹다</w:t>
      </w:r>
      <w:r w:rsidRPr="003310CD">
        <w:t xml:space="preserve">, </w:t>
      </w:r>
      <w:r w:rsidRPr="003310CD">
        <w:t>사다</w:t>
      </w:r>
      <w:r w:rsidRPr="003310CD">
        <w:t xml:space="preserve">, </w:t>
      </w:r>
      <w:r w:rsidRPr="003310CD">
        <w:t>일하다</w:t>
      </w:r>
      <w:r w:rsidRPr="003310CD">
        <w:t>...) → gần như chắc chắn dùng </w:t>
      </w:r>
      <w:r w:rsidRPr="003310CD">
        <w:rPr>
          <w:b/>
          <w:bCs/>
        </w:rPr>
        <w:t>에서</w:t>
      </w:r>
    </w:p>
    <w:p w14:paraId="6126321D" w14:textId="77777777" w:rsidR="003310CD" w:rsidRPr="003310CD" w:rsidRDefault="003310CD" w:rsidP="003310CD">
      <w:r w:rsidRPr="003310CD">
        <w:pict w14:anchorId="71D56C37">
          <v:rect id="_x0000_i2804" style="width:0;height:0" o:hralign="center" o:hrstd="t" o:hr="t" fillcolor="#a0a0a0" stroked="f"/>
        </w:pict>
      </w:r>
    </w:p>
    <w:p w14:paraId="115D6DD6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⚠️</w:t>
      </w:r>
      <w:r w:rsidRPr="003310CD">
        <w:rPr>
          <w:b/>
          <w:bCs/>
        </w:rPr>
        <w:t xml:space="preserve"> Ngoại Lệ Hay Bẫy Trong TOPIK</w:t>
      </w:r>
    </w:p>
    <w:p w14:paraId="484B626A" w14:textId="77777777" w:rsidR="003310CD" w:rsidRPr="003310CD" w:rsidRDefault="003310CD" w:rsidP="003310CD">
      <w:r w:rsidRPr="003310CD">
        <w:rPr>
          <w:b/>
          <w:bCs/>
        </w:rPr>
        <w:t xml:space="preserve">① </w:t>
      </w:r>
      <w:r w:rsidRPr="003310CD">
        <w:rPr>
          <w:b/>
          <w:bCs/>
        </w:rPr>
        <w:t>살다</w:t>
      </w:r>
      <w:r w:rsidRPr="003310CD">
        <w:rPr>
          <w:b/>
          <w:bCs/>
        </w:rPr>
        <w:t xml:space="preserve"> (sống/ở) dùng </w:t>
      </w:r>
      <w:r w:rsidRPr="003310CD">
        <w:rPr>
          <w:b/>
          <w:bCs/>
        </w:rPr>
        <w:t>에</w:t>
      </w:r>
      <w:r w:rsidRPr="003310CD">
        <w:rPr>
          <w:b/>
          <w:bCs/>
        </w:rPr>
        <w:t xml:space="preserve"> — không phải </w:t>
      </w:r>
      <w:r w:rsidRPr="003310CD">
        <w:rPr>
          <w:b/>
          <w:bCs/>
        </w:rPr>
        <w:t>에서</w:t>
      </w:r>
      <w:r w:rsidRPr="003310CD">
        <w:rPr>
          <w:b/>
          <w:bCs/>
        </w:rPr>
        <w:t>:</w:t>
      </w:r>
    </w:p>
    <w:p w14:paraId="0F0B54C7" w14:textId="77777777" w:rsidR="003310CD" w:rsidRPr="003310CD" w:rsidRDefault="003310CD" w:rsidP="003310CD">
      <w:r w:rsidRPr="003310CD">
        <w:lastRenderedPageBreak/>
        <w:t>저는</w:t>
      </w:r>
      <w:r w:rsidRPr="003310CD">
        <w:t xml:space="preserve"> </w:t>
      </w:r>
      <w:r w:rsidRPr="003310CD">
        <w:t>하노이</w:t>
      </w:r>
      <w:r w:rsidRPr="003310CD">
        <w:rPr>
          <w:b/>
          <w:bCs/>
        </w:rPr>
        <w:t>에</w:t>
      </w:r>
      <w:r w:rsidRPr="003310CD">
        <w:t> </w:t>
      </w:r>
      <w:r w:rsidRPr="003310CD">
        <w:t>살아요</w:t>
      </w:r>
      <w:r w:rsidRPr="003310CD">
        <w:t xml:space="preserve">. </w:t>
      </w:r>
      <w:r w:rsidRPr="003310CD">
        <w:rPr>
          <w:rFonts w:ascii="Segoe UI Emoji" w:hAnsi="Segoe UI Emoji" w:cs="Segoe UI Emoji"/>
        </w:rPr>
        <w:t>✅</w:t>
      </w:r>
      <w:r w:rsidRPr="003310CD">
        <w:rPr>
          <w:rFonts w:ascii="Aptos" w:hAnsi="Aptos" w:cs="Aptos"/>
        </w:rPr>
        <w:t> </w:t>
      </w:r>
      <w:del w:id="0" w:author="Unknown">
        <w:r w:rsidRPr="003310CD">
          <w:delText>저는</w:delText>
        </w:r>
        <w:r w:rsidRPr="003310CD">
          <w:delText xml:space="preserve"> </w:delText>
        </w:r>
        <w:r w:rsidRPr="003310CD">
          <w:delText>하노이</w:delText>
        </w:r>
        <w:r w:rsidRPr="003310CD">
          <w:rPr>
            <w:b/>
            <w:bCs/>
          </w:rPr>
          <w:delText>에서</w:delText>
        </w:r>
        <w:r w:rsidRPr="003310CD">
          <w:delText> </w:delText>
        </w:r>
        <w:r w:rsidRPr="003310CD">
          <w:delText>살아요</w:delText>
        </w:r>
        <w:r w:rsidRPr="003310CD">
          <w:delText>.</w:delText>
        </w:r>
      </w:del>
      <w:r w:rsidRPr="003310CD">
        <w:t> </w:t>
      </w:r>
      <w:r w:rsidRPr="003310CD">
        <w:rPr>
          <w:rFonts w:ascii="Segoe UI Emoji" w:hAnsi="Segoe UI Emoji" w:cs="Segoe UI Emoji"/>
        </w:rPr>
        <w:t>❌</w:t>
      </w:r>
      <w:r w:rsidRPr="003310CD">
        <w:rPr>
          <w:rFonts w:ascii="Aptos" w:hAnsi="Aptos" w:cs="Aptos"/>
        </w:rPr>
        <w:t> </w:t>
      </w:r>
      <w:r w:rsidRPr="003310CD">
        <w:rPr>
          <w:i/>
          <w:iCs/>
        </w:rPr>
        <w:t>(</w:t>
      </w:r>
      <w:r w:rsidRPr="003310CD">
        <w:rPr>
          <w:i/>
          <w:iCs/>
        </w:rPr>
        <w:t>살다</w:t>
      </w:r>
      <w:r w:rsidRPr="003310CD">
        <w:rPr>
          <w:i/>
          <w:iCs/>
        </w:rPr>
        <w:t xml:space="preserve"> là trạng thái, không phải hành động)</w:t>
      </w:r>
    </w:p>
    <w:p w14:paraId="40C008B8" w14:textId="77777777" w:rsidR="003310CD" w:rsidRPr="003310CD" w:rsidRDefault="003310CD" w:rsidP="003310CD">
      <w:r w:rsidRPr="003310CD">
        <w:rPr>
          <w:b/>
          <w:bCs/>
        </w:rPr>
        <w:t xml:space="preserve">② Xuất phát điểm dùng </w:t>
      </w:r>
      <w:r w:rsidRPr="003310CD">
        <w:rPr>
          <w:b/>
          <w:bCs/>
        </w:rPr>
        <w:t>에서</w:t>
      </w:r>
      <w:r w:rsidRPr="003310CD">
        <w:rPr>
          <w:b/>
          <w:bCs/>
        </w:rPr>
        <w:t xml:space="preserve"> — không phải </w:t>
      </w:r>
      <w:r w:rsidRPr="003310CD">
        <w:rPr>
          <w:b/>
          <w:bCs/>
        </w:rPr>
        <w:t>에</w:t>
      </w:r>
      <w:r w:rsidRPr="003310CD">
        <w:rPr>
          <w:b/>
          <w:bCs/>
        </w:rPr>
        <w:t>:</w:t>
      </w:r>
    </w:p>
    <w:p w14:paraId="221B5E0D" w14:textId="77777777" w:rsidR="003310CD" w:rsidRPr="003310CD" w:rsidRDefault="003310CD" w:rsidP="003310CD">
      <w:r w:rsidRPr="003310CD">
        <w:t>베트남</w:t>
      </w:r>
      <w:r w:rsidRPr="003310CD">
        <w:rPr>
          <w:b/>
          <w:bCs/>
        </w:rPr>
        <w:t>에서</w:t>
      </w:r>
      <w:r w:rsidRPr="003310CD">
        <w:t> </w:t>
      </w:r>
      <w:r w:rsidRPr="003310CD">
        <w:t>왔어요</w:t>
      </w:r>
      <w:r w:rsidRPr="003310CD">
        <w:t xml:space="preserve">. </w:t>
      </w:r>
      <w:r w:rsidRPr="003310CD">
        <w:rPr>
          <w:rFonts w:ascii="Segoe UI Emoji" w:hAnsi="Segoe UI Emoji" w:cs="Segoe UI Emoji"/>
        </w:rPr>
        <w:t>✅</w:t>
      </w:r>
      <w:r w:rsidRPr="003310CD">
        <w:rPr>
          <w:rFonts w:ascii="Aptos" w:hAnsi="Aptos" w:cs="Aptos"/>
        </w:rPr>
        <w:t> </w:t>
      </w:r>
      <w:r w:rsidRPr="003310CD">
        <w:rPr>
          <w:i/>
          <w:iCs/>
        </w:rPr>
        <w:t>(Tôi đến từ Việt Nam)</w:t>
      </w:r>
      <w:r w:rsidRPr="003310CD">
        <w:t> </w:t>
      </w:r>
      <w:del w:id="1" w:author="Unknown">
        <w:r w:rsidRPr="003310CD">
          <w:delText>베트남</w:delText>
        </w:r>
        <w:r w:rsidRPr="003310CD">
          <w:rPr>
            <w:b/>
            <w:bCs/>
          </w:rPr>
          <w:delText>에</w:delText>
        </w:r>
        <w:r w:rsidRPr="003310CD">
          <w:delText> </w:delText>
        </w:r>
        <w:r w:rsidRPr="003310CD">
          <w:delText>왔어요</w:delText>
        </w:r>
        <w:r w:rsidRPr="003310CD">
          <w:delText>.</w:delText>
        </w:r>
      </w:del>
      <w:r w:rsidRPr="003310CD">
        <w:t> </w:t>
      </w:r>
      <w:r w:rsidRPr="003310CD">
        <w:rPr>
          <w:rFonts w:ascii="Segoe UI Emoji" w:hAnsi="Segoe UI Emoji" w:cs="Segoe UI Emoji"/>
        </w:rPr>
        <w:t>❌</w:t>
      </w:r>
      <w:r w:rsidRPr="003310CD">
        <w:rPr>
          <w:rFonts w:ascii="Aptos" w:hAnsi="Aptos" w:cs="Aptos"/>
        </w:rPr>
        <w:t> </w:t>
      </w:r>
      <w:r w:rsidRPr="003310CD">
        <w:rPr>
          <w:i/>
          <w:iCs/>
        </w:rPr>
        <w:t>(câu này nghĩa là "Tôi đến Việt Nam")</w:t>
      </w:r>
    </w:p>
    <w:p w14:paraId="0EF3DF15" w14:textId="77777777" w:rsidR="003310CD" w:rsidRPr="003310CD" w:rsidRDefault="003310CD" w:rsidP="003310CD">
      <w:r w:rsidRPr="003310CD">
        <w:rPr>
          <w:b/>
          <w:bCs/>
        </w:rPr>
        <w:t xml:space="preserve">③ </w:t>
      </w:r>
      <w:r w:rsidRPr="003310CD">
        <w:rPr>
          <w:b/>
          <w:bCs/>
        </w:rPr>
        <w:t>에서</w:t>
      </w:r>
      <w:r w:rsidRPr="003310CD">
        <w:rPr>
          <w:b/>
          <w:bCs/>
        </w:rPr>
        <w:t xml:space="preserve"> + </w:t>
      </w:r>
      <w:r w:rsidRPr="003310CD">
        <w:rPr>
          <w:b/>
          <w:bCs/>
        </w:rPr>
        <w:t>까지</w:t>
      </w:r>
      <w:r w:rsidRPr="003310CD">
        <w:rPr>
          <w:b/>
          <w:bCs/>
        </w:rPr>
        <w:t xml:space="preserve"> = từ... đến...:</w:t>
      </w:r>
    </w:p>
    <w:p w14:paraId="3CC1F19C" w14:textId="77777777" w:rsidR="003310CD" w:rsidRPr="003310CD" w:rsidRDefault="003310CD" w:rsidP="003310CD">
      <w:r w:rsidRPr="003310CD">
        <w:t>집</w:t>
      </w:r>
      <w:r w:rsidRPr="003310CD">
        <w:rPr>
          <w:b/>
          <w:bCs/>
        </w:rPr>
        <w:t>에서</w:t>
      </w:r>
      <w:r w:rsidRPr="003310CD">
        <w:t> </w:t>
      </w:r>
      <w:r w:rsidRPr="003310CD">
        <w:t>회사</w:t>
      </w:r>
      <w:r w:rsidRPr="003310CD">
        <w:rPr>
          <w:b/>
          <w:bCs/>
        </w:rPr>
        <w:t>까지</w:t>
      </w:r>
      <w:r w:rsidRPr="003310CD">
        <w:t> 30</w:t>
      </w:r>
      <w:r w:rsidRPr="003310CD">
        <w:t>분</w:t>
      </w:r>
      <w:r w:rsidRPr="003310CD">
        <w:t xml:space="preserve"> </w:t>
      </w:r>
      <w:r w:rsidRPr="003310CD">
        <w:t>걸려요</w:t>
      </w:r>
      <w:r w:rsidRPr="003310CD">
        <w:t>. </w:t>
      </w:r>
      <w:r w:rsidRPr="003310CD">
        <w:rPr>
          <w:i/>
          <w:iCs/>
        </w:rPr>
        <w:t>Từ nhà đến công ty mất 30 phút.</w:t>
      </w:r>
    </w:p>
    <w:p w14:paraId="775EC45C" w14:textId="77777777" w:rsidR="003310CD" w:rsidRPr="003310CD" w:rsidRDefault="003310CD" w:rsidP="003310CD">
      <w:r w:rsidRPr="003310CD">
        <w:pict w14:anchorId="23A570E5">
          <v:rect id="_x0000_i2805" style="width:0;height:0" o:hralign="center" o:hrstd="t" o:hr="t" fillcolor="#a0a0a0" stroked="f"/>
        </w:pict>
      </w:r>
    </w:p>
    <w:p w14:paraId="09A003B2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✏️</w:t>
      </w:r>
      <w:r w:rsidRPr="003310CD">
        <w:rPr>
          <w:b/>
          <w:bCs/>
        </w:rPr>
        <w:t xml:space="preserve"> Mini Quiz</w:t>
      </w:r>
    </w:p>
    <w:p w14:paraId="5ABA8A52" w14:textId="77777777" w:rsidR="003310CD" w:rsidRPr="003310CD" w:rsidRDefault="003310CD" w:rsidP="003310CD">
      <w:r w:rsidRPr="003310CD">
        <w:t>Điền </w:t>
      </w:r>
      <w:r w:rsidRPr="003310CD">
        <w:rPr>
          <w:b/>
          <w:bCs/>
        </w:rPr>
        <w:t>도</w:t>
      </w:r>
      <w:r w:rsidRPr="003310CD">
        <w:rPr>
          <w:b/>
          <w:bCs/>
        </w:rPr>
        <w:t xml:space="preserve">, </w:t>
      </w:r>
      <w:r w:rsidRPr="003310CD">
        <w:rPr>
          <w:b/>
          <w:bCs/>
        </w:rPr>
        <w:t>에</w:t>
      </w:r>
      <w:r w:rsidRPr="003310CD">
        <w:rPr>
          <w:b/>
          <w:bCs/>
        </w:rPr>
        <w:t xml:space="preserve">, </w:t>
      </w:r>
      <w:r w:rsidRPr="003310CD">
        <w:rPr>
          <w:b/>
          <w:bCs/>
        </w:rPr>
        <w:t>에서</w:t>
      </w:r>
      <w:r w:rsidRPr="003310CD">
        <w:t> vào chỗ trống:</w:t>
      </w:r>
    </w:p>
    <w:p w14:paraId="415950A5" w14:textId="77777777" w:rsidR="003310CD" w:rsidRPr="003310CD" w:rsidRDefault="003310CD" w:rsidP="003310CD">
      <w:pPr>
        <w:numPr>
          <w:ilvl w:val="0"/>
          <w:numId w:val="42"/>
        </w:numPr>
      </w:pPr>
      <w:r w:rsidRPr="003310CD">
        <w:t>저는</w:t>
      </w:r>
      <w:r w:rsidRPr="003310CD">
        <w:t xml:space="preserve"> </w:t>
      </w:r>
      <w:r w:rsidRPr="003310CD">
        <w:t>매일</w:t>
      </w:r>
      <w:r w:rsidRPr="003310CD">
        <w:t xml:space="preserve"> </w:t>
      </w:r>
      <w:r w:rsidRPr="003310CD">
        <w:t>카페</w:t>
      </w:r>
      <w:r w:rsidRPr="003310CD">
        <w:t xml:space="preserve">___ </w:t>
      </w:r>
      <w:r w:rsidRPr="003310CD">
        <w:t>가요</w:t>
      </w:r>
      <w:r w:rsidRPr="003310CD">
        <w:t>. </w:t>
      </w:r>
      <w:r w:rsidRPr="003310CD">
        <w:rPr>
          <w:i/>
          <w:iCs/>
        </w:rPr>
        <w:t>(Tôi đến quán cà phê mỗi ngày.)</w:t>
      </w:r>
    </w:p>
    <w:p w14:paraId="1A779027" w14:textId="77777777" w:rsidR="003310CD" w:rsidRPr="003310CD" w:rsidRDefault="003310CD" w:rsidP="003310CD">
      <w:pPr>
        <w:numPr>
          <w:ilvl w:val="0"/>
          <w:numId w:val="42"/>
        </w:numPr>
      </w:pPr>
      <w:r w:rsidRPr="003310CD">
        <w:t>카페</w:t>
      </w:r>
      <w:r w:rsidRPr="003310CD">
        <w:t xml:space="preserve">___ </w:t>
      </w:r>
      <w:r w:rsidRPr="003310CD">
        <w:t>친구를</w:t>
      </w:r>
      <w:r w:rsidRPr="003310CD">
        <w:t xml:space="preserve"> </w:t>
      </w:r>
      <w:r w:rsidRPr="003310CD">
        <w:t>만났어요</w:t>
      </w:r>
      <w:r w:rsidRPr="003310CD">
        <w:t>. </w:t>
      </w:r>
      <w:r w:rsidRPr="003310CD">
        <w:rPr>
          <w:i/>
          <w:iCs/>
        </w:rPr>
        <w:t>(Tôi gặp bạn ở quán cà phê.)</w:t>
      </w:r>
    </w:p>
    <w:p w14:paraId="77E1E335" w14:textId="77777777" w:rsidR="003310CD" w:rsidRPr="003310CD" w:rsidRDefault="003310CD" w:rsidP="003310CD">
      <w:pPr>
        <w:numPr>
          <w:ilvl w:val="0"/>
          <w:numId w:val="42"/>
        </w:numPr>
      </w:pPr>
      <w:r w:rsidRPr="003310CD">
        <w:t>오빠</w:t>
      </w:r>
      <w:r w:rsidRPr="003310CD">
        <w:t xml:space="preserve">___ </w:t>
      </w:r>
      <w:r w:rsidRPr="003310CD">
        <w:t>한국어를</w:t>
      </w:r>
      <w:r w:rsidRPr="003310CD">
        <w:t xml:space="preserve"> </w:t>
      </w:r>
      <w:r w:rsidRPr="003310CD">
        <w:t>공부해요</w:t>
      </w:r>
      <w:r w:rsidRPr="003310CD">
        <w:t>. </w:t>
      </w:r>
      <w:r w:rsidRPr="003310CD">
        <w:rPr>
          <w:i/>
          <w:iCs/>
        </w:rPr>
        <w:t>(Anh trai cũng học tiếng Hàn.)</w:t>
      </w:r>
    </w:p>
    <w:p w14:paraId="2FD66D8D" w14:textId="77777777" w:rsidR="003310CD" w:rsidRPr="003310CD" w:rsidRDefault="003310CD" w:rsidP="003310CD">
      <w:pPr>
        <w:numPr>
          <w:ilvl w:val="0"/>
          <w:numId w:val="42"/>
        </w:numPr>
      </w:pPr>
      <w:r w:rsidRPr="003310CD">
        <w:t>지금</w:t>
      </w:r>
      <w:r w:rsidRPr="003310CD">
        <w:t xml:space="preserve"> </w:t>
      </w:r>
      <w:r w:rsidRPr="003310CD">
        <w:t>어디</w:t>
      </w:r>
      <w:r w:rsidRPr="003310CD">
        <w:t xml:space="preserve">___ </w:t>
      </w:r>
      <w:r w:rsidRPr="003310CD">
        <w:t>있어요</w:t>
      </w:r>
      <w:r w:rsidRPr="003310CD">
        <w:t>? </w:t>
      </w:r>
      <w:r w:rsidRPr="003310CD">
        <w:rPr>
          <w:i/>
          <w:iCs/>
        </w:rPr>
        <w:t>(Bây giờ bạn đang ở đâu?)</w:t>
      </w:r>
    </w:p>
    <w:p w14:paraId="50359975" w14:textId="77777777" w:rsidR="003310CD" w:rsidRPr="003310CD" w:rsidRDefault="003310CD" w:rsidP="003310CD">
      <w:pPr>
        <w:numPr>
          <w:ilvl w:val="0"/>
          <w:numId w:val="42"/>
        </w:numPr>
      </w:pPr>
      <w:r w:rsidRPr="003310CD">
        <w:t>미국</w:t>
      </w:r>
      <w:r w:rsidRPr="003310CD">
        <w:t xml:space="preserve">___ </w:t>
      </w:r>
      <w:r w:rsidRPr="003310CD">
        <w:t>한국까지</w:t>
      </w:r>
      <w:r w:rsidRPr="003310CD">
        <w:t xml:space="preserve"> </w:t>
      </w:r>
      <w:r w:rsidRPr="003310CD">
        <w:t>비행기로</w:t>
      </w:r>
      <w:r w:rsidRPr="003310CD">
        <w:t xml:space="preserve"> </w:t>
      </w:r>
      <w:r w:rsidRPr="003310CD">
        <w:t>몇</w:t>
      </w:r>
      <w:r w:rsidRPr="003310CD">
        <w:t xml:space="preserve"> </w:t>
      </w:r>
      <w:r w:rsidRPr="003310CD">
        <w:t>시간이에요</w:t>
      </w:r>
      <w:r w:rsidRPr="003310CD">
        <w:t>? </w:t>
      </w:r>
      <w:r w:rsidRPr="003310CD">
        <w:rPr>
          <w:i/>
          <w:iCs/>
        </w:rPr>
        <w:t>(Từ Mỹ đến Hàn bằng máy bay mất mấy tiếng?)</w:t>
      </w:r>
    </w:p>
    <w:p w14:paraId="334CF22D" w14:textId="77777777" w:rsidR="003310CD" w:rsidRPr="003310CD" w:rsidRDefault="003310CD" w:rsidP="003310CD">
      <w:pPr>
        <w:numPr>
          <w:ilvl w:val="0"/>
          <w:numId w:val="42"/>
        </w:numPr>
      </w:pPr>
      <w:r w:rsidRPr="003310CD">
        <w:t>오늘</w:t>
      </w:r>
      <w:r w:rsidRPr="003310CD">
        <w:t xml:space="preserve">___ </w:t>
      </w:r>
      <w:r w:rsidRPr="003310CD">
        <w:t>내일</w:t>
      </w:r>
      <w:r w:rsidRPr="003310CD">
        <w:t xml:space="preserve">___ </w:t>
      </w:r>
      <w:r w:rsidRPr="003310CD">
        <w:t>시간이</w:t>
      </w:r>
      <w:r w:rsidRPr="003310CD">
        <w:t xml:space="preserve"> </w:t>
      </w:r>
      <w:r w:rsidRPr="003310CD">
        <w:t>없어요</w:t>
      </w:r>
      <w:r w:rsidRPr="003310CD">
        <w:t>. </w:t>
      </w:r>
      <w:r w:rsidRPr="003310CD">
        <w:rPr>
          <w:i/>
          <w:iCs/>
        </w:rPr>
        <w:t>(Hôm nay cũng không có thời gian, ngày mai cũng vậy.)</w:t>
      </w:r>
    </w:p>
    <w:p w14:paraId="29F36591" w14:textId="77777777" w:rsidR="003310CD" w:rsidRPr="003310CD" w:rsidRDefault="003310CD" w:rsidP="003310CD">
      <w:r w:rsidRPr="003310CD">
        <w:t>&lt;details&gt; &lt;summary&gt;</w:t>
      </w:r>
      <w:r w:rsidRPr="003310CD">
        <w:rPr>
          <w:rFonts w:ascii="Segoe UI Emoji" w:hAnsi="Segoe UI Emoji" w:cs="Segoe UI Emoji"/>
        </w:rPr>
        <w:t>👉</w:t>
      </w:r>
      <w:r w:rsidRPr="003310CD">
        <w:t xml:space="preserve"> Xem đáp án&lt;/summary&gt;</w:t>
      </w:r>
    </w:p>
    <w:p w14:paraId="798C2E82" w14:textId="77777777" w:rsidR="003310CD" w:rsidRPr="003310CD" w:rsidRDefault="003310CD" w:rsidP="003310CD">
      <w:pPr>
        <w:numPr>
          <w:ilvl w:val="0"/>
          <w:numId w:val="43"/>
        </w:numPr>
      </w:pPr>
      <w:r w:rsidRPr="003310CD">
        <w:t>카페</w:t>
      </w:r>
      <w:r w:rsidRPr="003310CD">
        <w:rPr>
          <w:b/>
          <w:bCs/>
        </w:rPr>
        <w:t>에</w:t>
      </w:r>
      <w:r w:rsidRPr="003310CD">
        <w:t xml:space="preserve"> — đích đến, động từ </w:t>
      </w:r>
      <w:r w:rsidRPr="003310CD">
        <w:t>가다</w:t>
      </w:r>
    </w:p>
    <w:p w14:paraId="11E13255" w14:textId="77777777" w:rsidR="003310CD" w:rsidRPr="003310CD" w:rsidRDefault="003310CD" w:rsidP="003310CD">
      <w:pPr>
        <w:numPr>
          <w:ilvl w:val="0"/>
          <w:numId w:val="43"/>
        </w:numPr>
      </w:pPr>
      <w:r w:rsidRPr="003310CD">
        <w:t>카페</w:t>
      </w:r>
      <w:r w:rsidRPr="003310CD">
        <w:rPr>
          <w:b/>
          <w:bCs/>
        </w:rPr>
        <w:t>에서</w:t>
      </w:r>
      <w:r w:rsidRPr="003310CD">
        <w:t xml:space="preserve"> — nơi diễn ra hành động </w:t>
      </w:r>
      <w:r w:rsidRPr="003310CD">
        <w:t>만나다</w:t>
      </w:r>
    </w:p>
    <w:p w14:paraId="07549929" w14:textId="77777777" w:rsidR="003310CD" w:rsidRPr="003310CD" w:rsidRDefault="003310CD" w:rsidP="003310CD">
      <w:pPr>
        <w:numPr>
          <w:ilvl w:val="0"/>
          <w:numId w:val="43"/>
        </w:numPr>
      </w:pPr>
      <w:r w:rsidRPr="003310CD">
        <w:t>오빠</w:t>
      </w:r>
      <w:r w:rsidRPr="003310CD">
        <w:rPr>
          <w:b/>
          <w:bCs/>
        </w:rPr>
        <w:t>도</w:t>
      </w:r>
      <w:r w:rsidRPr="003310CD">
        <w:t> — "cũng" học</w:t>
      </w:r>
    </w:p>
    <w:p w14:paraId="538468CC" w14:textId="77777777" w:rsidR="003310CD" w:rsidRPr="003310CD" w:rsidRDefault="003310CD" w:rsidP="003310CD">
      <w:pPr>
        <w:numPr>
          <w:ilvl w:val="0"/>
          <w:numId w:val="43"/>
        </w:numPr>
      </w:pPr>
      <w:r w:rsidRPr="003310CD">
        <w:t>어디</w:t>
      </w:r>
      <w:r w:rsidRPr="003310CD">
        <w:rPr>
          <w:b/>
          <w:bCs/>
        </w:rPr>
        <w:t>에</w:t>
      </w:r>
      <w:r w:rsidRPr="003310CD">
        <w:t xml:space="preserve"> — vị trí tồn tại với </w:t>
      </w:r>
      <w:r w:rsidRPr="003310CD">
        <w:t>있다</w:t>
      </w:r>
    </w:p>
    <w:p w14:paraId="19B54F13" w14:textId="77777777" w:rsidR="003310CD" w:rsidRPr="003310CD" w:rsidRDefault="003310CD" w:rsidP="003310CD">
      <w:pPr>
        <w:numPr>
          <w:ilvl w:val="0"/>
          <w:numId w:val="43"/>
        </w:numPr>
      </w:pPr>
      <w:r w:rsidRPr="003310CD">
        <w:lastRenderedPageBreak/>
        <w:t>미국</w:t>
      </w:r>
      <w:r w:rsidRPr="003310CD">
        <w:rPr>
          <w:b/>
          <w:bCs/>
        </w:rPr>
        <w:t>에서</w:t>
      </w:r>
      <w:r w:rsidRPr="003310CD">
        <w:t> — điểm xuất phát</w:t>
      </w:r>
    </w:p>
    <w:p w14:paraId="5BA75422" w14:textId="77777777" w:rsidR="003310CD" w:rsidRPr="003310CD" w:rsidRDefault="003310CD" w:rsidP="003310CD">
      <w:pPr>
        <w:numPr>
          <w:ilvl w:val="0"/>
          <w:numId w:val="43"/>
        </w:numPr>
      </w:pPr>
      <w:r w:rsidRPr="003310CD">
        <w:t>오늘</w:t>
      </w:r>
      <w:r w:rsidRPr="003310CD">
        <w:rPr>
          <w:b/>
          <w:bCs/>
        </w:rPr>
        <w:t>도</w:t>
      </w:r>
      <w:r w:rsidRPr="003310CD">
        <w:t xml:space="preserve"> / </w:t>
      </w:r>
      <w:r w:rsidRPr="003310CD">
        <w:t>내일</w:t>
      </w:r>
      <w:r w:rsidRPr="003310CD">
        <w:rPr>
          <w:b/>
          <w:bCs/>
        </w:rPr>
        <w:t>도</w:t>
      </w:r>
      <w:r w:rsidRPr="003310CD">
        <w:t> — A</w:t>
      </w:r>
      <w:r w:rsidRPr="003310CD">
        <w:t>도</w:t>
      </w:r>
      <w:r w:rsidRPr="003310CD">
        <w:t xml:space="preserve"> B</w:t>
      </w:r>
      <w:r w:rsidRPr="003310CD">
        <w:t>도</w:t>
      </w:r>
      <w:r w:rsidRPr="003310CD">
        <w:t xml:space="preserve"> = cả A lẫn B</w:t>
      </w:r>
    </w:p>
    <w:p w14:paraId="3D537A16" w14:textId="77777777" w:rsidR="003310CD" w:rsidRPr="003310CD" w:rsidRDefault="003310CD" w:rsidP="003310CD">
      <w:r w:rsidRPr="003310CD">
        <w:t>&lt;/details&gt;</w:t>
      </w:r>
    </w:p>
    <w:p w14:paraId="467F80BF" w14:textId="77777777" w:rsidR="003310CD" w:rsidRPr="003310CD" w:rsidRDefault="003310CD" w:rsidP="003310CD">
      <w:r w:rsidRPr="003310CD">
        <w:pict w14:anchorId="1CE8BEDC">
          <v:rect id="_x0000_i2806" style="width:0;height:0" o:hralign="center" o:hrstd="t" o:hr="t" fillcolor="#a0a0a0" stroked="f"/>
        </w:pict>
      </w:r>
    </w:p>
    <w:p w14:paraId="247B08AA" w14:textId="77777777" w:rsidR="003310CD" w:rsidRPr="003310CD" w:rsidRDefault="003310CD" w:rsidP="003310CD">
      <w:r w:rsidRPr="003310CD">
        <w:rPr>
          <w:rFonts w:ascii="Segoe UI Emoji" w:hAnsi="Segoe UI Emoji" w:cs="Segoe UI Emoji"/>
        </w:rPr>
        <w:t>✅</w:t>
      </w:r>
      <w:r w:rsidRPr="003310CD">
        <w:t> </w:t>
      </w:r>
      <w:r w:rsidRPr="003310CD">
        <w:rPr>
          <w:b/>
          <w:bCs/>
        </w:rPr>
        <w:t>Xong Bài 3!</w:t>
      </w:r>
      <w:r w:rsidRPr="003310CD">
        <w:t> Gõ </w:t>
      </w:r>
      <w:r w:rsidRPr="003310CD">
        <w:rPr>
          <w:b/>
          <w:bCs/>
        </w:rPr>
        <w:t>"tiếp"</w:t>
      </w:r>
      <w:r w:rsidRPr="003310CD">
        <w:t> để sang </w:t>
      </w:r>
      <w:r w:rsidRPr="003310CD">
        <w:rPr>
          <w:b/>
          <w:bCs/>
        </w:rPr>
        <w:t xml:space="preserve">No.11 </w:t>
      </w:r>
      <w:r w:rsidRPr="003310CD">
        <w:rPr>
          <w:b/>
          <w:bCs/>
        </w:rPr>
        <w:t>까지</w:t>
      </w:r>
      <w:r w:rsidRPr="003310CD">
        <w:rPr>
          <w:b/>
          <w:bCs/>
        </w:rPr>
        <w:t xml:space="preserve"> · No.12 </w:t>
      </w:r>
      <w:r w:rsidRPr="003310CD">
        <w:rPr>
          <w:b/>
          <w:bCs/>
        </w:rPr>
        <w:t>부터</w:t>
      </w:r>
      <w:r w:rsidRPr="003310CD">
        <w:rPr>
          <w:b/>
          <w:bCs/>
        </w:rPr>
        <w:t xml:space="preserve"> · No.13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로</w:t>
      </w:r>
      <w:r w:rsidRPr="003310CD">
        <w:t> — nhóm trợ từ chỉ phạm vi và hướng nhé!</w:t>
      </w:r>
    </w:p>
    <w:p w14:paraId="1F081D1A" w14:textId="77777777" w:rsidR="003310CD" w:rsidRPr="003310CD" w:rsidRDefault="003310CD" w:rsidP="003310CD">
      <w:r w:rsidRPr="003310CD">
        <w:t>tiếp</w:t>
      </w:r>
    </w:p>
    <w:p w14:paraId="155142E4" w14:textId="77777777" w:rsidR="003310CD" w:rsidRPr="003310CD" w:rsidRDefault="003310CD" w:rsidP="003310CD">
      <w:r w:rsidRPr="003310CD">
        <w:t>Apr 10</w:t>
      </w:r>
    </w:p>
    <w:p w14:paraId="697FF380" w14:textId="77777777" w:rsidR="003310CD" w:rsidRPr="003310CD" w:rsidRDefault="003310CD" w:rsidP="003310CD">
      <w:r w:rsidRPr="003310CD">
        <w:t>Mapped sequential Korean grammar patterns</w:t>
      </w:r>
    </w:p>
    <w:p w14:paraId="6CAD6B0F" w14:textId="77777777" w:rsidR="003310CD" w:rsidRPr="003310CD" w:rsidRDefault="003310CD" w:rsidP="003310CD">
      <w:r w:rsidRPr="003310CD">
        <w:t>Mapped sequential Korean grammar patterns</w:t>
      </w:r>
    </w:p>
    <w:p w14:paraId="53F11E6D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📚</w:t>
      </w:r>
      <w:r w:rsidRPr="003310CD">
        <w:rPr>
          <w:b/>
          <w:bCs/>
        </w:rPr>
        <w:t xml:space="preserve"> Bài 4 — Trợ Từ Chỉ Phạm Vi &amp; Hướng (No.11, 12, 13)</w:t>
      </w:r>
    </w:p>
    <w:p w14:paraId="64291EBA" w14:textId="77777777" w:rsidR="003310CD" w:rsidRPr="003310CD" w:rsidRDefault="003310CD" w:rsidP="003310CD">
      <w:r w:rsidRPr="003310CD">
        <w:rPr>
          <w:b/>
          <w:bCs/>
        </w:rPr>
        <w:t>까지</w:t>
      </w:r>
      <w:r w:rsidRPr="003310CD">
        <w:t> · </w:t>
      </w:r>
      <w:r w:rsidRPr="003310CD">
        <w:rPr>
          <w:b/>
          <w:bCs/>
        </w:rPr>
        <w:t>부터</w:t>
      </w:r>
      <w:r w:rsidRPr="003310CD">
        <w:t> · </w:t>
      </w:r>
      <w:r w:rsidRPr="003310CD">
        <w:rPr>
          <w:b/>
          <w:bCs/>
        </w:rPr>
        <w:t>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로</w:t>
      </w:r>
      <w:r w:rsidRPr="003310CD">
        <w:t> Bộ ba này thường xuất hiện </w:t>
      </w:r>
      <w:r w:rsidRPr="003310CD">
        <w:rPr>
          <w:b/>
          <w:bCs/>
        </w:rPr>
        <w:t>cùng nhau trong một câu</w:t>
      </w:r>
      <w:r w:rsidRPr="003310CD">
        <w:t xml:space="preserve"> — đặc biệt </w:t>
      </w:r>
      <w:r w:rsidRPr="003310CD">
        <w:t>부터</w:t>
      </w:r>
      <w:r w:rsidRPr="003310CD">
        <w:t>...</w:t>
      </w:r>
      <w:r w:rsidRPr="003310CD">
        <w:t>까지</w:t>
      </w:r>
      <w:r w:rsidRPr="003310CD">
        <w:t xml:space="preserve"> là cặp đôi kinh điển hay ra thi!</w:t>
      </w:r>
    </w:p>
    <w:p w14:paraId="188CAB53" w14:textId="77777777" w:rsidR="003310CD" w:rsidRPr="003310CD" w:rsidRDefault="003310CD" w:rsidP="003310CD">
      <w:r w:rsidRPr="003310CD">
        <w:pict w14:anchorId="27EEC435">
          <v:rect id="_x0000_i2807" style="width:0;height:0" o:hralign="center" o:hrstd="t" o:hr="t" fillcolor="#a0a0a0" stroked="f"/>
        </w:pict>
      </w:r>
    </w:p>
    <w:p w14:paraId="67955C40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🔷</w:t>
      </w:r>
      <w:r w:rsidRPr="003310CD">
        <w:rPr>
          <w:b/>
          <w:bCs/>
        </w:rPr>
        <w:t xml:space="preserve"> No.11 — </w:t>
      </w:r>
      <w:r w:rsidRPr="003310CD">
        <w:rPr>
          <w:b/>
          <w:bCs/>
        </w:rPr>
        <w:t>까지</w:t>
      </w:r>
      <w:r w:rsidRPr="003310CD">
        <w:rPr>
          <w:b/>
          <w:bCs/>
        </w:rPr>
        <w:t xml:space="preserve"> (đến / cho đến)</w:t>
      </w:r>
    </w:p>
    <w:p w14:paraId="6800FFEE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Công thức</w:t>
      </w:r>
    </w:p>
    <w:p w14:paraId="096730E5" w14:textId="77777777" w:rsidR="003310CD" w:rsidRPr="003310CD" w:rsidRDefault="003310CD" w:rsidP="003310CD">
      <w:r w:rsidRPr="003310CD">
        <w:t xml:space="preserve">Danh từ (nơi chốn / thời gian) + </w:t>
      </w:r>
      <w:r w:rsidRPr="003310CD">
        <w:t>까지</w:t>
      </w:r>
    </w:p>
    <w:p w14:paraId="56CB7617" w14:textId="77777777" w:rsidR="003310CD" w:rsidRPr="003310CD" w:rsidRDefault="003310CD" w:rsidP="003310CD">
      <w:r w:rsidRPr="003310CD">
        <w:t xml:space="preserve">Không biến hình — luôn là </w:t>
      </w:r>
      <w:r w:rsidRPr="003310CD">
        <w:t>까지</w:t>
      </w:r>
    </w:p>
    <w:p w14:paraId="567E3356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Các cách dùng</w:t>
      </w:r>
    </w:p>
    <w:p w14:paraId="4284420F" w14:textId="77777777" w:rsidR="003310CD" w:rsidRPr="003310CD" w:rsidRDefault="003310CD" w:rsidP="003310CD">
      <w:r w:rsidRPr="003310CD">
        <w:rPr>
          <w:b/>
          <w:bCs/>
        </w:rPr>
        <w:t>① Chỉ ĐIỂM KẾT THÚC về không gian</w:t>
      </w:r>
    </w:p>
    <w:p w14:paraId="66E70ECA" w14:textId="77777777" w:rsidR="003310CD" w:rsidRPr="003310CD" w:rsidRDefault="003310CD" w:rsidP="003310CD">
      <w:r w:rsidRPr="003310CD">
        <w:t>강남</w:t>
      </w:r>
      <w:r w:rsidRPr="003310CD">
        <w:rPr>
          <w:b/>
          <w:bCs/>
        </w:rPr>
        <w:t>까지</w:t>
      </w:r>
      <w:r w:rsidRPr="003310CD">
        <w:t> </w:t>
      </w:r>
      <w:r w:rsidRPr="003310CD">
        <w:t>가고</w:t>
      </w:r>
      <w:r w:rsidRPr="003310CD">
        <w:t xml:space="preserve"> </w:t>
      </w:r>
      <w:r w:rsidRPr="003310CD">
        <w:t>싶어요</w:t>
      </w:r>
      <w:r w:rsidRPr="003310CD">
        <w:t>. </w:t>
      </w:r>
      <w:r w:rsidRPr="003310CD">
        <w:rPr>
          <w:i/>
          <w:iCs/>
        </w:rPr>
        <w:t>Tôi muốn đi </w:t>
      </w:r>
      <w:r w:rsidRPr="003310CD">
        <w:rPr>
          <w:b/>
          <w:bCs/>
          <w:i/>
          <w:iCs/>
        </w:rPr>
        <w:t>đến</w:t>
      </w:r>
      <w:r w:rsidRPr="003310CD">
        <w:rPr>
          <w:i/>
          <w:iCs/>
        </w:rPr>
        <w:t> Gangnam.</w:t>
      </w:r>
    </w:p>
    <w:p w14:paraId="492F5750" w14:textId="77777777" w:rsidR="003310CD" w:rsidRPr="003310CD" w:rsidRDefault="003310CD" w:rsidP="003310CD">
      <w:r w:rsidRPr="003310CD">
        <w:t>여기서</w:t>
      </w:r>
      <w:r w:rsidRPr="003310CD">
        <w:t xml:space="preserve"> </w:t>
      </w:r>
      <w:r w:rsidRPr="003310CD">
        <w:t>학교</w:t>
      </w:r>
      <w:r w:rsidRPr="003310CD">
        <w:rPr>
          <w:b/>
          <w:bCs/>
        </w:rPr>
        <w:t>까지</w:t>
      </w:r>
      <w:r w:rsidRPr="003310CD">
        <w:t> </w:t>
      </w:r>
      <w:r w:rsidRPr="003310CD">
        <w:t>얼마나</w:t>
      </w:r>
      <w:r w:rsidRPr="003310CD">
        <w:t xml:space="preserve"> </w:t>
      </w:r>
      <w:r w:rsidRPr="003310CD">
        <w:t>걸려요</w:t>
      </w:r>
      <w:r w:rsidRPr="003310CD">
        <w:t>? </w:t>
      </w:r>
      <w:r w:rsidRPr="003310CD">
        <w:rPr>
          <w:i/>
          <w:iCs/>
        </w:rPr>
        <w:t>Từ đây đến trường mất bao lâu?</w:t>
      </w:r>
    </w:p>
    <w:p w14:paraId="38358289" w14:textId="77777777" w:rsidR="003310CD" w:rsidRPr="003310CD" w:rsidRDefault="003310CD" w:rsidP="003310CD">
      <w:r w:rsidRPr="003310CD">
        <w:rPr>
          <w:b/>
          <w:bCs/>
        </w:rPr>
        <w:t>② Chỉ ĐIỂM KẾT THÚC về thời gian</w:t>
      </w:r>
    </w:p>
    <w:p w14:paraId="77DD9FE0" w14:textId="77777777" w:rsidR="003310CD" w:rsidRPr="003310CD" w:rsidRDefault="003310CD" w:rsidP="003310CD">
      <w:r w:rsidRPr="003310CD">
        <w:lastRenderedPageBreak/>
        <w:t>오늘</w:t>
      </w:r>
      <w:r w:rsidRPr="003310CD">
        <w:rPr>
          <w:b/>
          <w:bCs/>
        </w:rPr>
        <w:t>까지</w:t>
      </w:r>
      <w:r w:rsidRPr="003310CD">
        <w:t> </w:t>
      </w:r>
      <w:r w:rsidRPr="003310CD">
        <w:t>제출해야</w:t>
      </w:r>
      <w:r w:rsidRPr="003310CD">
        <w:t xml:space="preserve"> </w:t>
      </w:r>
      <w:r w:rsidRPr="003310CD">
        <w:t>해요</w:t>
      </w:r>
      <w:r w:rsidRPr="003310CD">
        <w:t>. </w:t>
      </w:r>
      <w:r w:rsidRPr="003310CD">
        <w:rPr>
          <w:i/>
          <w:iCs/>
        </w:rPr>
        <w:t>Phải nộp </w:t>
      </w:r>
      <w:r w:rsidRPr="003310CD">
        <w:rPr>
          <w:b/>
          <w:bCs/>
          <w:i/>
          <w:iCs/>
        </w:rPr>
        <w:t>cho đến</w:t>
      </w:r>
      <w:r w:rsidRPr="003310CD">
        <w:rPr>
          <w:i/>
          <w:iCs/>
        </w:rPr>
        <w:t> hôm nay.</w:t>
      </w:r>
    </w:p>
    <w:p w14:paraId="0C4B59FA" w14:textId="77777777" w:rsidR="003310CD" w:rsidRPr="003310CD" w:rsidRDefault="003310CD" w:rsidP="003310CD">
      <w:r w:rsidRPr="003310CD">
        <w:t>몇</w:t>
      </w:r>
      <w:r w:rsidRPr="003310CD">
        <w:t xml:space="preserve"> </w:t>
      </w:r>
      <w:r w:rsidRPr="003310CD">
        <w:t>시</w:t>
      </w:r>
      <w:r w:rsidRPr="003310CD">
        <w:rPr>
          <w:b/>
          <w:bCs/>
        </w:rPr>
        <w:t>까지</w:t>
      </w:r>
      <w:r w:rsidRPr="003310CD">
        <w:t> </w:t>
      </w:r>
      <w:r w:rsidRPr="003310CD">
        <w:t>일해요</w:t>
      </w:r>
      <w:r w:rsidRPr="003310CD">
        <w:t>? </w:t>
      </w:r>
      <w:r w:rsidRPr="003310CD">
        <w:rPr>
          <w:i/>
          <w:iCs/>
        </w:rPr>
        <w:t>Làm việc </w:t>
      </w:r>
      <w:r w:rsidRPr="003310CD">
        <w:rPr>
          <w:b/>
          <w:bCs/>
          <w:i/>
          <w:iCs/>
        </w:rPr>
        <w:t>đến</w:t>
      </w:r>
      <w:r w:rsidRPr="003310CD">
        <w:rPr>
          <w:i/>
          <w:iCs/>
        </w:rPr>
        <w:t> mấy giờ?</w:t>
      </w:r>
    </w:p>
    <w:p w14:paraId="41C77A33" w14:textId="77777777" w:rsidR="003310CD" w:rsidRPr="003310CD" w:rsidRDefault="003310CD" w:rsidP="003310CD">
      <w:r w:rsidRPr="003310CD">
        <w:rPr>
          <w:b/>
          <w:bCs/>
        </w:rPr>
        <w:t>③ Nhấn mạnh — "thậm chí / ngay cả... cũng"</w:t>
      </w:r>
    </w:p>
    <w:p w14:paraId="1CA7E114" w14:textId="77777777" w:rsidR="003310CD" w:rsidRPr="003310CD" w:rsidRDefault="003310CD" w:rsidP="003310CD">
      <w:r w:rsidRPr="003310CD">
        <w:t>친구</w:t>
      </w:r>
      <w:r w:rsidRPr="003310CD">
        <w:rPr>
          <w:b/>
          <w:bCs/>
        </w:rPr>
        <w:t>까지</w:t>
      </w:r>
      <w:r w:rsidRPr="003310CD">
        <w:t> </w:t>
      </w:r>
      <w:r w:rsidRPr="003310CD">
        <w:t>나를</w:t>
      </w:r>
      <w:r w:rsidRPr="003310CD">
        <w:t xml:space="preserve"> </w:t>
      </w:r>
      <w:r w:rsidRPr="003310CD">
        <w:t>믿지</w:t>
      </w:r>
      <w:r w:rsidRPr="003310CD">
        <w:t xml:space="preserve"> </w:t>
      </w:r>
      <w:r w:rsidRPr="003310CD">
        <w:t>않아요</w:t>
      </w:r>
      <w:r w:rsidRPr="003310CD">
        <w:t>. </w:t>
      </w:r>
      <w:r w:rsidRPr="003310CD">
        <w:rPr>
          <w:b/>
          <w:bCs/>
          <w:i/>
          <w:iCs/>
        </w:rPr>
        <w:t>Ngay cả</w:t>
      </w:r>
      <w:r w:rsidRPr="003310CD">
        <w:rPr>
          <w:i/>
          <w:iCs/>
        </w:rPr>
        <w:t> bạn bè cũng không tin tôi.</w:t>
      </w:r>
    </w:p>
    <w:p w14:paraId="6F727AFA" w14:textId="77777777" w:rsidR="003310CD" w:rsidRPr="003310CD" w:rsidRDefault="003310CD" w:rsidP="003310CD">
      <w:r w:rsidRPr="003310CD">
        <w:pict w14:anchorId="0DE9E745">
          <v:rect id="_x0000_i2808" style="width:0;height:0" o:hralign="center" o:hrstd="t" o:hr="t" fillcolor="#a0a0a0" stroked="f"/>
        </w:pict>
      </w:r>
    </w:p>
    <w:p w14:paraId="15E4CA4D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🔷</w:t>
      </w:r>
      <w:r w:rsidRPr="003310CD">
        <w:rPr>
          <w:b/>
          <w:bCs/>
        </w:rPr>
        <w:t xml:space="preserve"> No.12 — </w:t>
      </w:r>
      <w:r w:rsidRPr="003310CD">
        <w:rPr>
          <w:b/>
          <w:bCs/>
        </w:rPr>
        <w:t>부터</w:t>
      </w:r>
      <w:r w:rsidRPr="003310CD">
        <w:rPr>
          <w:b/>
          <w:bCs/>
        </w:rPr>
        <w:t xml:space="preserve"> (từ — điểm bắt đầu)</w:t>
      </w:r>
    </w:p>
    <w:p w14:paraId="05319AA8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Công thức</w:t>
      </w:r>
    </w:p>
    <w:p w14:paraId="5B06D8BA" w14:textId="77777777" w:rsidR="003310CD" w:rsidRPr="003310CD" w:rsidRDefault="003310CD" w:rsidP="003310CD">
      <w:r w:rsidRPr="003310CD">
        <w:t xml:space="preserve">Danh từ (nơi chốn / thời gian) + </w:t>
      </w:r>
      <w:r w:rsidRPr="003310CD">
        <w:t>부터</w:t>
      </w:r>
    </w:p>
    <w:p w14:paraId="30B52C2A" w14:textId="77777777" w:rsidR="003310CD" w:rsidRPr="003310CD" w:rsidRDefault="003310CD" w:rsidP="003310CD">
      <w:r w:rsidRPr="003310CD">
        <w:t xml:space="preserve">Không biến hình — luôn là </w:t>
      </w:r>
      <w:r w:rsidRPr="003310CD">
        <w:t>부터</w:t>
      </w:r>
    </w:p>
    <w:p w14:paraId="316C23DF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Các cách dùng</w:t>
      </w:r>
    </w:p>
    <w:p w14:paraId="1CA8E8F9" w14:textId="77777777" w:rsidR="003310CD" w:rsidRPr="003310CD" w:rsidRDefault="003310CD" w:rsidP="003310CD">
      <w:r w:rsidRPr="003310CD">
        <w:rPr>
          <w:b/>
          <w:bCs/>
        </w:rPr>
        <w:t>① Chỉ ĐIỂM BẮT ĐẦU về thời gian</w:t>
      </w:r>
    </w:p>
    <w:p w14:paraId="16FE4C76" w14:textId="77777777" w:rsidR="003310CD" w:rsidRPr="003310CD" w:rsidRDefault="003310CD" w:rsidP="003310CD">
      <w:r w:rsidRPr="003310CD">
        <w:t>지하철은</w:t>
      </w:r>
      <w:r w:rsidRPr="003310CD">
        <w:t xml:space="preserve"> </w:t>
      </w:r>
      <w:r w:rsidRPr="003310CD">
        <w:t>아침</w:t>
      </w:r>
      <w:r w:rsidRPr="003310CD">
        <w:t xml:space="preserve"> 5</w:t>
      </w:r>
      <w:r w:rsidRPr="003310CD">
        <w:t>시</w:t>
      </w:r>
      <w:r w:rsidRPr="003310CD">
        <w:rPr>
          <w:b/>
          <w:bCs/>
        </w:rPr>
        <w:t>부터</w:t>
      </w:r>
      <w:r w:rsidRPr="003310CD">
        <w:t> </w:t>
      </w:r>
      <w:r w:rsidRPr="003310CD">
        <w:t>운영해요</w:t>
      </w:r>
      <w:r w:rsidRPr="003310CD">
        <w:t>. </w:t>
      </w:r>
      <w:r w:rsidRPr="003310CD">
        <w:rPr>
          <w:i/>
          <w:iCs/>
        </w:rPr>
        <w:t>Tàu điện ngầm hoạt động </w:t>
      </w:r>
      <w:r w:rsidRPr="003310CD">
        <w:rPr>
          <w:b/>
          <w:bCs/>
          <w:i/>
          <w:iCs/>
        </w:rPr>
        <w:t>từ</w:t>
      </w:r>
      <w:r w:rsidRPr="003310CD">
        <w:rPr>
          <w:i/>
          <w:iCs/>
        </w:rPr>
        <w:t> 5 giờ sáng.</w:t>
      </w:r>
    </w:p>
    <w:p w14:paraId="34C80097" w14:textId="77777777" w:rsidR="003310CD" w:rsidRPr="003310CD" w:rsidRDefault="003310CD" w:rsidP="003310CD">
      <w:r w:rsidRPr="003310CD">
        <w:t>몇</w:t>
      </w:r>
      <w:r w:rsidRPr="003310CD">
        <w:t xml:space="preserve"> </w:t>
      </w:r>
      <w:r w:rsidRPr="003310CD">
        <w:t>시</w:t>
      </w:r>
      <w:r w:rsidRPr="003310CD">
        <w:rPr>
          <w:b/>
          <w:bCs/>
        </w:rPr>
        <w:t>부터</w:t>
      </w:r>
      <w:r w:rsidRPr="003310CD">
        <w:t> </w:t>
      </w:r>
      <w:r w:rsidRPr="003310CD">
        <w:t>시작해요</w:t>
      </w:r>
      <w:r w:rsidRPr="003310CD">
        <w:t>? </w:t>
      </w:r>
      <w:r w:rsidRPr="003310CD">
        <w:rPr>
          <w:b/>
          <w:bCs/>
          <w:i/>
          <w:iCs/>
        </w:rPr>
        <w:t>Từ</w:t>
      </w:r>
      <w:r w:rsidRPr="003310CD">
        <w:rPr>
          <w:i/>
          <w:iCs/>
        </w:rPr>
        <w:t> mấy giờ bắt đầu?</w:t>
      </w:r>
    </w:p>
    <w:p w14:paraId="77CB83C2" w14:textId="77777777" w:rsidR="003310CD" w:rsidRPr="003310CD" w:rsidRDefault="003310CD" w:rsidP="003310CD">
      <w:r w:rsidRPr="003310CD">
        <w:rPr>
          <w:b/>
          <w:bCs/>
        </w:rPr>
        <w:t>② Chỉ ĐIỂM BẮT ĐẦU về thứ tự / ưu tiên</w:t>
      </w:r>
    </w:p>
    <w:p w14:paraId="558AA0B0" w14:textId="77777777" w:rsidR="003310CD" w:rsidRPr="003310CD" w:rsidRDefault="003310CD" w:rsidP="003310CD">
      <w:r w:rsidRPr="003310CD">
        <w:t>어디</w:t>
      </w:r>
      <w:r w:rsidRPr="003310CD">
        <w:rPr>
          <w:b/>
          <w:bCs/>
        </w:rPr>
        <w:t>부터</w:t>
      </w:r>
      <w:r w:rsidRPr="003310CD">
        <w:t> </w:t>
      </w:r>
      <w:r w:rsidRPr="003310CD">
        <w:t>볼까요</w:t>
      </w:r>
      <w:r w:rsidRPr="003310CD">
        <w:t>? </w:t>
      </w:r>
      <w:r w:rsidRPr="003310CD">
        <w:rPr>
          <w:i/>
          <w:iCs/>
        </w:rPr>
        <w:t>Bắt đầu xem </w:t>
      </w:r>
      <w:r w:rsidRPr="003310CD">
        <w:rPr>
          <w:b/>
          <w:bCs/>
          <w:i/>
          <w:iCs/>
        </w:rPr>
        <w:t>từ</w:t>
      </w:r>
      <w:r w:rsidRPr="003310CD">
        <w:rPr>
          <w:i/>
          <w:iCs/>
        </w:rPr>
        <w:t> đâu nhỉ?</w:t>
      </w:r>
    </w:p>
    <w:p w14:paraId="4243597A" w14:textId="77777777" w:rsidR="003310CD" w:rsidRPr="003310CD" w:rsidRDefault="003310CD" w:rsidP="003310CD">
      <w:r w:rsidRPr="003310CD">
        <w:t>이것</w:t>
      </w:r>
      <w:r w:rsidRPr="003310CD">
        <w:rPr>
          <w:b/>
          <w:bCs/>
        </w:rPr>
        <w:t>부터</w:t>
      </w:r>
      <w:r w:rsidRPr="003310CD">
        <w:t> </w:t>
      </w:r>
      <w:r w:rsidRPr="003310CD">
        <w:t>먼저</w:t>
      </w:r>
      <w:r w:rsidRPr="003310CD">
        <w:t xml:space="preserve"> </w:t>
      </w:r>
      <w:r w:rsidRPr="003310CD">
        <w:t>해</w:t>
      </w:r>
      <w:r w:rsidRPr="003310CD">
        <w:t xml:space="preserve"> </w:t>
      </w:r>
      <w:r w:rsidRPr="003310CD">
        <w:t>주세요</w:t>
      </w:r>
      <w:r w:rsidRPr="003310CD">
        <w:t>. </w:t>
      </w:r>
      <w:r w:rsidRPr="003310CD">
        <w:rPr>
          <w:i/>
          <w:iCs/>
        </w:rPr>
        <w:t>Hãy làm </w:t>
      </w:r>
      <w:r w:rsidRPr="003310CD">
        <w:rPr>
          <w:b/>
          <w:bCs/>
          <w:i/>
          <w:iCs/>
        </w:rPr>
        <w:t>cái này trước</w:t>
      </w:r>
      <w:r w:rsidRPr="003310CD">
        <w:rPr>
          <w:i/>
          <w:iCs/>
        </w:rPr>
        <w:t> đã.</w:t>
      </w:r>
    </w:p>
    <w:p w14:paraId="2CCC797C" w14:textId="77777777" w:rsidR="003310CD" w:rsidRPr="003310CD" w:rsidRDefault="003310CD" w:rsidP="003310CD">
      <w:r w:rsidRPr="003310CD">
        <w:pict w14:anchorId="6159F684">
          <v:rect id="_x0000_i2809" style="width:0;height:0" o:hralign="center" o:hrstd="t" o:hr="t" fillcolor="#a0a0a0" stroked="f"/>
        </w:pict>
      </w:r>
    </w:p>
    <w:p w14:paraId="3B5D4D8F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🔶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부터</w:t>
      </w:r>
      <w:r w:rsidRPr="003310CD">
        <w:rPr>
          <w:b/>
          <w:bCs/>
        </w:rPr>
        <w:t xml:space="preserve"> + </w:t>
      </w:r>
      <w:r w:rsidRPr="003310CD">
        <w:rPr>
          <w:b/>
          <w:bCs/>
        </w:rPr>
        <w:t>까지</w:t>
      </w:r>
      <w:r w:rsidRPr="003310CD">
        <w:rPr>
          <w:b/>
          <w:bCs/>
        </w:rPr>
        <w:t xml:space="preserve"> — Cặp Đôi Kinh Điển</w:t>
      </w:r>
    </w:p>
    <w:p w14:paraId="057533AE" w14:textId="77777777" w:rsidR="003310CD" w:rsidRPr="003310CD" w:rsidRDefault="003310CD" w:rsidP="003310CD">
      <w:r w:rsidRPr="003310CD">
        <w:rPr>
          <w:b/>
          <w:bCs/>
        </w:rPr>
        <w:t>부터</w:t>
      </w:r>
      <w:r w:rsidRPr="003310CD">
        <w:rPr>
          <w:b/>
          <w:bCs/>
        </w:rPr>
        <w:t>...</w:t>
      </w:r>
      <w:r w:rsidRPr="003310CD">
        <w:rPr>
          <w:b/>
          <w:bCs/>
        </w:rPr>
        <w:t>까지</w:t>
      </w:r>
      <w:r w:rsidRPr="003310CD">
        <w:rPr>
          <w:b/>
          <w:bCs/>
        </w:rPr>
        <w:t xml:space="preserve"> = từ... đến...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5"/>
        <w:gridCol w:w="3127"/>
      </w:tblGrid>
      <w:tr w:rsidR="003310CD" w:rsidRPr="003310CD" w14:paraId="29687C36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C4C4DAF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Câu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64D2A9D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Nghĩa</w:t>
            </w:r>
          </w:p>
        </w:tc>
      </w:tr>
      <w:tr w:rsidR="003310CD" w:rsidRPr="003310CD" w14:paraId="7D45C15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871FFC8" w14:textId="77777777" w:rsidR="003310CD" w:rsidRPr="003310CD" w:rsidRDefault="003310CD" w:rsidP="003310CD">
            <w:r w:rsidRPr="003310CD">
              <w:t>9</w:t>
            </w:r>
            <w:r w:rsidRPr="003310CD">
              <w:t>시</w:t>
            </w:r>
            <w:r w:rsidRPr="003310CD">
              <w:rPr>
                <w:b/>
                <w:bCs/>
              </w:rPr>
              <w:t>부터</w:t>
            </w:r>
            <w:r w:rsidRPr="003310CD">
              <w:t> 6</w:t>
            </w:r>
            <w:r w:rsidRPr="003310CD">
              <w:t>시</w:t>
            </w:r>
            <w:r w:rsidRPr="003310CD">
              <w:rPr>
                <w:b/>
                <w:bCs/>
              </w:rPr>
              <w:t>까지</w:t>
            </w:r>
            <w:r w:rsidRPr="003310CD">
              <w:t> </w:t>
            </w:r>
            <w:r w:rsidRPr="003310CD">
              <w:t>일해요</w:t>
            </w:r>
            <w:r w:rsidRPr="003310CD">
              <w:t>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86E5F2B" w14:textId="77777777" w:rsidR="003310CD" w:rsidRPr="003310CD" w:rsidRDefault="003310CD" w:rsidP="003310CD">
            <w:r w:rsidRPr="003310CD">
              <w:t>Làm việc từ 9 giờ đến 6 giờ.</w:t>
            </w:r>
          </w:p>
        </w:tc>
      </w:tr>
      <w:tr w:rsidR="003310CD" w:rsidRPr="003310CD" w14:paraId="43F0805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8174D2B" w14:textId="77777777" w:rsidR="003310CD" w:rsidRPr="003310CD" w:rsidRDefault="003310CD" w:rsidP="003310CD">
            <w:r w:rsidRPr="003310CD">
              <w:lastRenderedPageBreak/>
              <w:t>월요일</w:t>
            </w:r>
            <w:r w:rsidRPr="003310CD">
              <w:rPr>
                <w:b/>
                <w:bCs/>
              </w:rPr>
              <w:t>부터</w:t>
            </w:r>
            <w:r w:rsidRPr="003310CD">
              <w:t> </w:t>
            </w:r>
            <w:r w:rsidRPr="003310CD">
              <w:t>금요일</w:t>
            </w:r>
            <w:r w:rsidRPr="003310CD">
              <w:rPr>
                <w:b/>
                <w:bCs/>
              </w:rPr>
              <w:t>까지</w:t>
            </w:r>
            <w:r w:rsidRPr="003310CD">
              <w:t> </w:t>
            </w:r>
            <w:r w:rsidRPr="003310CD">
              <w:t>학교에</w:t>
            </w:r>
            <w:r w:rsidRPr="003310CD">
              <w:t xml:space="preserve"> </w:t>
            </w:r>
            <w:r w:rsidRPr="003310CD">
              <w:t>가요</w:t>
            </w:r>
            <w:r w:rsidRPr="003310CD">
              <w:t>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0F862BB" w14:textId="77777777" w:rsidR="003310CD" w:rsidRPr="003310CD" w:rsidRDefault="003310CD" w:rsidP="003310CD">
            <w:r w:rsidRPr="003310CD">
              <w:t>Đi học từ thứ Hai đến thứ Sáu.</w:t>
            </w:r>
          </w:p>
        </w:tc>
      </w:tr>
      <w:tr w:rsidR="003310CD" w:rsidRPr="003310CD" w14:paraId="516FDE6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C796738" w14:textId="77777777" w:rsidR="003310CD" w:rsidRPr="003310CD" w:rsidRDefault="003310CD" w:rsidP="003310CD">
            <w:r w:rsidRPr="003310CD">
              <w:t>1</w:t>
            </w:r>
            <w:r w:rsidRPr="003310CD">
              <w:t>과</w:t>
            </w:r>
            <w:r w:rsidRPr="003310CD">
              <w:rPr>
                <w:b/>
                <w:bCs/>
              </w:rPr>
              <w:t>부터</w:t>
            </w:r>
            <w:r w:rsidRPr="003310CD">
              <w:t> 10</w:t>
            </w:r>
            <w:r w:rsidRPr="003310CD">
              <w:t>과</w:t>
            </w:r>
            <w:r w:rsidRPr="003310CD">
              <w:rPr>
                <w:b/>
                <w:bCs/>
              </w:rPr>
              <w:t>까지</w:t>
            </w:r>
            <w:r w:rsidRPr="003310CD">
              <w:t> </w:t>
            </w:r>
            <w:r w:rsidRPr="003310CD">
              <w:t>공부했어요</w:t>
            </w:r>
            <w:r w:rsidRPr="003310CD">
              <w:t>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879BDB6" w14:textId="77777777" w:rsidR="003310CD" w:rsidRPr="003310CD" w:rsidRDefault="003310CD" w:rsidP="003310CD">
            <w:r w:rsidRPr="003310CD">
              <w:t>Đã học từ bài 1 đến bài 10.</w:t>
            </w:r>
          </w:p>
        </w:tc>
      </w:tr>
    </w:tbl>
    <w:p w14:paraId="4BB34BB0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🧪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에서</w:t>
      </w:r>
      <w:r w:rsidRPr="003310CD">
        <w:rPr>
          <w:b/>
          <w:bCs/>
        </w:rPr>
        <w:t xml:space="preserve"> vs </w:t>
      </w:r>
      <w:r w:rsidRPr="003310CD">
        <w:rPr>
          <w:b/>
          <w:bCs/>
        </w:rPr>
        <w:t>부터</w:t>
      </w:r>
      <w:r w:rsidRPr="003310CD">
        <w:rPr>
          <w:b/>
          <w:bCs/>
        </w:rPr>
        <w:t xml:space="preserve"> — Dễ Nhầm!</w:t>
      </w:r>
    </w:p>
    <w:p w14:paraId="386B82F8" w14:textId="77777777" w:rsidR="003310CD" w:rsidRPr="003310CD" w:rsidRDefault="003310CD" w:rsidP="003310CD">
      <w:r w:rsidRPr="003310CD">
        <w:t>Cả hai đều có nghĩa "từ" nhưng </w:t>
      </w:r>
      <w:r w:rsidRPr="003310CD">
        <w:rPr>
          <w:b/>
          <w:bCs/>
        </w:rPr>
        <w:t>khác nhau hoàn toàn</w:t>
      </w:r>
      <w:r w:rsidRPr="003310CD">
        <w:t>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9"/>
        <w:gridCol w:w="3097"/>
        <w:gridCol w:w="3550"/>
      </w:tblGrid>
      <w:tr w:rsidR="003310CD" w:rsidRPr="003310CD" w14:paraId="177C6459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F8C2A61" w14:textId="77777777" w:rsidR="003310CD" w:rsidRPr="003310CD" w:rsidRDefault="003310CD" w:rsidP="003310CD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F428D41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에서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731AB11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부터</w:t>
            </w:r>
          </w:p>
        </w:tc>
      </w:tr>
      <w:tr w:rsidR="003310CD" w:rsidRPr="003310CD" w14:paraId="1F12B61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A227484" w14:textId="77777777" w:rsidR="003310CD" w:rsidRPr="003310CD" w:rsidRDefault="003310CD" w:rsidP="003310CD">
            <w:r w:rsidRPr="003310CD">
              <w:t>Chỉ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6DC98B0" w14:textId="77777777" w:rsidR="003310CD" w:rsidRPr="003310CD" w:rsidRDefault="003310CD" w:rsidP="003310CD">
            <w:r w:rsidRPr="003310CD">
              <w:t>Điểm xuất phát về </w:t>
            </w:r>
            <w:r w:rsidRPr="003310CD">
              <w:rPr>
                <w:b/>
                <w:bCs/>
              </w:rPr>
              <w:t>không gian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7DA5C46" w14:textId="77777777" w:rsidR="003310CD" w:rsidRPr="003310CD" w:rsidRDefault="003310CD" w:rsidP="003310CD">
            <w:r w:rsidRPr="003310CD">
              <w:t>Điểm bắt đầu về </w:t>
            </w:r>
            <w:r w:rsidRPr="003310CD">
              <w:rPr>
                <w:b/>
                <w:bCs/>
              </w:rPr>
              <w:t>thời gian / thứ tự</w:t>
            </w:r>
          </w:p>
        </w:tc>
      </w:tr>
      <w:tr w:rsidR="003310CD" w:rsidRPr="003310CD" w14:paraId="7FC26C1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BE01680" w14:textId="77777777" w:rsidR="003310CD" w:rsidRPr="003310CD" w:rsidRDefault="003310CD" w:rsidP="003310CD">
            <w:r w:rsidRPr="003310CD">
              <w:t>Đi với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ECC024B" w14:textId="77777777" w:rsidR="003310CD" w:rsidRPr="003310CD" w:rsidRDefault="003310CD" w:rsidP="003310CD">
            <w:r w:rsidRPr="003310CD">
              <w:t>까지</w:t>
            </w:r>
            <w:r w:rsidRPr="003310CD">
              <w:t xml:space="preserve"> (không gian)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80D044" w14:textId="77777777" w:rsidR="003310CD" w:rsidRPr="003310CD" w:rsidRDefault="003310CD" w:rsidP="003310CD">
            <w:r w:rsidRPr="003310CD">
              <w:t>까지</w:t>
            </w:r>
            <w:r w:rsidRPr="003310CD">
              <w:t xml:space="preserve"> (thời gian)</w:t>
            </w:r>
          </w:p>
        </w:tc>
      </w:tr>
      <w:tr w:rsidR="003310CD" w:rsidRPr="003310CD" w14:paraId="2845A22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0B96859" w14:textId="77777777" w:rsidR="003310CD" w:rsidRPr="003310CD" w:rsidRDefault="003310CD" w:rsidP="003310CD">
            <w:r w:rsidRPr="003310CD">
              <w:t>Ví dụ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3E50EF3" w14:textId="77777777" w:rsidR="003310CD" w:rsidRPr="003310CD" w:rsidRDefault="003310CD" w:rsidP="003310CD">
            <w:r w:rsidRPr="003310CD">
              <w:t>서울</w:t>
            </w:r>
            <w:r w:rsidRPr="003310CD">
              <w:rPr>
                <w:b/>
                <w:bCs/>
              </w:rPr>
              <w:t>에서</w:t>
            </w:r>
            <w:r w:rsidRPr="003310CD">
              <w:t> </w:t>
            </w:r>
            <w:r w:rsidRPr="003310CD">
              <w:t>부산</w:t>
            </w:r>
            <w:r w:rsidRPr="003310CD">
              <w:rPr>
                <w:b/>
                <w:bCs/>
              </w:rPr>
              <w:t>까지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57B5A57" w14:textId="77777777" w:rsidR="003310CD" w:rsidRPr="003310CD" w:rsidRDefault="003310CD" w:rsidP="003310CD">
            <w:r w:rsidRPr="003310CD">
              <w:t>아침</w:t>
            </w:r>
            <w:r w:rsidRPr="003310CD">
              <w:rPr>
                <w:b/>
                <w:bCs/>
              </w:rPr>
              <w:t>부터</w:t>
            </w:r>
            <w:r w:rsidRPr="003310CD">
              <w:t> </w:t>
            </w:r>
            <w:r w:rsidRPr="003310CD">
              <w:t>저녁</w:t>
            </w:r>
            <w:r w:rsidRPr="003310CD">
              <w:rPr>
                <w:b/>
                <w:bCs/>
              </w:rPr>
              <w:t>까지</w:t>
            </w:r>
          </w:p>
        </w:tc>
      </w:tr>
    </w:tbl>
    <w:p w14:paraId="126BB21B" w14:textId="77777777" w:rsidR="003310CD" w:rsidRPr="003310CD" w:rsidRDefault="003310CD" w:rsidP="003310CD">
      <w:r w:rsidRPr="003310CD">
        <w:rPr>
          <w:rFonts w:ascii="Segoe UI Emoji" w:hAnsi="Segoe UI Emoji" w:cs="Segoe UI Emoji"/>
        </w:rPr>
        <w:t>💡</w:t>
      </w:r>
      <w:r w:rsidRPr="003310CD">
        <w:t> </w:t>
      </w:r>
      <w:r w:rsidRPr="003310CD">
        <w:rPr>
          <w:b/>
          <w:bCs/>
        </w:rPr>
        <w:t>Mẹo nhớ:</w:t>
      </w:r>
    </w:p>
    <w:p w14:paraId="489C5ECB" w14:textId="77777777" w:rsidR="003310CD" w:rsidRPr="003310CD" w:rsidRDefault="003310CD" w:rsidP="003310CD">
      <w:pPr>
        <w:numPr>
          <w:ilvl w:val="0"/>
          <w:numId w:val="44"/>
        </w:numPr>
      </w:pPr>
      <w:r w:rsidRPr="003310CD">
        <w:rPr>
          <w:b/>
          <w:bCs/>
        </w:rPr>
        <w:t>에서</w:t>
      </w:r>
      <w:r w:rsidRPr="003310CD">
        <w:rPr>
          <w:b/>
          <w:bCs/>
        </w:rPr>
        <w:t xml:space="preserve"> → </w:t>
      </w:r>
      <w:r w:rsidRPr="003310CD">
        <w:rPr>
          <w:b/>
          <w:bCs/>
        </w:rPr>
        <w:t>까지</w:t>
      </w:r>
      <w:r w:rsidRPr="003310CD">
        <w:t> = từ nơi này </w:t>
      </w:r>
      <w:r w:rsidRPr="003310CD">
        <w:rPr>
          <w:b/>
          <w:bCs/>
        </w:rPr>
        <w:t>đến</w:t>
      </w:r>
      <w:r w:rsidRPr="003310CD">
        <w:t xml:space="preserve"> nơi kia </w:t>
      </w:r>
      <w:r w:rsidRPr="003310CD">
        <w:rPr>
          <w:rFonts w:ascii="Segoe UI Emoji" w:hAnsi="Segoe UI Emoji" w:cs="Segoe UI Emoji"/>
        </w:rPr>
        <w:t>🗺️</w:t>
      </w:r>
    </w:p>
    <w:p w14:paraId="31ED794C" w14:textId="77777777" w:rsidR="003310CD" w:rsidRPr="003310CD" w:rsidRDefault="003310CD" w:rsidP="003310CD">
      <w:pPr>
        <w:numPr>
          <w:ilvl w:val="0"/>
          <w:numId w:val="44"/>
        </w:numPr>
      </w:pPr>
      <w:r w:rsidRPr="003310CD">
        <w:rPr>
          <w:b/>
          <w:bCs/>
        </w:rPr>
        <w:t>부터</w:t>
      </w:r>
      <w:r w:rsidRPr="003310CD">
        <w:rPr>
          <w:b/>
          <w:bCs/>
        </w:rPr>
        <w:t xml:space="preserve"> → </w:t>
      </w:r>
      <w:r w:rsidRPr="003310CD">
        <w:rPr>
          <w:b/>
          <w:bCs/>
        </w:rPr>
        <w:t>까지</w:t>
      </w:r>
      <w:r w:rsidRPr="003310CD">
        <w:t> = từ lúc này </w:t>
      </w:r>
      <w:r w:rsidRPr="003310CD">
        <w:rPr>
          <w:b/>
          <w:bCs/>
        </w:rPr>
        <w:t>đến</w:t>
      </w:r>
      <w:r w:rsidRPr="003310CD">
        <w:t xml:space="preserve"> lúc kia </w:t>
      </w:r>
      <w:r w:rsidRPr="003310CD">
        <w:rPr>
          <w:rFonts w:ascii="Segoe UI Emoji" w:hAnsi="Segoe UI Emoji" w:cs="Segoe UI Emoji"/>
        </w:rPr>
        <w:t>⏰</w:t>
      </w:r>
    </w:p>
    <w:p w14:paraId="7E53337E" w14:textId="77777777" w:rsidR="003310CD" w:rsidRPr="003310CD" w:rsidRDefault="003310CD" w:rsidP="003310CD">
      <w:r w:rsidRPr="003310CD">
        <w:pict w14:anchorId="5353057C">
          <v:rect id="_x0000_i2810" style="width:0;height:0" o:hralign="center" o:hrstd="t" o:hr="t" fillcolor="#a0a0a0" stroked="f"/>
        </w:pict>
      </w:r>
    </w:p>
    <w:p w14:paraId="58EB75A3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🔷</w:t>
      </w:r>
      <w:r w:rsidRPr="003310CD">
        <w:rPr>
          <w:b/>
          <w:bCs/>
        </w:rPr>
        <w:t xml:space="preserve"> No.13 —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로</w:t>
      </w:r>
      <w:r w:rsidRPr="003310CD">
        <w:rPr>
          <w:b/>
          <w:bCs/>
        </w:rPr>
        <w:t xml:space="preserve"> (hướng đến / bằng / vì)</w:t>
      </w:r>
    </w:p>
    <w:p w14:paraId="5C0CDAA2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Công thức</w:t>
      </w:r>
    </w:p>
    <w:p w14:paraId="742C72AF" w14:textId="77777777" w:rsidR="003310CD" w:rsidRPr="003310CD" w:rsidRDefault="003310CD" w:rsidP="003310CD">
      <w:r w:rsidRPr="003310CD">
        <w:t xml:space="preserve">Danh từ kết thúc bằng PHỤ ÂM (trừ </w:t>
      </w:r>
      <w:r w:rsidRPr="003310CD">
        <w:t>ㄹ</w:t>
      </w:r>
      <w:r w:rsidRPr="003310CD">
        <w:t xml:space="preserve">) + </w:t>
      </w:r>
      <w:r w:rsidRPr="003310CD">
        <w:t>으로</w:t>
      </w:r>
    </w:p>
    <w:p w14:paraId="68388AC0" w14:textId="77777777" w:rsidR="003310CD" w:rsidRPr="003310CD" w:rsidRDefault="003310CD" w:rsidP="003310CD">
      <w:r w:rsidRPr="003310CD">
        <w:t xml:space="preserve">Danh từ kết thúc bằng NGUYÊN ÂM hoặc </w:t>
      </w:r>
      <w:r w:rsidRPr="003310CD">
        <w:t>ㄹ</w:t>
      </w:r>
      <w:r w:rsidRPr="003310CD">
        <w:t xml:space="preserve">  + </w:t>
      </w:r>
      <w:r w:rsidRPr="003310CD">
        <w:t>로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8"/>
        <w:gridCol w:w="5230"/>
      </w:tblGrid>
      <w:tr w:rsidR="003310CD" w:rsidRPr="003310CD" w14:paraId="10F6ACA8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C2FC63C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Ví dụ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FD4C783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Giải thích</w:t>
            </w:r>
          </w:p>
        </w:tc>
      </w:tr>
      <w:tr w:rsidR="003310CD" w:rsidRPr="003310CD" w14:paraId="3C2345F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24A681E" w14:textId="77777777" w:rsidR="003310CD" w:rsidRPr="003310CD" w:rsidRDefault="003310CD" w:rsidP="003310CD">
            <w:r w:rsidRPr="003310CD">
              <w:t>학교</w:t>
            </w:r>
            <w:r w:rsidRPr="003310CD">
              <w:t xml:space="preserve"> + </w:t>
            </w:r>
            <w:r w:rsidRPr="003310CD">
              <w:t>로</w:t>
            </w:r>
            <w:r w:rsidRPr="003310CD">
              <w:t xml:space="preserve"> → </w:t>
            </w:r>
            <w:r w:rsidRPr="003310CD">
              <w:rPr>
                <w:b/>
                <w:bCs/>
              </w:rPr>
              <w:t>학교로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B8944DA" w14:textId="77777777" w:rsidR="003310CD" w:rsidRPr="003310CD" w:rsidRDefault="003310CD" w:rsidP="003310CD">
            <w:r w:rsidRPr="003310CD">
              <w:t>교</w:t>
            </w:r>
            <w:r w:rsidRPr="003310CD">
              <w:t xml:space="preserve"> kết thúc bằng </w:t>
            </w:r>
            <w:r w:rsidRPr="003310CD">
              <w:t>ㅛ</w:t>
            </w:r>
            <w:r w:rsidRPr="003310CD">
              <w:t xml:space="preserve"> (nguyên âm) → </w:t>
            </w:r>
            <w:r w:rsidRPr="003310CD">
              <w:t>로</w:t>
            </w:r>
          </w:p>
        </w:tc>
      </w:tr>
      <w:tr w:rsidR="003310CD" w:rsidRPr="003310CD" w14:paraId="306993D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0412992" w14:textId="77777777" w:rsidR="003310CD" w:rsidRPr="003310CD" w:rsidRDefault="003310CD" w:rsidP="003310CD">
            <w:r w:rsidRPr="003310CD">
              <w:t>부산</w:t>
            </w:r>
            <w:r w:rsidRPr="003310CD">
              <w:t xml:space="preserve"> + </w:t>
            </w:r>
            <w:r w:rsidRPr="003310CD">
              <w:t>으로</w:t>
            </w:r>
            <w:r w:rsidRPr="003310CD">
              <w:t xml:space="preserve"> → </w:t>
            </w:r>
            <w:r w:rsidRPr="003310CD">
              <w:rPr>
                <w:b/>
                <w:bCs/>
              </w:rPr>
              <w:t>부산으로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EE48906" w14:textId="77777777" w:rsidR="003310CD" w:rsidRPr="003310CD" w:rsidRDefault="003310CD" w:rsidP="003310CD">
            <w:r w:rsidRPr="003310CD">
              <w:t>산</w:t>
            </w:r>
            <w:r w:rsidRPr="003310CD">
              <w:t xml:space="preserve"> kết thúc bằng </w:t>
            </w:r>
            <w:r w:rsidRPr="003310CD">
              <w:t>ㄴ</w:t>
            </w:r>
            <w:r w:rsidRPr="003310CD">
              <w:t xml:space="preserve"> (phụ âm, không phải </w:t>
            </w:r>
            <w:r w:rsidRPr="003310CD">
              <w:t>ㄹ</w:t>
            </w:r>
            <w:r w:rsidRPr="003310CD">
              <w:t xml:space="preserve">) → </w:t>
            </w:r>
            <w:r w:rsidRPr="003310CD">
              <w:t>으로</w:t>
            </w:r>
          </w:p>
        </w:tc>
      </w:tr>
      <w:tr w:rsidR="003310CD" w:rsidRPr="003310CD" w14:paraId="244DC4D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D5A08E1" w14:textId="77777777" w:rsidR="003310CD" w:rsidRPr="003310CD" w:rsidRDefault="003310CD" w:rsidP="003310CD">
            <w:r w:rsidRPr="003310CD">
              <w:t>서울</w:t>
            </w:r>
            <w:r w:rsidRPr="003310CD">
              <w:t xml:space="preserve"> + </w:t>
            </w:r>
            <w:r w:rsidRPr="003310CD">
              <w:t>로</w:t>
            </w:r>
            <w:r w:rsidRPr="003310CD">
              <w:t xml:space="preserve"> → </w:t>
            </w:r>
            <w:r w:rsidRPr="003310CD">
              <w:rPr>
                <w:b/>
                <w:bCs/>
              </w:rPr>
              <w:t>서울로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2139526" w14:textId="77777777" w:rsidR="003310CD" w:rsidRPr="003310CD" w:rsidRDefault="003310CD" w:rsidP="003310CD">
            <w:r w:rsidRPr="003310CD">
              <w:t>울</w:t>
            </w:r>
            <w:r w:rsidRPr="003310CD">
              <w:t xml:space="preserve"> kết thúc bằng </w:t>
            </w:r>
            <w:r w:rsidRPr="003310CD">
              <w:t>ㄹ</w:t>
            </w:r>
            <w:r w:rsidRPr="003310CD">
              <w:t xml:space="preserve"> → ngoại lệ, dùng </w:t>
            </w:r>
            <w:r w:rsidRPr="003310CD">
              <w:rPr>
                <w:b/>
                <w:bCs/>
              </w:rPr>
              <w:t>로</w:t>
            </w:r>
          </w:p>
        </w:tc>
      </w:tr>
    </w:tbl>
    <w:p w14:paraId="56857DD7" w14:textId="77777777" w:rsidR="003310CD" w:rsidRPr="003310CD" w:rsidRDefault="003310CD" w:rsidP="003310CD">
      <w:r w:rsidRPr="003310CD">
        <w:rPr>
          <w:rFonts w:ascii="Segoe UI Emoji" w:hAnsi="Segoe UI Emoji" w:cs="Segoe UI Emoji"/>
        </w:rPr>
        <w:lastRenderedPageBreak/>
        <w:t>⚠️</w:t>
      </w:r>
      <w:r w:rsidRPr="003310CD">
        <w:t> </w:t>
      </w:r>
      <w:r w:rsidRPr="003310CD">
        <w:rPr>
          <w:b/>
          <w:bCs/>
        </w:rPr>
        <w:t>Ngoại lệ quan trọng:</w:t>
      </w:r>
      <w:r w:rsidRPr="003310CD">
        <w:t> Kết thúc bằng </w:t>
      </w:r>
      <w:r w:rsidRPr="003310CD">
        <w:rPr>
          <w:b/>
          <w:bCs/>
        </w:rPr>
        <w:t>ㄹ</w:t>
      </w:r>
      <w:r w:rsidRPr="003310CD">
        <w:t> thì dùng </w:t>
      </w:r>
      <w:r w:rsidRPr="003310CD">
        <w:rPr>
          <w:b/>
          <w:bCs/>
        </w:rPr>
        <w:t>로</w:t>
      </w:r>
      <w:r w:rsidRPr="003310CD">
        <w:t xml:space="preserve"> (không phải </w:t>
      </w:r>
      <w:r w:rsidRPr="003310CD">
        <w:t>으로</w:t>
      </w:r>
      <w:r w:rsidRPr="003310CD">
        <w:t>)</w:t>
      </w:r>
    </w:p>
    <w:p w14:paraId="5A39861C" w14:textId="77777777" w:rsidR="003310CD" w:rsidRPr="003310CD" w:rsidRDefault="003310CD" w:rsidP="003310CD">
      <w:r w:rsidRPr="003310CD">
        <w:pict w14:anchorId="33065697">
          <v:rect id="_x0000_i2811" style="width:0;height:0" o:hralign="center" o:hrstd="t" o:hr="t" fillcolor="#a0a0a0" stroked="f"/>
        </w:pict>
      </w:r>
    </w:p>
    <w:p w14:paraId="6BDAB450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Các cách dùng</w:t>
      </w:r>
    </w:p>
    <w:p w14:paraId="40446097" w14:textId="77777777" w:rsidR="003310CD" w:rsidRPr="003310CD" w:rsidRDefault="003310CD" w:rsidP="003310CD">
      <w:r w:rsidRPr="003310CD">
        <w:rPr>
          <w:b/>
          <w:bCs/>
        </w:rPr>
        <w:t>① Chỉ HƯỚNG DI CHUYỂN — "đi về phía / đi theo hướng"</w:t>
      </w:r>
    </w:p>
    <w:p w14:paraId="1A3A60B1" w14:textId="77777777" w:rsidR="003310CD" w:rsidRPr="003310CD" w:rsidRDefault="003310CD" w:rsidP="003310CD">
      <w:r w:rsidRPr="003310CD">
        <w:t>저는</w:t>
      </w:r>
      <w:r w:rsidRPr="003310CD">
        <w:t xml:space="preserve"> </w:t>
      </w:r>
      <w:r w:rsidRPr="003310CD">
        <w:t>부산</w:t>
      </w:r>
      <w:r w:rsidRPr="003310CD">
        <w:rPr>
          <w:b/>
          <w:bCs/>
        </w:rPr>
        <w:t>으로</w:t>
      </w:r>
      <w:r w:rsidRPr="003310CD">
        <w:t> </w:t>
      </w:r>
      <w:r w:rsidRPr="003310CD">
        <w:t>가요</w:t>
      </w:r>
      <w:r w:rsidRPr="003310CD">
        <w:t>. </w:t>
      </w:r>
      <w:r w:rsidRPr="003310CD">
        <w:rPr>
          <w:i/>
          <w:iCs/>
        </w:rPr>
        <w:t>Tôi đang đi về phía Busan.</w:t>
      </w:r>
    </w:p>
    <w:p w14:paraId="4C9C25FD" w14:textId="77777777" w:rsidR="003310CD" w:rsidRPr="003310CD" w:rsidRDefault="003310CD" w:rsidP="003310CD">
      <w:r w:rsidRPr="003310CD">
        <w:t>저는</w:t>
      </w:r>
      <w:r w:rsidRPr="003310CD">
        <w:t xml:space="preserve"> </w:t>
      </w:r>
      <w:r w:rsidRPr="003310CD">
        <w:t>학교</w:t>
      </w:r>
      <w:r w:rsidRPr="003310CD">
        <w:rPr>
          <w:b/>
          <w:bCs/>
        </w:rPr>
        <w:t>로</w:t>
      </w:r>
      <w:r w:rsidRPr="003310CD">
        <w:t> </w:t>
      </w:r>
      <w:r w:rsidRPr="003310CD">
        <w:t>가는</w:t>
      </w:r>
      <w:r w:rsidRPr="003310CD">
        <w:t xml:space="preserve"> </w:t>
      </w:r>
      <w:r w:rsidRPr="003310CD">
        <w:t>길이에요</w:t>
      </w:r>
      <w:r w:rsidRPr="003310CD">
        <w:t>. </w:t>
      </w:r>
      <w:r w:rsidRPr="003310CD">
        <w:rPr>
          <w:i/>
          <w:iCs/>
        </w:rPr>
        <w:t>Tôi đang trên đường đến trường.</w:t>
      </w:r>
    </w:p>
    <w:p w14:paraId="1D6A43E3" w14:textId="77777777" w:rsidR="003310CD" w:rsidRPr="003310CD" w:rsidRDefault="003310CD" w:rsidP="003310CD">
      <w:r w:rsidRPr="003310CD">
        <w:rPr>
          <w:rFonts w:ascii="Segoe UI Emoji" w:hAnsi="Segoe UI Emoji" w:cs="Segoe UI Emoji"/>
        </w:rPr>
        <w:t>🔍</w:t>
      </w:r>
      <w:r w:rsidRPr="003310CD">
        <w:t> </w:t>
      </w:r>
      <w:r w:rsidRPr="003310CD">
        <w:rPr>
          <w:b/>
          <w:bCs/>
        </w:rPr>
        <w:t>에</w:t>
      </w:r>
      <w:r w:rsidRPr="003310CD">
        <w:rPr>
          <w:b/>
          <w:bCs/>
        </w:rPr>
        <w:t xml:space="preserve"> vs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로</w:t>
      </w:r>
      <w:r w:rsidRPr="003310CD">
        <w:rPr>
          <w:b/>
          <w:bCs/>
        </w:rPr>
        <w:t xml:space="preserve"> khi chỉ hướng: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8"/>
        <w:gridCol w:w="2564"/>
        <w:gridCol w:w="3384"/>
      </w:tblGrid>
      <w:tr w:rsidR="003310CD" w:rsidRPr="003310CD" w14:paraId="122C9023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0BB214D" w14:textId="77777777" w:rsidR="003310CD" w:rsidRPr="003310CD" w:rsidRDefault="003310CD" w:rsidP="003310CD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5F94589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6ED8C4E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(</w:t>
            </w:r>
            <w:r w:rsidRPr="003310CD">
              <w:rPr>
                <w:b/>
                <w:bCs/>
              </w:rPr>
              <w:t>으</w:t>
            </w:r>
            <w:r w:rsidRPr="003310CD">
              <w:rPr>
                <w:b/>
                <w:bCs/>
              </w:rPr>
              <w:t>)</w:t>
            </w:r>
            <w:r w:rsidRPr="003310CD">
              <w:rPr>
                <w:b/>
                <w:bCs/>
              </w:rPr>
              <w:t>로</w:t>
            </w:r>
          </w:p>
        </w:tc>
      </w:tr>
      <w:tr w:rsidR="003310CD" w:rsidRPr="003310CD" w14:paraId="6AF3434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2A255AC" w14:textId="77777777" w:rsidR="003310CD" w:rsidRPr="003310CD" w:rsidRDefault="003310CD" w:rsidP="003310CD">
            <w:r w:rsidRPr="003310CD">
              <w:t>Nhấn mạnh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8BD81D9" w14:textId="77777777" w:rsidR="003310CD" w:rsidRPr="003310CD" w:rsidRDefault="003310CD" w:rsidP="003310CD">
            <w:r w:rsidRPr="003310CD">
              <w:t>Điểm đến cụ thể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92B3DEB" w14:textId="77777777" w:rsidR="003310CD" w:rsidRPr="003310CD" w:rsidRDefault="003310CD" w:rsidP="003310CD">
            <w:r w:rsidRPr="003310CD">
              <w:t>Hướng / lộ trình</w:t>
            </w:r>
          </w:p>
        </w:tc>
      </w:tr>
      <w:tr w:rsidR="003310CD" w:rsidRPr="003310CD" w14:paraId="4F5EC47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168CBA5" w14:textId="77777777" w:rsidR="003310CD" w:rsidRPr="003310CD" w:rsidRDefault="003310CD" w:rsidP="003310CD">
            <w:r w:rsidRPr="003310CD">
              <w:t>Ví dụ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C592C1D" w14:textId="77777777" w:rsidR="003310CD" w:rsidRPr="003310CD" w:rsidRDefault="003310CD" w:rsidP="003310CD">
            <w:r w:rsidRPr="003310CD">
              <w:t>부산</w:t>
            </w:r>
            <w:r w:rsidRPr="003310CD">
              <w:rPr>
                <w:b/>
                <w:bCs/>
              </w:rPr>
              <w:t>에</w:t>
            </w:r>
            <w:r w:rsidRPr="003310CD">
              <w:t> </w:t>
            </w:r>
            <w:r w:rsidRPr="003310CD">
              <w:t>가요</w:t>
            </w:r>
            <w:r w:rsidRPr="003310CD">
              <w:t> </w:t>
            </w:r>
            <w:r w:rsidRPr="003310CD">
              <w:rPr>
                <w:i/>
                <w:iCs/>
              </w:rPr>
              <w:t>(đến Busan)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FE5710" w14:textId="77777777" w:rsidR="003310CD" w:rsidRPr="003310CD" w:rsidRDefault="003310CD" w:rsidP="003310CD">
            <w:r w:rsidRPr="003310CD">
              <w:t>부산</w:t>
            </w:r>
            <w:r w:rsidRPr="003310CD">
              <w:rPr>
                <w:b/>
                <w:bCs/>
              </w:rPr>
              <w:t>으로</w:t>
            </w:r>
            <w:r w:rsidRPr="003310CD">
              <w:t> </w:t>
            </w:r>
            <w:r w:rsidRPr="003310CD">
              <w:t>가요</w:t>
            </w:r>
            <w:r w:rsidRPr="003310CD">
              <w:t> </w:t>
            </w:r>
            <w:r w:rsidRPr="003310CD">
              <w:rPr>
                <w:i/>
                <w:iCs/>
              </w:rPr>
              <w:t>(đi về phía Busan)</w:t>
            </w:r>
          </w:p>
        </w:tc>
      </w:tr>
    </w:tbl>
    <w:p w14:paraId="01A430A0" w14:textId="77777777" w:rsidR="003310CD" w:rsidRPr="003310CD" w:rsidRDefault="003310CD" w:rsidP="003310CD">
      <w:r w:rsidRPr="003310CD">
        <w:rPr>
          <w:b/>
          <w:bCs/>
        </w:rPr>
        <w:t>② Chỉ PHƯƠNG TIỆN / CÔNG CỤ — "bằng cái gì"</w:t>
      </w:r>
    </w:p>
    <w:p w14:paraId="12EA155D" w14:textId="77777777" w:rsidR="003310CD" w:rsidRPr="003310CD" w:rsidRDefault="003310CD" w:rsidP="003310CD">
      <w:r w:rsidRPr="003310CD">
        <w:t>지하철</w:t>
      </w:r>
      <w:r w:rsidRPr="003310CD">
        <w:rPr>
          <w:b/>
          <w:bCs/>
        </w:rPr>
        <w:t>로</w:t>
      </w:r>
      <w:r w:rsidRPr="003310CD">
        <w:t> </w:t>
      </w:r>
      <w:r w:rsidRPr="003310CD">
        <w:t>왔어요</w:t>
      </w:r>
      <w:r w:rsidRPr="003310CD">
        <w:t>. </w:t>
      </w:r>
      <w:r w:rsidRPr="003310CD">
        <w:rPr>
          <w:i/>
          <w:iCs/>
        </w:rPr>
        <w:t>Tôi đến </w:t>
      </w:r>
      <w:r w:rsidRPr="003310CD">
        <w:rPr>
          <w:b/>
          <w:bCs/>
          <w:i/>
          <w:iCs/>
        </w:rPr>
        <w:t>bằng</w:t>
      </w:r>
      <w:r w:rsidRPr="003310CD">
        <w:rPr>
          <w:i/>
          <w:iCs/>
        </w:rPr>
        <w:t> tàu điện ngầm.</w:t>
      </w:r>
    </w:p>
    <w:p w14:paraId="39423CD8" w14:textId="77777777" w:rsidR="003310CD" w:rsidRPr="003310CD" w:rsidRDefault="003310CD" w:rsidP="003310CD">
      <w:r w:rsidRPr="003310CD">
        <w:t>카드</w:t>
      </w:r>
      <w:r w:rsidRPr="003310CD">
        <w:rPr>
          <w:b/>
          <w:bCs/>
        </w:rPr>
        <w:t>로</w:t>
      </w:r>
      <w:r w:rsidRPr="003310CD">
        <w:t> </w:t>
      </w:r>
      <w:r w:rsidRPr="003310CD">
        <w:t>계산할게요</w:t>
      </w:r>
      <w:r w:rsidRPr="003310CD">
        <w:t>. </w:t>
      </w:r>
      <w:r w:rsidRPr="003310CD">
        <w:rPr>
          <w:i/>
          <w:iCs/>
        </w:rPr>
        <w:t>Tôi sẽ thanh toán </w:t>
      </w:r>
      <w:r w:rsidRPr="003310CD">
        <w:rPr>
          <w:b/>
          <w:bCs/>
          <w:i/>
          <w:iCs/>
        </w:rPr>
        <w:t>bằng</w:t>
      </w:r>
      <w:r w:rsidRPr="003310CD">
        <w:rPr>
          <w:i/>
          <w:iCs/>
        </w:rPr>
        <w:t> thẻ.</w:t>
      </w:r>
    </w:p>
    <w:p w14:paraId="3D250851" w14:textId="77777777" w:rsidR="003310CD" w:rsidRPr="003310CD" w:rsidRDefault="003310CD" w:rsidP="003310CD">
      <w:r w:rsidRPr="003310CD">
        <w:t>젓가락</w:t>
      </w:r>
      <w:r w:rsidRPr="003310CD">
        <w:rPr>
          <w:b/>
          <w:bCs/>
        </w:rPr>
        <w:t>으로</w:t>
      </w:r>
      <w:r w:rsidRPr="003310CD">
        <w:t> </w:t>
      </w:r>
      <w:r w:rsidRPr="003310CD">
        <w:t>먹어요</w:t>
      </w:r>
      <w:r w:rsidRPr="003310CD">
        <w:t>. </w:t>
      </w:r>
      <w:r w:rsidRPr="003310CD">
        <w:rPr>
          <w:i/>
          <w:iCs/>
        </w:rPr>
        <w:t>Ăn </w:t>
      </w:r>
      <w:r w:rsidRPr="003310CD">
        <w:rPr>
          <w:b/>
          <w:bCs/>
          <w:i/>
          <w:iCs/>
        </w:rPr>
        <w:t>bằng</w:t>
      </w:r>
      <w:r w:rsidRPr="003310CD">
        <w:rPr>
          <w:i/>
          <w:iCs/>
        </w:rPr>
        <w:t> đũa.</w:t>
      </w:r>
    </w:p>
    <w:p w14:paraId="50BCE57D" w14:textId="77777777" w:rsidR="003310CD" w:rsidRPr="003310CD" w:rsidRDefault="003310CD" w:rsidP="003310CD">
      <w:r w:rsidRPr="003310CD">
        <w:rPr>
          <w:b/>
          <w:bCs/>
        </w:rPr>
        <w:t>③ Chỉ NGUYÊN LIỆU — "làm từ cái gì"</w:t>
      </w:r>
    </w:p>
    <w:p w14:paraId="79BCD2FC" w14:textId="77777777" w:rsidR="003310CD" w:rsidRPr="003310CD" w:rsidRDefault="003310CD" w:rsidP="003310CD">
      <w:r w:rsidRPr="003310CD">
        <w:t>이</w:t>
      </w:r>
      <w:r w:rsidRPr="003310CD">
        <w:t xml:space="preserve"> </w:t>
      </w:r>
      <w:r w:rsidRPr="003310CD">
        <w:t>가방은</w:t>
      </w:r>
      <w:r w:rsidRPr="003310CD">
        <w:t xml:space="preserve"> </w:t>
      </w:r>
      <w:r w:rsidRPr="003310CD">
        <w:t>가죽</w:t>
      </w:r>
      <w:r w:rsidRPr="003310CD">
        <w:rPr>
          <w:b/>
          <w:bCs/>
        </w:rPr>
        <w:t>으로</w:t>
      </w:r>
      <w:r w:rsidRPr="003310CD">
        <w:t> </w:t>
      </w:r>
      <w:r w:rsidRPr="003310CD">
        <w:t>만들었어요</w:t>
      </w:r>
      <w:r w:rsidRPr="003310CD">
        <w:t>. </w:t>
      </w:r>
      <w:r w:rsidRPr="003310CD">
        <w:rPr>
          <w:i/>
          <w:iCs/>
        </w:rPr>
        <w:t>Chiếc túi này làm </w:t>
      </w:r>
      <w:r w:rsidRPr="003310CD">
        <w:rPr>
          <w:b/>
          <w:bCs/>
          <w:i/>
          <w:iCs/>
        </w:rPr>
        <w:t>từ</w:t>
      </w:r>
      <w:r w:rsidRPr="003310CD">
        <w:rPr>
          <w:i/>
          <w:iCs/>
        </w:rPr>
        <w:t> da.</w:t>
      </w:r>
    </w:p>
    <w:p w14:paraId="5BF700EF" w14:textId="77777777" w:rsidR="003310CD" w:rsidRPr="003310CD" w:rsidRDefault="003310CD" w:rsidP="003310CD">
      <w:r w:rsidRPr="003310CD">
        <w:rPr>
          <w:b/>
          <w:bCs/>
        </w:rPr>
        <w:t>④ Chỉ NGUYÊN NHÂN / LÝ DO — "vì / do"</w:t>
      </w:r>
    </w:p>
    <w:p w14:paraId="2DEBC68A" w14:textId="77777777" w:rsidR="003310CD" w:rsidRPr="003310CD" w:rsidRDefault="003310CD" w:rsidP="003310CD">
      <w:r w:rsidRPr="003310CD">
        <w:t>감기</w:t>
      </w:r>
      <w:r w:rsidRPr="003310CD">
        <w:rPr>
          <w:b/>
          <w:bCs/>
        </w:rPr>
        <w:t>로</w:t>
      </w:r>
      <w:r w:rsidRPr="003310CD">
        <w:t> </w:t>
      </w:r>
      <w:r w:rsidRPr="003310CD">
        <w:t>학교에</w:t>
      </w:r>
      <w:r w:rsidRPr="003310CD">
        <w:t xml:space="preserve"> </w:t>
      </w:r>
      <w:r w:rsidRPr="003310CD">
        <w:t>못</w:t>
      </w:r>
      <w:r w:rsidRPr="003310CD">
        <w:t xml:space="preserve"> </w:t>
      </w:r>
      <w:r w:rsidRPr="003310CD">
        <w:t>갔어요</w:t>
      </w:r>
      <w:r w:rsidRPr="003310CD">
        <w:t>. </w:t>
      </w:r>
      <w:r w:rsidRPr="003310CD">
        <w:rPr>
          <w:i/>
          <w:iCs/>
        </w:rPr>
        <w:t>Tôi không đến trường được </w:t>
      </w:r>
      <w:r w:rsidRPr="003310CD">
        <w:rPr>
          <w:b/>
          <w:bCs/>
          <w:i/>
          <w:iCs/>
        </w:rPr>
        <w:t>vì</w:t>
      </w:r>
      <w:r w:rsidRPr="003310CD">
        <w:rPr>
          <w:i/>
          <w:iCs/>
        </w:rPr>
        <w:t> cảm lạnh.</w:t>
      </w:r>
    </w:p>
    <w:p w14:paraId="492C5D52" w14:textId="77777777" w:rsidR="003310CD" w:rsidRPr="003310CD" w:rsidRDefault="003310CD" w:rsidP="003310CD">
      <w:r w:rsidRPr="003310CD">
        <w:pict w14:anchorId="1534B1F4">
          <v:rect id="_x0000_i2812" style="width:0;height:0" o:hralign="center" o:hrstd="t" o:hr="t" fillcolor="#a0a0a0" stroked="f"/>
        </w:pict>
      </w:r>
    </w:p>
    <w:p w14:paraId="4604EDAD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🔶</w:t>
      </w:r>
      <w:r w:rsidRPr="003310CD">
        <w:rPr>
          <w:b/>
          <w:bCs/>
        </w:rPr>
        <w:t xml:space="preserve"> Tổng Hợp 3 Trợ Từ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3"/>
        <w:gridCol w:w="2098"/>
        <w:gridCol w:w="3601"/>
      </w:tblGrid>
      <w:tr w:rsidR="003310CD" w:rsidRPr="003310CD" w14:paraId="1EFA0C4F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61EEC59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Trợ từ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B5DFEC1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Ý nghĩa cốt lõi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0030595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Câu hỏi để nhận biết</w:t>
            </w:r>
          </w:p>
        </w:tc>
      </w:tr>
      <w:tr w:rsidR="003310CD" w:rsidRPr="003310CD" w14:paraId="36DBDEC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9B6EABE" w14:textId="77777777" w:rsidR="003310CD" w:rsidRPr="003310CD" w:rsidRDefault="003310CD" w:rsidP="003310CD">
            <w:r w:rsidRPr="003310CD">
              <w:rPr>
                <w:b/>
                <w:bCs/>
              </w:rPr>
              <w:t>까지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9587621" w14:textId="77777777" w:rsidR="003310CD" w:rsidRPr="003310CD" w:rsidRDefault="003310CD" w:rsidP="003310CD">
            <w:r w:rsidRPr="003310CD">
              <w:t>điểm kết thúc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1B8BA9C" w14:textId="77777777" w:rsidR="003310CD" w:rsidRPr="003310CD" w:rsidRDefault="003310CD" w:rsidP="003310CD">
            <w:r w:rsidRPr="003310CD">
              <w:rPr>
                <w:i/>
                <w:iCs/>
              </w:rPr>
              <w:t>Kết thúc/dừng ở đâu? Đến khi nào?</w:t>
            </w:r>
          </w:p>
        </w:tc>
      </w:tr>
      <w:tr w:rsidR="003310CD" w:rsidRPr="003310CD" w14:paraId="443C40A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BFEEFB5" w14:textId="77777777" w:rsidR="003310CD" w:rsidRPr="003310CD" w:rsidRDefault="003310CD" w:rsidP="003310CD">
            <w:r w:rsidRPr="003310CD">
              <w:rPr>
                <w:b/>
                <w:bCs/>
              </w:rPr>
              <w:lastRenderedPageBreak/>
              <w:t>부터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E3EC40C" w14:textId="77777777" w:rsidR="003310CD" w:rsidRPr="003310CD" w:rsidRDefault="003310CD" w:rsidP="003310CD">
            <w:r w:rsidRPr="003310CD">
              <w:t>điểm bắt đầu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8F403A1" w14:textId="77777777" w:rsidR="003310CD" w:rsidRPr="003310CD" w:rsidRDefault="003310CD" w:rsidP="003310CD">
            <w:r w:rsidRPr="003310CD">
              <w:rPr>
                <w:i/>
                <w:iCs/>
              </w:rPr>
              <w:t>Bắt đầu từ khi nào? Từ đâu?</w:t>
            </w:r>
          </w:p>
        </w:tc>
      </w:tr>
      <w:tr w:rsidR="003310CD" w:rsidRPr="003310CD" w14:paraId="153741B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68A4387" w14:textId="77777777" w:rsidR="003310CD" w:rsidRPr="003310CD" w:rsidRDefault="003310CD" w:rsidP="003310CD">
            <w:r w:rsidRPr="003310CD">
              <w:rPr>
                <w:b/>
                <w:bCs/>
              </w:rPr>
              <w:t>(</w:t>
            </w:r>
            <w:r w:rsidRPr="003310CD">
              <w:rPr>
                <w:b/>
                <w:bCs/>
              </w:rPr>
              <w:t>으</w:t>
            </w:r>
            <w:r w:rsidRPr="003310CD">
              <w:rPr>
                <w:b/>
                <w:bCs/>
              </w:rPr>
              <w:t>)</w:t>
            </w:r>
            <w:r w:rsidRPr="003310CD">
              <w:rPr>
                <w:b/>
                <w:bCs/>
              </w:rPr>
              <w:t>로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14D769A" w14:textId="77777777" w:rsidR="003310CD" w:rsidRPr="003310CD" w:rsidRDefault="003310CD" w:rsidP="003310CD">
            <w:r w:rsidRPr="003310CD">
              <w:t>hướng / phương tiện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3CB9C47" w14:textId="77777777" w:rsidR="003310CD" w:rsidRPr="003310CD" w:rsidRDefault="003310CD" w:rsidP="003310CD">
            <w:r w:rsidRPr="003310CD">
              <w:rPr>
                <w:i/>
                <w:iCs/>
              </w:rPr>
              <w:t>Đi theo hướng nào? Dùng cái gì?</w:t>
            </w:r>
          </w:p>
        </w:tc>
      </w:tr>
    </w:tbl>
    <w:p w14:paraId="03DFB404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✏️</w:t>
      </w:r>
      <w:r w:rsidRPr="003310CD">
        <w:rPr>
          <w:b/>
          <w:bCs/>
        </w:rPr>
        <w:t xml:space="preserve"> Mini Quiz</w:t>
      </w:r>
    </w:p>
    <w:p w14:paraId="38099DF9" w14:textId="77777777" w:rsidR="003310CD" w:rsidRPr="003310CD" w:rsidRDefault="003310CD" w:rsidP="003310CD">
      <w:r w:rsidRPr="003310CD">
        <w:t>Điền </w:t>
      </w:r>
      <w:r w:rsidRPr="003310CD">
        <w:rPr>
          <w:b/>
          <w:bCs/>
        </w:rPr>
        <w:t>까지</w:t>
      </w:r>
      <w:r w:rsidRPr="003310CD">
        <w:rPr>
          <w:b/>
          <w:bCs/>
        </w:rPr>
        <w:t xml:space="preserve">, </w:t>
      </w:r>
      <w:r w:rsidRPr="003310CD">
        <w:rPr>
          <w:b/>
          <w:bCs/>
        </w:rPr>
        <w:t>부터</w:t>
      </w:r>
      <w:r w:rsidRPr="003310CD">
        <w:rPr>
          <w:b/>
          <w:bCs/>
        </w:rPr>
        <w:t>,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로</w:t>
      </w:r>
      <w:r w:rsidRPr="003310CD">
        <w:t> vào chỗ trống:</w:t>
      </w:r>
    </w:p>
    <w:p w14:paraId="63FE2CDA" w14:textId="77777777" w:rsidR="003310CD" w:rsidRPr="003310CD" w:rsidRDefault="003310CD" w:rsidP="003310CD">
      <w:pPr>
        <w:numPr>
          <w:ilvl w:val="0"/>
          <w:numId w:val="45"/>
        </w:numPr>
      </w:pPr>
      <w:r w:rsidRPr="003310CD">
        <w:t>회사는</w:t>
      </w:r>
      <w:r w:rsidRPr="003310CD">
        <w:t xml:space="preserve"> </w:t>
      </w:r>
      <w:r w:rsidRPr="003310CD">
        <w:t>오전</w:t>
      </w:r>
      <w:r w:rsidRPr="003310CD">
        <w:t xml:space="preserve"> 9</w:t>
      </w:r>
      <w:r w:rsidRPr="003310CD">
        <w:t>시</w:t>
      </w:r>
      <w:r w:rsidRPr="003310CD">
        <w:t xml:space="preserve">___ </w:t>
      </w:r>
      <w:r w:rsidRPr="003310CD">
        <w:t>오후</w:t>
      </w:r>
      <w:r w:rsidRPr="003310CD">
        <w:t xml:space="preserve"> 6</w:t>
      </w:r>
      <w:r w:rsidRPr="003310CD">
        <w:t>시</w:t>
      </w:r>
      <w:r w:rsidRPr="003310CD">
        <w:t xml:space="preserve">___ </w:t>
      </w:r>
      <w:r w:rsidRPr="003310CD">
        <w:t>해요</w:t>
      </w:r>
      <w:r w:rsidRPr="003310CD">
        <w:t>. </w:t>
      </w:r>
      <w:r w:rsidRPr="003310CD">
        <w:rPr>
          <w:i/>
          <w:iCs/>
        </w:rPr>
        <w:t>(Công ty làm từ 9 giờ sáng đến 6 giờ chiều.)</w:t>
      </w:r>
    </w:p>
    <w:p w14:paraId="290B8768" w14:textId="77777777" w:rsidR="003310CD" w:rsidRPr="003310CD" w:rsidRDefault="003310CD" w:rsidP="003310CD">
      <w:pPr>
        <w:numPr>
          <w:ilvl w:val="0"/>
          <w:numId w:val="45"/>
        </w:numPr>
      </w:pPr>
      <w:r w:rsidRPr="003310CD">
        <w:t>공항</w:t>
      </w:r>
      <w:r w:rsidRPr="003310CD">
        <w:t xml:space="preserve">___ </w:t>
      </w:r>
      <w:r w:rsidRPr="003310CD">
        <w:t>어떻게</w:t>
      </w:r>
      <w:r w:rsidRPr="003310CD">
        <w:t xml:space="preserve"> </w:t>
      </w:r>
      <w:r w:rsidRPr="003310CD">
        <w:t>가요</w:t>
      </w:r>
      <w:r w:rsidRPr="003310CD">
        <w:t>? </w:t>
      </w:r>
      <w:r w:rsidRPr="003310CD">
        <w:rPr>
          <w:i/>
          <w:iCs/>
        </w:rPr>
        <w:t>(Đến sân bay bằng gì / đi đường nào?)</w:t>
      </w:r>
    </w:p>
    <w:p w14:paraId="3A565CF3" w14:textId="77777777" w:rsidR="003310CD" w:rsidRPr="003310CD" w:rsidRDefault="003310CD" w:rsidP="003310CD">
      <w:pPr>
        <w:numPr>
          <w:ilvl w:val="0"/>
          <w:numId w:val="45"/>
        </w:numPr>
      </w:pPr>
      <w:r w:rsidRPr="003310CD">
        <w:t>집에서</w:t>
      </w:r>
      <w:r w:rsidRPr="003310CD">
        <w:t xml:space="preserve"> </w:t>
      </w:r>
      <w:r w:rsidRPr="003310CD">
        <w:t>여기</w:t>
      </w:r>
      <w:r w:rsidRPr="003310CD">
        <w:t xml:space="preserve">___ </w:t>
      </w:r>
      <w:r w:rsidRPr="003310CD">
        <w:t>버스</w:t>
      </w:r>
      <w:r w:rsidRPr="003310CD">
        <w:t xml:space="preserve">___ </w:t>
      </w:r>
      <w:r w:rsidRPr="003310CD">
        <w:t>왔어요</w:t>
      </w:r>
      <w:r w:rsidRPr="003310CD">
        <w:t>. </w:t>
      </w:r>
      <w:r w:rsidRPr="003310CD">
        <w:rPr>
          <w:i/>
          <w:iCs/>
        </w:rPr>
        <w:t>(Tôi đến đây từ nhà bằng xe buýt.)</w:t>
      </w:r>
    </w:p>
    <w:p w14:paraId="1E38AAA6" w14:textId="77777777" w:rsidR="003310CD" w:rsidRPr="003310CD" w:rsidRDefault="003310CD" w:rsidP="003310CD">
      <w:pPr>
        <w:numPr>
          <w:ilvl w:val="0"/>
          <w:numId w:val="45"/>
        </w:numPr>
      </w:pPr>
      <w:r w:rsidRPr="003310CD">
        <w:t>지금</w:t>
      </w:r>
      <w:r w:rsidRPr="003310CD">
        <w:t xml:space="preserve">___ </w:t>
      </w:r>
      <w:r w:rsidRPr="003310CD">
        <w:t>공부</w:t>
      </w:r>
      <w:r w:rsidRPr="003310CD">
        <w:t xml:space="preserve"> </w:t>
      </w:r>
      <w:r w:rsidRPr="003310CD">
        <w:t>시작할게요</w:t>
      </w:r>
      <w:r w:rsidRPr="003310CD">
        <w:t>. </w:t>
      </w:r>
      <w:r w:rsidRPr="003310CD">
        <w:rPr>
          <w:i/>
          <w:iCs/>
        </w:rPr>
        <w:t>(Tôi sẽ bắt đầu học từ bây giờ.)</w:t>
      </w:r>
    </w:p>
    <w:p w14:paraId="7EF76A02" w14:textId="77777777" w:rsidR="003310CD" w:rsidRPr="003310CD" w:rsidRDefault="003310CD" w:rsidP="003310CD">
      <w:pPr>
        <w:numPr>
          <w:ilvl w:val="0"/>
          <w:numId w:val="45"/>
        </w:numPr>
      </w:pPr>
      <w:r w:rsidRPr="003310CD">
        <w:t>이</w:t>
      </w:r>
      <w:r w:rsidRPr="003310CD">
        <w:t xml:space="preserve"> </w:t>
      </w:r>
      <w:r w:rsidRPr="003310CD">
        <w:t>약은</w:t>
      </w:r>
      <w:r w:rsidRPr="003310CD">
        <w:t xml:space="preserve"> </w:t>
      </w:r>
      <w:r w:rsidRPr="003310CD">
        <w:t>언제</w:t>
      </w:r>
      <w:r w:rsidRPr="003310CD">
        <w:t xml:space="preserve">___ </w:t>
      </w:r>
      <w:r w:rsidRPr="003310CD">
        <w:t>먹어야</w:t>
      </w:r>
      <w:r w:rsidRPr="003310CD">
        <w:t xml:space="preserve"> </w:t>
      </w:r>
      <w:r w:rsidRPr="003310CD">
        <w:t>해요</w:t>
      </w:r>
      <w:r w:rsidRPr="003310CD">
        <w:t>? </w:t>
      </w:r>
      <w:r w:rsidRPr="003310CD">
        <w:rPr>
          <w:i/>
          <w:iCs/>
        </w:rPr>
        <w:t>(Phải uống thuốc này đến khi nào?)</w:t>
      </w:r>
    </w:p>
    <w:p w14:paraId="74AAC868" w14:textId="77777777" w:rsidR="003310CD" w:rsidRPr="003310CD" w:rsidRDefault="003310CD" w:rsidP="003310CD">
      <w:r w:rsidRPr="003310CD">
        <w:t>&lt;details&gt; &lt;summary&gt;</w:t>
      </w:r>
      <w:r w:rsidRPr="003310CD">
        <w:rPr>
          <w:rFonts w:ascii="Segoe UI Emoji" w:hAnsi="Segoe UI Emoji" w:cs="Segoe UI Emoji"/>
        </w:rPr>
        <w:t>👉</w:t>
      </w:r>
      <w:r w:rsidRPr="003310CD">
        <w:t xml:space="preserve"> Xem đáp án&lt;/summary&gt;</w:t>
      </w:r>
    </w:p>
    <w:p w14:paraId="56D73D62" w14:textId="77777777" w:rsidR="003310CD" w:rsidRPr="003310CD" w:rsidRDefault="003310CD" w:rsidP="003310CD">
      <w:pPr>
        <w:numPr>
          <w:ilvl w:val="0"/>
          <w:numId w:val="46"/>
        </w:numPr>
      </w:pPr>
      <w:r w:rsidRPr="003310CD">
        <w:t>9</w:t>
      </w:r>
      <w:r w:rsidRPr="003310CD">
        <w:t>시</w:t>
      </w:r>
      <w:r w:rsidRPr="003310CD">
        <w:rPr>
          <w:b/>
          <w:bCs/>
        </w:rPr>
        <w:t>부터</w:t>
      </w:r>
      <w:r w:rsidRPr="003310CD">
        <w:t> / 6</w:t>
      </w:r>
      <w:r w:rsidRPr="003310CD">
        <w:t>시</w:t>
      </w:r>
      <w:r w:rsidRPr="003310CD">
        <w:rPr>
          <w:b/>
          <w:bCs/>
        </w:rPr>
        <w:t>까지</w:t>
      </w:r>
      <w:r w:rsidRPr="003310CD">
        <w:t> — cặp đôi thời gian</w:t>
      </w:r>
    </w:p>
    <w:p w14:paraId="1A5ABF55" w14:textId="77777777" w:rsidR="003310CD" w:rsidRPr="003310CD" w:rsidRDefault="003310CD" w:rsidP="003310CD">
      <w:pPr>
        <w:numPr>
          <w:ilvl w:val="0"/>
          <w:numId w:val="46"/>
        </w:numPr>
      </w:pPr>
      <w:r w:rsidRPr="003310CD">
        <w:t>공항</w:t>
      </w:r>
      <w:r w:rsidRPr="003310CD">
        <w:rPr>
          <w:b/>
          <w:bCs/>
        </w:rPr>
        <w:t>으로</w:t>
      </w:r>
      <w:r w:rsidRPr="003310CD">
        <w:t> — hướng di chuyển (</w:t>
      </w:r>
      <w:r w:rsidRPr="003310CD">
        <w:t>공항</w:t>
      </w:r>
      <w:r w:rsidRPr="003310CD">
        <w:t xml:space="preserve"> kết thúc bằng </w:t>
      </w:r>
      <w:r w:rsidRPr="003310CD">
        <w:t>ㅇ</w:t>
      </w:r>
      <w:r w:rsidRPr="003310CD">
        <w:t xml:space="preserve"> phụ âm → </w:t>
      </w:r>
      <w:r w:rsidRPr="003310CD">
        <w:t>으로</w:t>
      </w:r>
      <w:r w:rsidRPr="003310CD">
        <w:t>)</w:t>
      </w:r>
    </w:p>
    <w:p w14:paraId="266AD47B" w14:textId="77777777" w:rsidR="003310CD" w:rsidRPr="003310CD" w:rsidRDefault="003310CD" w:rsidP="003310CD">
      <w:pPr>
        <w:numPr>
          <w:ilvl w:val="0"/>
          <w:numId w:val="46"/>
        </w:numPr>
      </w:pPr>
      <w:r w:rsidRPr="003310CD">
        <w:t>여기</w:t>
      </w:r>
      <w:r w:rsidRPr="003310CD">
        <w:rPr>
          <w:b/>
          <w:bCs/>
        </w:rPr>
        <w:t>까지</w:t>
      </w:r>
      <w:r w:rsidRPr="003310CD">
        <w:t xml:space="preserve"> / </w:t>
      </w:r>
      <w:r w:rsidRPr="003310CD">
        <w:t>버스</w:t>
      </w:r>
      <w:r w:rsidRPr="003310CD">
        <w:rPr>
          <w:b/>
          <w:bCs/>
        </w:rPr>
        <w:t>로</w:t>
      </w:r>
      <w:r w:rsidRPr="003310CD">
        <w:t> — điểm kết thúc + phương tiện</w:t>
      </w:r>
    </w:p>
    <w:p w14:paraId="6B6639CA" w14:textId="77777777" w:rsidR="003310CD" w:rsidRPr="003310CD" w:rsidRDefault="003310CD" w:rsidP="003310CD">
      <w:pPr>
        <w:numPr>
          <w:ilvl w:val="0"/>
          <w:numId w:val="46"/>
        </w:numPr>
      </w:pPr>
      <w:r w:rsidRPr="003310CD">
        <w:t>지금</w:t>
      </w:r>
      <w:r w:rsidRPr="003310CD">
        <w:rPr>
          <w:b/>
          <w:bCs/>
        </w:rPr>
        <w:t>부터</w:t>
      </w:r>
      <w:r w:rsidRPr="003310CD">
        <w:t> — điểm bắt đầu về thời gian</w:t>
      </w:r>
    </w:p>
    <w:p w14:paraId="4BC3E2AF" w14:textId="77777777" w:rsidR="003310CD" w:rsidRPr="003310CD" w:rsidRDefault="003310CD" w:rsidP="003310CD">
      <w:pPr>
        <w:numPr>
          <w:ilvl w:val="0"/>
          <w:numId w:val="46"/>
        </w:numPr>
      </w:pPr>
      <w:r w:rsidRPr="003310CD">
        <w:t>언제</w:t>
      </w:r>
      <w:r w:rsidRPr="003310CD">
        <w:rPr>
          <w:b/>
          <w:bCs/>
        </w:rPr>
        <w:t>까지</w:t>
      </w:r>
      <w:r w:rsidRPr="003310CD">
        <w:t> — điểm kết thúc, hỏi thời gian</w:t>
      </w:r>
    </w:p>
    <w:p w14:paraId="34DC276C" w14:textId="77777777" w:rsidR="003310CD" w:rsidRPr="003310CD" w:rsidRDefault="003310CD" w:rsidP="003310CD">
      <w:r w:rsidRPr="003310CD">
        <w:t>&lt;/details&gt;</w:t>
      </w:r>
    </w:p>
    <w:p w14:paraId="7CE11786" w14:textId="77777777" w:rsidR="003310CD" w:rsidRPr="003310CD" w:rsidRDefault="003310CD" w:rsidP="003310CD">
      <w:r w:rsidRPr="003310CD">
        <w:pict w14:anchorId="219BA1FA">
          <v:rect id="_x0000_i2813" style="width:0;height:0" o:hralign="center" o:hrstd="t" o:hr="t" fillcolor="#a0a0a0" stroked="f"/>
        </w:pict>
      </w:r>
    </w:p>
    <w:p w14:paraId="62505FD8" w14:textId="77777777" w:rsidR="003310CD" w:rsidRPr="003310CD" w:rsidRDefault="003310CD" w:rsidP="003310CD">
      <w:r w:rsidRPr="003310CD">
        <w:rPr>
          <w:rFonts w:ascii="Segoe UI Emoji" w:hAnsi="Segoe UI Emoji" w:cs="Segoe UI Emoji"/>
        </w:rPr>
        <w:t>✅</w:t>
      </w:r>
      <w:r w:rsidRPr="003310CD">
        <w:t> </w:t>
      </w:r>
      <w:r w:rsidRPr="003310CD">
        <w:rPr>
          <w:b/>
          <w:bCs/>
        </w:rPr>
        <w:t>Xong Bài 4!</w:t>
      </w:r>
      <w:r w:rsidRPr="003310CD">
        <w:t> Gõ </w:t>
      </w:r>
      <w:r w:rsidRPr="003310CD">
        <w:rPr>
          <w:b/>
          <w:bCs/>
        </w:rPr>
        <w:t>"tiếp"</w:t>
      </w:r>
      <w:r w:rsidRPr="003310CD">
        <w:t> để sang </w:t>
      </w:r>
      <w:r w:rsidRPr="003310CD">
        <w:rPr>
          <w:b/>
          <w:bCs/>
        </w:rPr>
        <w:t xml:space="preserve">No.14 </w:t>
      </w:r>
      <w:r w:rsidRPr="003310CD">
        <w:rPr>
          <w:b/>
          <w:bCs/>
        </w:rPr>
        <w:t>께</w:t>
      </w:r>
      <w:r w:rsidRPr="003310CD">
        <w:rPr>
          <w:b/>
          <w:bCs/>
        </w:rPr>
        <w:t xml:space="preserve"> · No.16 </w:t>
      </w:r>
      <w:r w:rsidRPr="003310CD">
        <w:rPr>
          <w:b/>
          <w:bCs/>
        </w:rPr>
        <w:t>에게</w:t>
      </w:r>
      <w:r w:rsidRPr="003310CD">
        <w:rPr>
          <w:b/>
          <w:bCs/>
        </w:rPr>
        <w:t xml:space="preserve"> · No.18 </w:t>
      </w:r>
      <w:r w:rsidRPr="003310CD">
        <w:rPr>
          <w:b/>
          <w:bCs/>
        </w:rPr>
        <w:t>한테</w:t>
      </w:r>
      <w:r w:rsidRPr="003310CD">
        <w:t> — nhóm trợ từ "cho / đến người" với 3 mức độ kính ngữ nhé!</w:t>
      </w:r>
    </w:p>
    <w:p w14:paraId="4079DE86" w14:textId="77777777" w:rsidR="003310CD" w:rsidRPr="003310CD" w:rsidRDefault="003310CD" w:rsidP="003310CD">
      <w:r w:rsidRPr="003310CD">
        <w:t>tiếp</w:t>
      </w:r>
    </w:p>
    <w:p w14:paraId="1E5A9A97" w14:textId="77777777" w:rsidR="003310CD" w:rsidRPr="003310CD" w:rsidRDefault="003310CD" w:rsidP="003310CD">
      <w:r w:rsidRPr="003310CD">
        <w:t>Apr 10</w:t>
      </w:r>
    </w:p>
    <w:p w14:paraId="14E95984" w14:textId="77777777" w:rsidR="003310CD" w:rsidRPr="003310CD" w:rsidRDefault="003310CD" w:rsidP="003310CD">
      <w:r w:rsidRPr="003310CD">
        <w:lastRenderedPageBreak/>
        <w:t>Identified progression to next Korean grammar lesson</w:t>
      </w:r>
    </w:p>
    <w:p w14:paraId="571BDB71" w14:textId="77777777" w:rsidR="003310CD" w:rsidRPr="003310CD" w:rsidRDefault="003310CD" w:rsidP="003310CD">
      <w:r w:rsidRPr="003310CD">
        <w:t>Identified progression to next Korean grammar lesson</w:t>
      </w:r>
    </w:p>
    <w:p w14:paraId="62BE6A9F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📚</w:t>
      </w:r>
      <w:r w:rsidRPr="003310CD">
        <w:rPr>
          <w:b/>
          <w:bCs/>
        </w:rPr>
        <w:t xml:space="preserve"> Bài 5 — Trợ Từ Chỉ Người Nhận &amp; Nguồn Gốc (No.14–19)</w:t>
      </w:r>
    </w:p>
    <w:p w14:paraId="3E0D372B" w14:textId="77777777" w:rsidR="003310CD" w:rsidRPr="003310CD" w:rsidRDefault="003310CD" w:rsidP="003310CD">
      <w:r w:rsidRPr="003310CD">
        <w:rPr>
          <w:b/>
          <w:bCs/>
        </w:rPr>
        <w:t>께</w:t>
      </w:r>
      <w:r w:rsidRPr="003310CD">
        <w:rPr>
          <w:b/>
          <w:bCs/>
        </w:rPr>
        <w:t xml:space="preserve"> / </w:t>
      </w:r>
      <w:r w:rsidRPr="003310CD">
        <w:rPr>
          <w:b/>
          <w:bCs/>
        </w:rPr>
        <w:t>에게</w:t>
      </w:r>
      <w:r w:rsidRPr="003310CD">
        <w:rPr>
          <w:b/>
          <w:bCs/>
        </w:rPr>
        <w:t xml:space="preserve"> / </w:t>
      </w:r>
      <w:r w:rsidRPr="003310CD">
        <w:rPr>
          <w:b/>
          <w:bCs/>
        </w:rPr>
        <w:t>한테</w:t>
      </w:r>
      <w:r w:rsidRPr="003310CD">
        <w:t> (cho / đến người) </w:t>
      </w:r>
      <w:r w:rsidRPr="003310CD">
        <w:rPr>
          <w:b/>
          <w:bCs/>
        </w:rPr>
        <w:t>께서</w:t>
      </w:r>
      <w:r w:rsidRPr="003310CD">
        <w:rPr>
          <w:b/>
          <w:bCs/>
        </w:rPr>
        <w:t xml:space="preserve"> / </w:t>
      </w:r>
      <w:r w:rsidRPr="003310CD">
        <w:rPr>
          <w:b/>
          <w:bCs/>
        </w:rPr>
        <w:t>에게서</w:t>
      </w:r>
      <w:r w:rsidRPr="003310CD">
        <w:rPr>
          <w:b/>
          <w:bCs/>
        </w:rPr>
        <w:t xml:space="preserve"> / </w:t>
      </w:r>
      <w:r w:rsidRPr="003310CD">
        <w:rPr>
          <w:b/>
          <w:bCs/>
        </w:rPr>
        <w:t>한테서</w:t>
      </w:r>
      <w:r w:rsidRPr="003310CD">
        <w:t> (từ người) Nhóm này xoay quanh </w:t>
      </w:r>
      <w:r w:rsidRPr="003310CD">
        <w:rPr>
          <w:b/>
          <w:bCs/>
        </w:rPr>
        <w:t>một trục duy nhất: mức độ kính trọng</w:t>
      </w:r>
      <w:r w:rsidRPr="003310CD">
        <w:t> — hiểu đúng là dùng đúng ngay!</w:t>
      </w:r>
    </w:p>
    <w:p w14:paraId="1C0A4B8F" w14:textId="77777777" w:rsidR="003310CD" w:rsidRPr="003310CD" w:rsidRDefault="003310CD" w:rsidP="003310CD">
      <w:r w:rsidRPr="003310CD">
        <w:pict w14:anchorId="6AA1C078">
          <v:rect id="_x0000_i2814" style="width:0;height:0" o:hralign="center" o:hrstd="t" o:hr="t" fillcolor="#a0a0a0" stroked="f"/>
        </w:pict>
      </w:r>
    </w:p>
    <w:p w14:paraId="520165BE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🔷</w:t>
      </w:r>
      <w:r w:rsidRPr="003310CD">
        <w:rPr>
          <w:b/>
          <w:bCs/>
        </w:rPr>
        <w:t xml:space="preserve"> Bức Tranh Tổng Thể Trước</w:t>
      </w:r>
    </w:p>
    <w:p w14:paraId="1AA91E17" w14:textId="77777777" w:rsidR="003310CD" w:rsidRPr="003310CD" w:rsidRDefault="003310CD" w:rsidP="003310CD">
      <w:r w:rsidRPr="003310CD">
        <w:t>Trước khi đi vào từng cái, hãy nhìn toàn cảnh: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1530"/>
        <w:gridCol w:w="1405"/>
        <w:gridCol w:w="1419"/>
      </w:tblGrid>
      <w:tr w:rsidR="003310CD" w:rsidRPr="003310CD" w14:paraId="63B04DEE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4F419B1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Hướng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8A8421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 xml:space="preserve">Kính ngữ </w:t>
            </w:r>
            <w:r w:rsidRPr="003310CD">
              <w:rPr>
                <w:rFonts w:ascii="Segoe UI Emoji" w:hAnsi="Segoe UI Emoji" w:cs="Segoe UI Emoji"/>
                <w:b/>
                <w:bCs/>
              </w:rPr>
              <w:t>👴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3FB9DE2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 xml:space="preserve">Trung lập </w:t>
            </w:r>
            <w:r w:rsidRPr="003310CD">
              <w:rPr>
                <w:rFonts w:ascii="Segoe UI Emoji" w:hAnsi="Segoe UI Emoji" w:cs="Segoe UI Emoji"/>
                <w:b/>
                <w:bCs/>
              </w:rPr>
              <w:t>✍️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6E4D446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 xml:space="preserve">Thân mật </w:t>
            </w:r>
            <w:r w:rsidRPr="003310CD">
              <w:rPr>
                <w:rFonts w:ascii="Segoe UI Emoji" w:hAnsi="Segoe UI Emoji" w:cs="Segoe UI Emoji"/>
                <w:b/>
                <w:bCs/>
              </w:rPr>
              <w:t>🗣️</w:t>
            </w:r>
          </w:p>
        </w:tc>
      </w:tr>
      <w:tr w:rsidR="003310CD" w:rsidRPr="003310CD" w14:paraId="4FB9046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DAA8EC1" w14:textId="77777777" w:rsidR="003310CD" w:rsidRPr="003310CD" w:rsidRDefault="003310CD" w:rsidP="003310CD">
            <w:r w:rsidRPr="003310CD">
              <w:rPr>
                <w:b/>
                <w:bCs/>
              </w:rPr>
              <w:t>Đến / Cho</w:t>
            </w:r>
            <w:r w:rsidRPr="003310CD">
              <w:t> (to)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3338684" w14:textId="77777777" w:rsidR="003310CD" w:rsidRPr="003310CD" w:rsidRDefault="003310CD" w:rsidP="003310CD">
            <w:r w:rsidRPr="003310CD">
              <w:rPr>
                <w:b/>
                <w:bCs/>
              </w:rPr>
              <w:t>께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ABC27EE" w14:textId="77777777" w:rsidR="003310CD" w:rsidRPr="003310CD" w:rsidRDefault="003310CD" w:rsidP="003310CD">
            <w:r w:rsidRPr="003310CD">
              <w:rPr>
                <w:b/>
                <w:bCs/>
              </w:rPr>
              <w:t>에게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F54B538" w14:textId="77777777" w:rsidR="003310CD" w:rsidRPr="003310CD" w:rsidRDefault="003310CD" w:rsidP="003310CD">
            <w:r w:rsidRPr="003310CD">
              <w:rPr>
                <w:b/>
                <w:bCs/>
              </w:rPr>
              <w:t>한테</w:t>
            </w:r>
          </w:p>
        </w:tc>
      </w:tr>
      <w:tr w:rsidR="003310CD" w:rsidRPr="003310CD" w14:paraId="33F4C2B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7EBB6B2" w14:textId="77777777" w:rsidR="003310CD" w:rsidRPr="003310CD" w:rsidRDefault="003310CD" w:rsidP="003310CD">
            <w:r w:rsidRPr="003310CD">
              <w:rPr>
                <w:b/>
                <w:bCs/>
              </w:rPr>
              <w:t>Từ</w:t>
            </w:r>
            <w:r w:rsidRPr="003310CD">
              <w:t> (from)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8CC901F" w14:textId="77777777" w:rsidR="003310CD" w:rsidRPr="003310CD" w:rsidRDefault="003310CD" w:rsidP="003310CD">
            <w:r w:rsidRPr="003310CD">
              <w:rPr>
                <w:b/>
                <w:bCs/>
              </w:rPr>
              <w:t>께서</w:t>
            </w:r>
            <w:r w:rsidRPr="003310CD">
              <w:t> </w:t>
            </w:r>
            <w:r w:rsidRPr="003310CD">
              <w:rPr>
                <w:i/>
                <w:iCs/>
              </w:rPr>
              <w:t>(đặc biệt)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AC1DDB6" w14:textId="77777777" w:rsidR="003310CD" w:rsidRPr="003310CD" w:rsidRDefault="003310CD" w:rsidP="003310CD">
            <w:r w:rsidRPr="003310CD">
              <w:rPr>
                <w:b/>
                <w:bCs/>
              </w:rPr>
              <w:t>에게서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A63710C" w14:textId="77777777" w:rsidR="003310CD" w:rsidRPr="003310CD" w:rsidRDefault="003310CD" w:rsidP="003310CD">
            <w:r w:rsidRPr="003310CD">
              <w:rPr>
                <w:b/>
                <w:bCs/>
              </w:rPr>
              <w:t>한테서</w:t>
            </w:r>
          </w:p>
        </w:tc>
      </w:tr>
      <w:tr w:rsidR="003310CD" w:rsidRPr="003310CD" w14:paraId="74D968D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FDE826E" w14:textId="77777777" w:rsidR="003310CD" w:rsidRPr="003310CD" w:rsidRDefault="003310CD" w:rsidP="003310CD">
            <w:r w:rsidRPr="003310CD">
              <w:t>Dùng với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63E8649" w14:textId="77777777" w:rsidR="003310CD" w:rsidRPr="003310CD" w:rsidRDefault="003310CD" w:rsidP="003310CD">
            <w:r w:rsidRPr="003310CD">
              <w:t>Người bề trên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7B26D92" w14:textId="77777777" w:rsidR="003310CD" w:rsidRPr="003310CD" w:rsidRDefault="003310CD" w:rsidP="003310CD">
            <w:r w:rsidRPr="003310CD">
              <w:t>Văn viết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32245B8" w14:textId="77777777" w:rsidR="003310CD" w:rsidRPr="003310CD" w:rsidRDefault="003310CD" w:rsidP="003310CD">
            <w:r w:rsidRPr="003310CD">
              <w:t>Khẩu ngữ</w:t>
            </w:r>
          </w:p>
        </w:tc>
      </w:tr>
    </w:tbl>
    <w:p w14:paraId="53985833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🔷</w:t>
      </w:r>
      <w:r w:rsidRPr="003310CD">
        <w:rPr>
          <w:b/>
          <w:bCs/>
        </w:rPr>
        <w:t xml:space="preserve"> No.16 — </w:t>
      </w:r>
      <w:r w:rsidRPr="003310CD">
        <w:rPr>
          <w:b/>
          <w:bCs/>
        </w:rPr>
        <w:t>에게</w:t>
      </w:r>
      <w:r w:rsidRPr="003310CD">
        <w:rPr>
          <w:b/>
          <w:bCs/>
        </w:rPr>
        <w:t xml:space="preserve"> (đến / cho — văn viết trung lập)</w:t>
      </w:r>
    </w:p>
    <w:p w14:paraId="167C70AD" w14:textId="77777777" w:rsidR="003310CD" w:rsidRPr="003310CD" w:rsidRDefault="003310CD" w:rsidP="003310CD">
      <w:r w:rsidRPr="003310CD">
        <w:t xml:space="preserve">Học </w:t>
      </w:r>
      <w:r w:rsidRPr="003310CD">
        <w:t>에게</w:t>
      </w:r>
      <w:r w:rsidRPr="003310CD">
        <w:t xml:space="preserve"> trước vì đây là </w:t>
      </w:r>
      <w:r w:rsidRPr="003310CD">
        <w:rPr>
          <w:b/>
          <w:bCs/>
        </w:rPr>
        <w:t>gốc</w:t>
      </w:r>
      <w:r w:rsidRPr="003310CD">
        <w:t> — hai cái còn lại biến thể từ đây</w:t>
      </w:r>
    </w:p>
    <w:p w14:paraId="3EFB4FA6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Công thức</w:t>
      </w:r>
    </w:p>
    <w:p w14:paraId="4A2B72FD" w14:textId="77777777" w:rsidR="003310CD" w:rsidRPr="003310CD" w:rsidRDefault="003310CD" w:rsidP="003310CD">
      <w:r w:rsidRPr="003310CD">
        <w:t xml:space="preserve">Danh từ chỉ NGƯỜI / ĐỘNG VẬT + </w:t>
      </w:r>
      <w:r w:rsidRPr="003310CD">
        <w:t>에게</w:t>
      </w:r>
    </w:p>
    <w:p w14:paraId="7FE72C06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Cách dùng — "đến / cho ai đó"</w:t>
      </w:r>
    </w:p>
    <w:p w14:paraId="6290D365" w14:textId="77777777" w:rsidR="003310CD" w:rsidRPr="003310CD" w:rsidRDefault="003310CD" w:rsidP="003310CD">
      <w:r w:rsidRPr="003310CD">
        <w:t>우리</w:t>
      </w:r>
      <w:r w:rsidRPr="003310CD">
        <w:t xml:space="preserve"> </w:t>
      </w:r>
      <w:r w:rsidRPr="003310CD">
        <w:t>엄마</w:t>
      </w:r>
      <w:r w:rsidRPr="003310CD">
        <w:rPr>
          <w:b/>
          <w:bCs/>
        </w:rPr>
        <w:t>에게</w:t>
      </w:r>
      <w:r w:rsidRPr="003310CD">
        <w:t> </w:t>
      </w:r>
      <w:r w:rsidRPr="003310CD">
        <w:t>주고</w:t>
      </w:r>
      <w:r w:rsidRPr="003310CD">
        <w:t xml:space="preserve"> </w:t>
      </w:r>
      <w:r w:rsidRPr="003310CD">
        <w:t>싶어요</w:t>
      </w:r>
      <w:r w:rsidRPr="003310CD">
        <w:t>. </w:t>
      </w:r>
      <w:r w:rsidRPr="003310CD">
        <w:rPr>
          <w:i/>
          <w:iCs/>
        </w:rPr>
        <w:t>Tôi muốn tặng cho mẹ.</w:t>
      </w:r>
    </w:p>
    <w:p w14:paraId="690AB536" w14:textId="77777777" w:rsidR="003310CD" w:rsidRPr="003310CD" w:rsidRDefault="003310CD" w:rsidP="003310CD">
      <w:r w:rsidRPr="003310CD">
        <w:t>친구</w:t>
      </w:r>
      <w:r w:rsidRPr="003310CD">
        <w:rPr>
          <w:b/>
          <w:bCs/>
        </w:rPr>
        <w:t>에게</w:t>
      </w:r>
      <w:r w:rsidRPr="003310CD">
        <w:t> </w:t>
      </w:r>
      <w:r w:rsidRPr="003310CD">
        <w:t>편지를</w:t>
      </w:r>
      <w:r w:rsidRPr="003310CD">
        <w:t xml:space="preserve"> </w:t>
      </w:r>
      <w:r w:rsidRPr="003310CD">
        <w:t>썼어요</w:t>
      </w:r>
      <w:r w:rsidRPr="003310CD">
        <w:t>. </w:t>
      </w:r>
      <w:r w:rsidRPr="003310CD">
        <w:rPr>
          <w:i/>
          <w:iCs/>
        </w:rPr>
        <w:t>Tôi đã viết thư cho bạn.</w:t>
      </w:r>
    </w:p>
    <w:p w14:paraId="5AD6CB8E" w14:textId="77777777" w:rsidR="003310CD" w:rsidRPr="003310CD" w:rsidRDefault="003310CD" w:rsidP="003310CD">
      <w:r w:rsidRPr="003310CD">
        <w:t>강아지</w:t>
      </w:r>
      <w:r w:rsidRPr="003310CD">
        <w:rPr>
          <w:b/>
          <w:bCs/>
        </w:rPr>
        <w:t>에게</w:t>
      </w:r>
      <w:r w:rsidRPr="003310CD">
        <w:t> </w:t>
      </w:r>
      <w:r w:rsidRPr="003310CD">
        <w:t>밥을</w:t>
      </w:r>
      <w:r w:rsidRPr="003310CD">
        <w:t xml:space="preserve"> </w:t>
      </w:r>
      <w:r w:rsidRPr="003310CD">
        <w:t>줬어요</w:t>
      </w:r>
      <w:r w:rsidRPr="003310CD">
        <w:t>. </w:t>
      </w:r>
      <w:r w:rsidRPr="003310CD">
        <w:rPr>
          <w:i/>
          <w:iCs/>
        </w:rPr>
        <w:t>Tôi đã cho chó ăn.</w:t>
      </w:r>
    </w:p>
    <w:p w14:paraId="7D4BF8D9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Ngữ cảnh</w:t>
      </w:r>
    </w:p>
    <w:p w14:paraId="66969D1B" w14:textId="77777777" w:rsidR="003310CD" w:rsidRPr="003310CD" w:rsidRDefault="003310CD" w:rsidP="003310CD">
      <w:r w:rsidRPr="003310CD">
        <w:rPr>
          <w:rFonts w:ascii="Segoe UI Emoji" w:hAnsi="Segoe UI Emoji" w:cs="Segoe UI Emoji"/>
        </w:rPr>
        <w:t>✍️</w:t>
      </w:r>
      <w:r w:rsidRPr="003310CD">
        <w:t xml:space="preserve"> Văn viết, email, tin nhắn trang trọng Ít dùng trong hội thoại hàng ngày</w:t>
      </w:r>
    </w:p>
    <w:p w14:paraId="3B1613D0" w14:textId="77777777" w:rsidR="003310CD" w:rsidRPr="003310CD" w:rsidRDefault="003310CD" w:rsidP="003310CD">
      <w:r w:rsidRPr="003310CD">
        <w:pict w14:anchorId="5A61B4D4">
          <v:rect id="_x0000_i2815" style="width:0;height:0" o:hralign="center" o:hrstd="t" o:hr="t" fillcolor="#a0a0a0" stroked="f"/>
        </w:pict>
      </w:r>
    </w:p>
    <w:p w14:paraId="5902E7D4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lastRenderedPageBreak/>
        <w:t>🔷</w:t>
      </w:r>
      <w:r w:rsidRPr="003310CD">
        <w:rPr>
          <w:b/>
          <w:bCs/>
        </w:rPr>
        <w:t xml:space="preserve"> No.18 — </w:t>
      </w:r>
      <w:r w:rsidRPr="003310CD">
        <w:rPr>
          <w:b/>
          <w:bCs/>
        </w:rPr>
        <w:t>한테</w:t>
      </w:r>
      <w:r w:rsidRPr="003310CD">
        <w:rPr>
          <w:b/>
          <w:bCs/>
        </w:rPr>
        <w:t xml:space="preserve"> (đến / cho — khẩu ngữ thân mật)</w:t>
      </w:r>
    </w:p>
    <w:p w14:paraId="5F84A4FA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Công thức</w:t>
      </w:r>
    </w:p>
    <w:p w14:paraId="7EB9F969" w14:textId="77777777" w:rsidR="003310CD" w:rsidRPr="003310CD" w:rsidRDefault="003310CD" w:rsidP="003310CD">
      <w:r w:rsidRPr="003310CD">
        <w:t xml:space="preserve">Danh từ chỉ NGƯỜI / ĐỘNG VẬT + </w:t>
      </w:r>
      <w:r w:rsidRPr="003310CD">
        <w:t>한테</w:t>
      </w:r>
    </w:p>
    <w:p w14:paraId="3FA2353E" w14:textId="77777777" w:rsidR="003310CD" w:rsidRPr="003310CD" w:rsidRDefault="003310CD" w:rsidP="003310CD">
      <w:r w:rsidRPr="003310CD">
        <w:t xml:space="preserve">Không biến hình — luôn là </w:t>
      </w:r>
      <w:r w:rsidRPr="003310CD">
        <w:t>한테</w:t>
      </w:r>
    </w:p>
    <w:p w14:paraId="4CE16E5A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Cách dùng</w:t>
      </w:r>
    </w:p>
    <w:p w14:paraId="7F5362EF" w14:textId="77777777" w:rsidR="003310CD" w:rsidRPr="003310CD" w:rsidRDefault="003310CD" w:rsidP="003310CD">
      <w:r w:rsidRPr="003310CD">
        <w:t>백화점</w:t>
      </w:r>
      <w:r w:rsidRPr="003310CD">
        <w:t xml:space="preserve"> </w:t>
      </w:r>
      <w:r w:rsidRPr="003310CD">
        <w:t>안내원</w:t>
      </w:r>
      <w:r w:rsidRPr="003310CD">
        <w:rPr>
          <w:b/>
          <w:bCs/>
        </w:rPr>
        <w:t>한테</w:t>
      </w:r>
      <w:r w:rsidRPr="003310CD">
        <w:t> </w:t>
      </w:r>
      <w:r w:rsidRPr="003310CD">
        <w:t>물어보세요</w:t>
      </w:r>
      <w:r w:rsidRPr="003310CD">
        <w:t>. </w:t>
      </w:r>
      <w:r w:rsidRPr="003310CD">
        <w:rPr>
          <w:i/>
          <w:iCs/>
        </w:rPr>
        <w:t>Hãy hỏi nhân viên hướng dẫn ở trung tâm thương mại.</w:t>
      </w:r>
    </w:p>
    <w:p w14:paraId="3D076EC6" w14:textId="77777777" w:rsidR="003310CD" w:rsidRPr="003310CD" w:rsidRDefault="003310CD" w:rsidP="003310CD">
      <w:r w:rsidRPr="003310CD">
        <w:t>엄마</w:t>
      </w:r>
      <w:r w:rsidRPr="003310CD">
        <w:rPr>
          <w:b/>
          <w:bCs/>
        </w:rPr>
        <w:t>한테</w:t>
      </w:r>
      <w:r w:rsidRPr="003310CD">
        <w:t> </w:t>
      </w:r>
      <w:r w:rsidRPr="003310CD">
        <w:t>말했어요</w:t>
      </w:r>
      <w:r w:rsidRPr="003310CD">
        <w:t>. </w:t>
      </w:r>
      <w:r w:rsidRPr="003310CD">
        <w:rPr>
          <w:i/>
          <w:iCs/>
        </w:rPr>
        <w:t>Tôi đã nói với mẹ.</w:t>
      </w:r>
    </w:p>
    <w:p w14:paraId="613176D2" w14:textId="77777777" w:rsidR="003310CD" w:rsidRPr="003310CD" w:rsidRDefault="003310CD" w:rsidP="003310CD">
      <w:r w:rsidRPr="003310CD">
        <w:t>그</w:t>
      </w:r>
      <w:r w:rsidRPr="003310CD">
        <w:t xml:space="preserve"> </w:t>
      </w:r>
      <w:r w:rsidRPr="003310CD">
        <w:t>사람</w:t>
      </w:r>
      <w:r w:rsidRPr="003310CD">
        <w:rPr>
          <w:b/>
          <w:bCs/>
        </w:rPr>
        <w:t>한테</w:t>
      </w:r>
      <w:r w:rsidRPr="003310CD">
        <w:t> </w:t>
      </w:r>
      <w:r w:rsidRPr="003310CD">
        <w:t>연락해</w:t>
      </w:r>
      <w:r w:rsidRPr="003310CD">
        <w:t xml:space="preserve"> </w:t>
      </w:r>
      <w:r w:rsidRPr="003310CD">
        <w:t>봐요</w:t>
      </w:r>
      <w:r w:rsidRPr="003310CD">
        <w:t>. </w:t>
      </w:r>
      <w:r w:rsidRPr="003310CD">
        <w:rPr>
          <w:i/>
          <w:iCs/>
        </w:rPr>
        <w:t>Thử liên lạc với người đó xem.</w:t>
      </w:r>
    </w:p>
    <w:p w14:paraId="41A84EC6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Ngữ cảnh</w:t>
      </w:r>
    </w:p>
    <w:p w14:paraId="70E2DEC3" w14:textId="77777777" w:rsidR="003310CD" w:rsidRPr="003310CD" w:rsidRDefault="003310CD" w:rsidP="003310CD">
      <w:r w:rsidRPr="003310CD">
        <w:rPr>
          <w:rFonts w:ascii="Segoe UI Emoji" w:hAnsi="Segoe UI Emoji" w:cs="Segoe UI Emoji"/>
        </w:rPr>
        <w:t>🗣️</w:t>
      </w:r>
      <w:r w:rsidRPr="003310CD">
        <w:t xml:space="preserve"> Hội thoại hàng ngày, nói chuyện với bạn bè Dùng thoải mái nhất trong 3 loại</w:t>
      </w:r>
    </w:p>
    <w:p w14:paraId="4A88E111" w14:textId="77777777" w:rsidR="003310CD" w:rsidRPr="003310CD" w:rsidRDefault="003310CD" w:rsidP="003310CD">
      <w:r w:rsidRPr="003310CD">
        <w:pict w14:anchorId="7162FECE">
          <v:rect id="_x0000_i2816" style="width:0;height:0" o:hralign="center" o:hrstd="t" o:hr="t" fillcolor="#a0a0a0" stroked="f"/>
        </w:pict>
      </w:r>
    </w:p>
    <w:p w14:paraId="002F1755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🔷</w:t>
      </w:r>
      <w:r w:rsidRPr="003310CD">
        <w:rPr>
          <w:b/>
          <w:bCs/>
        </w:rPr>
        <w:t xml:space="preserve"> No.14 — </w:t>
      </w:r>
      <w:r w:rsidRPr="003310CD">
        <w:rPr>
          <w:b/>
          <w:bCs/>
        </w:rPr>
        <w:t>께</w:t>
      </w:r>
      <w:r w:rsidRPr="003310CD">
        <w:rPr>
          <w:b/>
          <w:bCs/>
        </w:rPr>
        <w:t xml:space="preserve"> (đến / cho — kính ngữ cao nhất)</w:t>
      </w:r>
    </w:p>
    <w:p w14:paraId="299EB64D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Công thức</w:t>
      </w:r>
    </w:p>
    <w:p w14:paraId="48C47812" w14:textId="77777777" w:rsidR="003310CD" w:rsidRPr="003310CD" w:rsidRDefault="003310CD" w:rsidP="003310CD">
      <w:r w:rsidRPr="003310CD">
        <w:t xml:space="preserve">Danh từ chỉ NGƯỜI bề trên + </w:t>
      </w:r>
      <w:r w:rsidRPr="003310CD">
        <w:t>께</w:t>
      </w:r>
    </w:p>
    <w:p w14:paraId="343F396F" w14:textId="77777777" w:rsidR="003310CD" w:rsidRPr="003310CD" w:rsidRDefault="003310CD" w:rsidP="003310CD">
      <w:r w:rsidRPr="003310CD">
        <w:t xml:space="preserve">Không biến hình — luôn là </w:t>
      </w:r>
      <w:r w:rsidRPr="003310CD">
        <w:t>께</w:t>
      </w:r>
    </w:p>
    <w:p w14:paraId="788B2A91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Cách dùng</w:t>
      </w:r>
    </w:p>
    <w:p w14:paraId="0DECF550" w14:textId="77777777" w:rsidR="003310CD" w:rsidRPr="003310CD" w:rsidRDefault="003310CD" w:rsidP="003310CD">
      <w:r w:rsidRPr="003310CD">
        <w:t>부모님</w:t>
      </w:r>
      <w:r w:rsidRPr="003310CD">
        <w:rPr>
          <w:b/>
          <w:bCs/>
        </w:rPr>
        <w:t>께</w:t>
      </w:r>
      <w:r w:rsidRPr="003310CD">
        <w:t> </w:t>
      </w:r>
      <w:r w:rsidRPr="003310CD">
        <w:t>드리고</w:t>
      </w:r>
      <w:r w:rsidRPr="003310CD">
        <w:t xml:space="preserve"> </w:t>
      </w:r>
      <w:r w:rsidRPr="003310CD">
        <w:t>싶어요</w:t>
      </w:r>
      <w:r w:rsidRPr="003310CD">
        <w:t>. </w:t>
      </w:r>
      <w:r w:rsidRPr="003310CD">
        <w:rPr>
          <w:i/>
          <w:iCs/>
        </w:rPr>
        <w:t>Tôi muốn tặng cho bố mẹ.</w:t>
      </w:r>
    </w:p>
    <w:p w14:paraId="568BC29F" w14:textId="77777777" w:rsidR="003310CD" w:rsidRPr="003310CD" w:rsidRDefault="003310CD" w:rsidP="003310CD">
      <w:r w:rsidRPr="003310CD">
        <w:t>선생님</w:t>
      </w:r>
      <w:r w:rsidRPr="003310CD">
        <w:rPr>
          <w:b/>
          <w:bCs/>
        </w:rPr>
        <w:t>께</w:t>
      </w:r>
      <w:r w:rsidRPr="003310CD">
        <w:t> </w:t>
      </w:r>
      <w:r w:rsidRPr="003310CD">
        <w:t>여쭤볼게요</w:t>
      </w:r>
      <w:r w:rsidRPr="003310CD">
        <w:t>. </w:t>
      </w:r>
      <w:r w:rsidRPr="003310CD">
        <w:rPr>
          <w:i/>
          <w:iCs/>
        </w:rPr>
        <w:t>Tôi sẽ hỏi thầy/cô giáo.</w:t>
      </w:r>
    </w:p>
    <w:p w14:paraId="4AB62F51" w14:textId="77777777" w:rsidR="003310CD" w:rsidRPr="003310CD" w:rsidRDefault="003310CD" w:rsidP="003310CD">
      <w:r w:rsidRPr="003310CD">
        <w:t>할아버지</w:t>
      </w:r>
      <w:r w:rsidRPr="003310CD">
        <w:rPr>
          <w:b/>
          <w:bCs/>
        </w:rPr>
        <w:t>께</w:t>
      </w:r>
      <w:r w:rsidRPr="003310CD">
        <w:t> </w:t>
      </w:r>
      <w:r w:rsidRPr="003310CD">
        <w:t>전화했어요</w:t>
      </w:r>
      <w:r w:rsidRPr="003310CD">
        <w:t>. </w:t>
      </w:r>
      <w:r w:rsidRPr="003310CD">
        <w:rPr>
          <w:i/>
          <w:iCs/>
        </w:rPr>
        <w:t>Tôi đã gọi điện cho ông.</w:t>
      </w:r>
    </w:p>
    <w:p w14:paraId="4A42234C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Ngữ cảnh</w:t>
      </w:r>
    </w:p>
    <w:p w14:paraId="6650F186" w14:textId="77777777" w:rsidR="003310CD" w:rsidRPr="003310CD" w:rsidRDefault="003310CD" w:rsidP="003310CD">
      <w:r w:rsidRPr="003310CD">
        <w:rPr>
          <w:rFonts w:ascii="Segoe UI Emoji" w:hAnsi="Segoe UI Emoji" w:cs="Segoe UI Emoji"/>
        </w:rPr>
        <w:t>👴</w:t>
      </w:r>
      <w:r w:rsidRPr="003310CD">
        <w:t xml:space="preserve"> Người lớn tuổi hơn, cấp trên, người đáng kính trọng </w:t>
      </w:r>
      <w:r w:rsidRPr="003310CD">
        <w:rPr>
          <w:b/>
          <w:bCs/>
        </w:rPr>
        <w:t>Bắt buộc</w:t>
      </w:r>
      <w:r w:rsidRPr="003310CD">
        <w:t> dùng kèm động từ kính ngữ: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3132"/>
      </w:tblGrid>
      <w:tr w:rsidR="003310CD" w:rsidRPr="003310CD" w14:paraId="72E4A1F0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A4E967E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lastRenderedPageBreak/>
              <w:t>Động từ thường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3F0406E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 xml:space="preserve">Động từ kính ngữ dùng với </w:t>
            </w:r>
            <w:r w:rsidRPr="003310CD">
              <w:rPr>
                <w:b/>
                <w:bCs/>
              </w:rPr>
              <w:t>께</w:t>
            </w:r>
          </w:p>
        </w:tc>
      </w:tr>
      <w:tr w:rsidR="003310CD" w:rsidRPr="003310CD" w14:paraId="53EE117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8255632" w14:textId="77777777" w:rsidR="003310CD" w:rsidRPr="003310CD" w:rsidRDefault="003310CD" w:rsidP="003310CD">
            <w:r w:rsidRPr="003310CD">
              <w:t>주다</w:t>
            </w:r>
            <w:r w:rsidRPr="003310CD">
              <w:t xml:space="preserve"> (cho)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B68861E" w14:textId="77777777" w:rsidR="003310CD" w:rsidRPr="003310CD" w:rsidRDefault="003310CD" w:rsidP="003310CD">
            <w:r w:rsidRPr="003310CD">
              <w:rPr>
                <w:b/>
                <w:bCs/>
              </w:rPr>
              <w:t>드리다</w:t>
            </w:r>
          </w:p>
        </w:tc>
      </w:tr>
      <w:tr w:rsidR="003310CD" w:rsidRPr="003310CD" w14:paraId="307ED24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F205FD6" w14:textId="77777777" w:rsidR="003310CD" w:rsidRPr="003310CD" w:rsidRDefault="003310CD" w:rsidP="003310CD">
            <w:r w:rsidRPr="003310CD">
              <w:t>말하다</w:t>
            </w:r>
            <w:r w:rsidRPr="003310CD">
              <w:t xml:space="preserve"> (nói)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80986A2" w14:textId="77777777" w:rsidR="003310CD" w:rsidRPr="003310CD" w:rsidRDefault="003310CD" w:rsidP="003310CD">
            <w:r w:rsidRPr="003310CD">
              <w:rPr>
                <w:b/>
                <w:bCs/>
              </w:rPr>
              <w:t>말씀드리다</w:t>
            </w:r>
          </w:p>
        </w:tc>
      </w:tr>
      <w:tr w:rsidR="003310CD" w:rsidRPr="003310CD" w14:paraId="205396C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C5627C5" w14:textId="77777777" w:rsidR="003310CD" w:rsidRPr="003310CD" w:rsidRDefault="003310CD" w:rsidP="003310CD">
            <w:r w:rsidRPr="003310CD">
              <w:t>묻다</w:t>
            </w:r>
            <w:r w:rsidRPr="003310CD">
              <w:t xml:space="preserve"> (hỏi)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0405D99" w14:textId="77777777" w:rsidR="003310CD" w:rsidRPr="003310CD" w:rsidRDefault="003310CD" w:rsidP="003310CD">
            <w:r w:rsidRPr="003310CD">
              <w:rPr>
                <w:b/>
                <w:bCs/>
              </w:rPr>
              <w:t>여쭤보다</w:t>
            </w:r>
          </w:p>
        </w:tc>
      </w:tr>
      <w:tr w:rsidR="003310CD" w:rsidRPr="003310CD" w14:paraId="71FE0EF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1CCA5EA" w14:textId="77777777" w:rsidR="003310CD" w:rsidRPr="003310CD" w:rsidRDefault="003310CD" w:rsidP="003310CD">
            <w:r w:rsidRPr="003310CD">
              <w:t>보내다</w:t>
            </w:r>
            <w:r w:rsidRPr="003310CD">
              <w:t xml:space="preserve"> (gửi)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305D660" w14:textId="77777777" w:rsidR="003310CD" w:rsidRPr="003310CD" w:rsidRDefault="003310CD" w:rsidP="003310CD">
            <w:r w:rsidRPr="003310CD">
              <w:rPr>
                <w:b/>
                <w:bCs/>
              </w:rPr>
              <w:t>보내드리다</w:t>
            </w:r>
          </w:p>
        </w:tc>
      </w:tr>
    </w:tbl>
    <w:p w14:paraId="3A902D3C" w14:textId="77777777" w:rsidR="003310CD" w:rsidRPr="003310CD" w:rsidRDefault="003310CD" w:rsidP="003310CD">
      <w:r w:rsidRPr="003310CD">
        <w:rPr>
          <w:rFonts w:ascii="Segoe UI Emoji" w:hAnsi="Segoe UI Emoji" w:cs="Segoe UI Emoji"/>
        </w:rPr>
        <w:t>⚠️</w:t>
      </w:r>
      <w:r w:rsidRPr="003310CD">
        <w:t xml:space="preserve"> Nói </w:t>
      </w:r>
      <w:r w:rsidRPr="003310CD">
        <w:rPr>
          <w:i/>
          <w:iCs/>
        </w:rPr>
        <w:t>"</w:t>
      </w:r>
      <w:r w:rsidRPr="003310CD">
        <w:rPr>
          <w:i/>
          <w:iCs/>
        </w:rPr>
        <w:t>선생님</w:t>
      </w:r>
      <w:r w:rsidRPr="003310CD">
        <w:rPr>
          <w:b/>
          <w:bCs/>
          <w:i/>
          <w:iCs/>
        </w:rPr>
        <w:t>께</w:t>
      </w:r>
      <w:r w:rsidRPr="003310CD">
        <w:rPr>
          <w:i/>
          <w:iCs/>
        </w:rPr>
        <w:t> </w:t>
      </w:r>
      <w:r w:rsidRPr="003310CD">
        <w:rPr>
          <w:i/>
          <w:iCs/>
        </w:rPr>
        <w:t>줬어요</w:t>
      </w:r>
      <w:r w:rsidRPr="003310CD">
        <w:rPr>
          <w:i/>
          <w:iCs/>
        </w:rPr>
        <w:t>"</w:t>
      </w:r>
      <w:r w:rsidRPr="003310CD">
        <w:t> nghe vẫn thiếu kính trọng Phải là </w:t>
      </w:r>
      <w:r w:rsidRPr="003310CD">
        <w:rPr>
          <w:i/>
          <w:iCs/>
        </w:rPr>
        <w:t>"</w:t>
      </w:r>
      <w:r w:rsidRPr="003310CD">
        <w:rPr>
          <w:i/>
          <w:iCs/>
        </w:rPr>
        <w:t>선생님</w:t>
      </w:r>
      <w:r w:rsidRPr="003310CD">
        <w:rPr>
          <w:b/>
          <w:bCs/>
          <w:i/>
          <w:iCs/>
        </w:rPr>
        <w:t>께</w:t>
      </w:r>
      <w:r w:rsidRPr="003310CD">
        <w:rPr>
          <w:i/>
          <w:iCs/>
        </w:rPr>
        <w:t> </w:t>
      </w:r>
      <w:r w:rsidRPr="003310CD">
        <w:rPr>
          <w:b/>
          <w:bCs/>
          <w:i/>
          <w:iCs/>
        </w:rPr>
        <w:t>드렸어요</w:t>
      </w:r>
      <w:r w:rsidRPr="003310CD">
        <w:rPr>
          <w:i/>
          <w:iCs/>
        </w:rPr>
        <w:t>"</w:t>
      </w:r>
      <w:r w:rsidRPr="003310CD">
        <w:t> </w:t>
      </w:r>
      <w:r w:rsidRPr="003310CD">
        <w:rPr>
          <w:rFonts w:ascii="Segoe UI Emoji" w:hAnsi="Segoe UI Emoji" w:cs="Segoe UI Emoji"/>
        </w:rPr>
        <w:t>✅</w:t>
      </w:r>
    </w:p>
    <w:p w14:paraId="48243009" w14:textId="77777777" w:rsidR="003310CD" w:rsidRPr="003310CD" w:rsidRDefault="003310CD" w:rsidP="003310CD">
      <w:r w:rsidRPr="003310CD">
        <w:pict w14:anchorId="7DD62436">
          <v:rect id="_x0000_i2817" style="width:0;height:0" o:hralign="center" o:hrstd="t" o:hr="t" fillcolor="#a0a0a0" stroked="f"/>
        </w:pict>
      </w:r>
    </w:p>
    <w:p w14:paraId="2F53AFEC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🔷</w:t>
      </w:r>
      <w:r w:rsidRPr="003310CD">
        <w:rPr>
          <w:b/>
          <w:bCs/>
        </w:rPr>
        <w:t xml:space="preserve"> No.17 — </w:t>
      </w:r>
      <w:r w:rsidRPr="003310CD">
        <w:rPr>
          <w:b/>
          <w:bCs/>
        </w:rPr>
        <w:t>에게서</w:t>
      </w:r>
      <w:r w:rsidRPr="003310CD">
        <w:rPr>
          <w:b/>
          <w:bCs/>
        </w:rPr>
        <w:t xml:space="preserve"> (từ ai đó — văn viết)</w:t>
      </w:r>
    </w:p>
    <w:p w14:paraId="3890C4BB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Công thức</w:t>
      </w:r>
    </w:p>
    <w:p w14:paraId="24D8052A" w14:textId="77777777" w:rsidR="003310CD" w:rsidRPr="003310CD" w:rsidRDefault="003310CD" w:rsidP="003310CD">
      <w:r w:rsidRPr="003310CD">
        <w:t xml:space="preserve">Danh từ chỉ NGƯỜI / ĐỘNG VẬT + </w:t>
      </w:r>
      <w:r w:rsidRPr="003310CD">
        <w:t>에게서</w:t>
      </w:r>
    </w:p>
    <w:p w14:paraId="0E4ADDD3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Cách dùng — "nhận/được từ ai"</w:t>
      </w:r>
    </w:p>
    <w:p w14:paraId="692C98A7" w14:textId="77777777" w:rsidR="003310CD" w:rsidRPr="003310CD" w:rsidRDefault="003310CD" w:rsidP="003310CD">
      <w:r w:rsidRPr="003310CD">
        <w:t>호텔</w:t>
      </w:r>
      <w:r w:rsidRPr="003310CD">
        <w:t xml:space="preserve"> </w:t>
      </w:r>
      <w:r w:rsidRPr="003310CD">
        <w:t>직원</w:t>
      </w:r>
      <w:r w:rsidRPr="003310CD">
        <w:rPr>
          <w:b/>
          <w:bCs/>
        </w:rPr>
        <w:t>에게서</w:t>
      </w:r>
      <w:r w:rsidRPr="003310CD">
        <w:t> </w:t>
      </w:r>
      <w:r w:rsidRPr="003310CD">
        <w:t>받았어요</w:t>
      </w:r>
      <w:r w:rsidRPr="003310CD">
        <w:t>. </w:t>
      </w:r>
      <w:r w:rsidRPr="003310CD">
        <w:rPr>
          <w:i/>
          <w:iCs/>
        </w:rPr>
        <w:t>Tôi nhận được từ nhân viên khách sạn.</w:t>
      </w:r>
    </w:p>
    <w:p w14:paraId="6EE936ED" w14:textId="77777777" w:rsidR="003310CD" w:rsidRPr="003310CD" w:rsidRDefault="003310CD" w:rsidP="003310CD">
      <w:r w:rsidRPr="003310CD">
        <w:t>선생님</w:t>
      </w:r>
      <w:r w:rsidRPr="003310CD">
        <w:rPr>
          <w:b/>
          <w:bCs/>
        </w:rPr>
        <w:t>에게서</w:t>
      </w:r>
      <w:r w:rsidRPr="003310CD">
        <w:t> </w:t>
      </w:r>
      <w:r w:rsidRPr="003310CD">
        <w:t>배웠어요</w:t>
      </w:r>
      <w:r w:rsidRPr="003310CD">
        <w:t>. </w:t>
      </w:r>
      <w:r w:rsidRPr="003310CD">
        <w:rPr>
          <w:i/>
          <w:iCs/>
        </w:rPr>
        <w:t>Tôi đã học từ thầy/cô.</w:t>
      </w:r>
    </w:p>
    <w:p w14:paraId="03ED1065" w14:textId="77777777" w:rsidR="003310CD" w:rsidRPr="003310CD" w:rsidRDefault="003310CD" w:rsidP="003310CD">
      <w:r w:rsidRPr="003310CD">
        <w:pict w14:anchorId="1B3823BB">
          <v:rect id="_x0000_i2818" style="width:0;height:0" o:hralign="center" o:hrstd="t" o:hr="t" fillcolor="#a0a0a0" stroked="f"/>
        </w:pict>
      </w:r>
    </w:p>
    <w:p w14:paraId="389AB48E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🔷</w:t>
      </w:r>
      <w:r w:rsidRPr="003310CD">
        <w:rPr>
          <w:b/>
          <w:bCs/>
        </w:rPr>
        <w:t xml:space="preserve"> No.19 — </w:t>
      </w:r>
      <w:r w:rsidRPr="003310CD">
        <w:rPr>
          <w:b/>
          <w:bCs/>
        </w:rPr>
        <w:t>한테서</w:t>
      </w:r>
      <w:r w:rsidRPr="003310CD">
        <w:rPr>
          <w:b/>
          <w:bCs/>
        </w:rPr>
        <w:t xml:space="preserve"> (từ ai đó — khẩu ngữ)</w:t>
      </w:r>
    </w:p>
    <w:p w14:paraId="220D7877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Công thức</w:t>
      </w:r>
    </w:p>
    <w:p w14:paraId="79D32EA4" w14:textId="77777777" w:rsidR="003310CD" w:rsidRPr="003310CD" w:rsidRDefault="003310CD" w:rsidP="003310CD">
      <w:r w:rsidRPr="003310CD">
        <w:t xml:space="preserve">Danh từ chỉ NGƯỜI / ĐỘNG VẬT + </w:t>
      </w:r>
      <w:r w:rsidRPr="003310CD">
        <w:t>한테서</w:t>
      </w:r>
    </w:p>
    <w:p w14:paraId="35B1395F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Cách dùng</w:t>
      </w:r>
    </w:p>
    <w:p w14:paraId="6AF2CBA6" w14:textId="77777777" w:rsidR="003310CD" w:rsidRPr="003310CD" w:rsidRDefault="003310CD" w:rsidP="003310CD">
      <w:r w:rsidRPr="003310CD">
        <w:t>이거는</w:t>
      </w:r>
      <w:r w:rsidRPr="003310CD">
        <w:t xml:space="preserve"> </w:t>
      </w:r>
      <w:r w:rsidRPr="003310CD">
        <w:t>친구</w:t>
      </w:r>
      <w:r w:rsidRPr="003310CD">
        <w:rPr>
          <w:b/>
          <w:bCs/>
        </w:rPr>
        <w:t>한테서</w:t>
      </w:r>
      <w:r w:rsidRPr="003310CD">
        <w:t> </w:t>
      </w:r>
      <w:r w:rsidRPr="003310CD">
        <w:t>선물로</w:t>
      </w:r>
      <w:r w:rsidRPr="003310CD">
        <w:t xml:space="preserve"> </w:t>
      </w:r>
      <w:r w:rsidRPr="003310CD">
        <w:t>받은</w:t>
      </w:r>
      <w:r w:rsidRPr="003310CD">
        <w:t xml:space="preserve"> </w:t>
      </w:r>
      <w:r w:rsidRPr="003310CD">
        <w:t>거예요</w:t>
      </w:r>
      <w:r w:rsidRPr="003310CD">
        <w:t>. </w:t>
      </w:r>
      <w:r w:rsidRPr="003310CD">
        <w:rPr>
          <w:i/>
          <w:iCs/>
        </w:rPr>
        <w:t>Cái này là quà tôi nhận từ bạn.</w:t>
      </w:r>
    </w:p>
    <w:p w14:paraId="7F7B8CD9" w14:textId="77777777" w:rsidR="003310CD" w:rsidRPr="003310CD" w:rsidRDefault="003310CD" w:rsidP="003310CD">
      <w:r w:rsidRPr="003310CD">
        <w:t>강아지</w:t>
      </w:r>
      <w:r w:rsidRPr="003310CD">
        <w:rPr>
          <w:b/>
          <w:bCs/>
        </w:rPr>
        <w:t>한테서</w:t>
      </w:r>
      <w:r w:rsidRPr="003310CD">
        <w:t> </w:t>
      </w:r>
      <w:r w:rsidRPr="003310CD">
        <w:t>이상한</w:t>
      </w:r>
      <w:r w:rsidRPr="003310CD">
        <w:t xml:space="preserve"> </w:t>
      </w:r>
      <w:r w:rsidRPr="003310CD">
        <w:t>냄새가</w:t>
      </w:r>
      <w:r w:rsidRPr="003310CD">
        <w:t xml:space="preserve"> </w:t>
      </w:r>
      <w:r w:rsidRPr="003310CD">
        <w:t>나요</w:t>
      </w:r>
      <w:r w:rsidRPr="003310CD">
        <w:t>. </w:t>
      </w:r>
      <w:r w:rsidRPr="003310CD">
        <w:rPr>
          <w:i/>
          <w:iCs/>
        </w:rPr>
        <w:t>Con chó có mùi lạ.</w:t>
      </w:r>
      <w:r w:rsidRPr="003310CD">
        <w:t> (mùi từ con chó)</w:t>
      </w:r>
    </w:p>
    <w:p w14:paraId="41D75040" w14:textId="77777777" w:rsidR="003310CD" w:rsidRPr="003310CD" w:rsidRDefault="003310CD" w:rsidP="003310CD">
      <w:r w:rsidRPr="003310CD">
        <w:pict w14:anchorId="53BF7701">
          <v:rect id="_x0000_i2819" style="width:0;height:0" o:hralign="center" o:hrstd="t" o:hr="t" fillcolor="#a0a0a0" stroked="f"/>
        </w:pict>
      </w:r>
    </w:p>
    <w:p w14:paraId="7C2E84FB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lastRenderedPageBreak/>
        <w:t>🔷</w:t>
      </w:r>
      <w:r w:rsidRPr="003310CD">
        <w:rPr>
          <w:b/>
          <w:bCs/>
        </w:rPr>
        <w:t xml:space="preserve"> No.15 — </w:t>
      </w:r>
      <w:r w:rsidRPr="003310CD">
        <w:rPr>
          <w:b/>
          <w:bCs/>
        </w:rPr>
        <w:t>께서</w:t>
      </w:r>
      <w:r w:rsidRPr="003310CD">
        <w:rPr>
          <w:b/>
          <w:bCs/>
        </w:rPr>
        <w:t xml:space="preserve"> (đặc biệt — chủ ngữ kính ngữ)</w:t>
      </w:r>
    </w:p>
    <w:p w14:paraId="1FB09A4E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</w:t>
      </w:r>
      <w:r w:rsidRPr="003310CD">
        <w:rPr>
          <w:rFonts w:ascii="Segoe UI Emoji" w:hAnsi="Segoe UI Emoji" w:cs="Segoe UI Emoji"/>
          <w:b/>
          <w:bCs/>
        </w:rPr>
        <w:t>⚠️</w:t>
      </w:r>
      <w:r w:rsidRPr="003310CD">
        <w:rPr>
          <w:b/>
          <w:bCs/>
        </w:rPr>
        <w:t xml:space="preserve"> Cái này KHÁC với 5 cái còn lại!</w:t>
      </w:r>
    </w:p>
    <w:p w14:paraId="551C6565" w14:textId="77777777" w:rsidR="003310CD" w:rsidRPr="003310CD" w:rsidRDefault="003310CD" w:rsidP="003310CD">
      <w:r w:rsidRPr="003310CD">
        <w:rPr>
          <w:b/>
          <w:bCs/>
        </w:rPr>
        <w:t>께서</w:t>
      </w:r>
      <w:r w:rsidRPr="003310CD">
        <w:t> KHÔNG phải là "từ ai" — đây là </w:t>
      </w:r>
      <w:r w:rsidRPr="003310CD">
        <w:rPr>
          <w:b/>
          <w:bCs/>
        </w:rPr>
        <w:t>trợ từ chủ ngữ kính ngữ</w:t>
      </w:r>
      <w:r w:rsidRPr="003310CD">
        <w:t>, thay thế cho </w:t>
      </w:r>
      <w:r w:rsidRPr="003310CD">
        <w:rPr>
          <w:b/>
          <w:bCs/>
        </w:rPr>
        <w:t>이</w:t>
      </w:r>
      <w:r w:rsidRPr="003310CD">
        <w:rPr>
          <w:b/>
          <w:bCs/>
        </w:rPr>
        <w:t>/</w:t>
      </w:r>
      <w:r w:rsidRPr="003310CD">
        <w:rPr>
          <w:b/>
          <w:bCs/>
        </w:rPr>
        <w:t>가</w:t>
      </w:r>
      <w:r w:rsidRPr="003310CD">
        <w:t> khi chủ ngữ là người đáng kính trọng</w:t>
      </w:r>
    </w:p>
    <w:p w14:paraId="3D6AC356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Công thức</w:t>
      </w:r>
    </w:p>
    <w:p w14:paraId="43D48672" w14:textId="77777777" w:rsidR="003310CD" w:rsidRPr="003310CD" w:rsidRDefault="003310CD" w:rsidP="003310CD">
      <w:r w:rsidRPr="003310CD">
        <w:t>이</w:t>
      </w:r>
      <w:r w:rsidRPr="003310CD">
        <w:t>/</w:t>
      </w:r>
      <w:r w:rsidRPr="003310CD">
        <w:t>가</w:t>
      </w:r>
      <w:r w:rsidRPr="003310CD">
        <w:t xml:space="preserve">  →  bình thường</w:t>
      </w:r>
    </w:p>
    <w:p w14:paraId="4B3692D6" w14:textId="77777777" w:rsidR="003310CD" w:rsidRPr="003310CD" w:rsidRDefault="003310CD" w:rsidP="003310CD">
      <w:r w:rsidRPr="003310CD">
        <w:t>께서</w:t>
      </w:r>
      <w:r w:rsidRPr="003310CD">
        <w:t xml:space="preserve">   →  kính ngữ (thay thế </w:t>
      </w:r>
      <w:r w:rsidRPr="003310CD">
        <w:t>이</w:t>
      </w:r>
      <w:r w:rsidRPr="003310CD">
        <w:t>/</w:t>
      </w:r>
      <w:r w:rsidRPr="003310CD">
        <w:t>가</w:t>
      </w:r>
      <w:r w:rsidRPr="003310CD">
        <w:t>)</w:t>
      </w:r>
    </w:p>
    <w:p w14:paraId="07AC0A44" w14:textId="77777777" w:rsidR="003310CD" w:rsidRPr="003310CD" w:rsidRDefault="003310CD" w:rsidP="003310CD">
      <w:r w:rsidRPr="003310CD">
        <w:t>할머니</w:t>
      </w:r>
      <w:r w:rsidRPr="003310CD">
        <w:rPr>
          <w:b/>
          <w:bCs/>
        </w:rPr>
        <w:t>께서</w:t>
      </w:r>
      <w:r w:rsidRPr="003310CD">
        <w:t> </w:t>
      </w:r>
      <w:r w:rsidRPr="003310CD">
        <w:t>부탁하셨어요</w:t>
      </w:r>
      <w:r w:rsidRPr="003310CD">
        <w:t>. </w:t>
      </w:r>
      <w:r w:rsidRPr="003310CD">
        <w:rPr>
          <w:i/>
          <w:iCs/>
        </w:rPr>
        <w:t>Bà (đã) nhờ vả.</w:t>
      </w:r>
      <w:r w:rsidRPr="003310CD">
        <w:t> (bà = chủ ngữ được kính trọng)</w:t>
      </w:r>
    </w:p>
    <w:p w14:paraId="6E12831B" w14:textId="77777777" w:rsidR="003310CD" w:rsidRPr="003310CD" w:rsidRDefault="003310CD" w:rsidP="003310CD">
      <w:r w:rsidRPr="003310CD">
        <w:t>선생님</w:t>
      </w:r>
      <w:r w:rsidRPr="003310CD">
        <w:rPr>
          <w:b/>
          <w:bCs/>
        </w:rPr>
        <w:t>께서</w:t>
      </w:r>
      <w:r w:rsidRPr="003310CD">
        <w:t> </w:t>
      </w:r>
      <w:r w:rsidRPr="003310CD">
        <w:t>오셨어요</w:t>
      </w:r>
      <w:r w:rsidRPr="003310CD">
        <w:t>. </w:t>
      </w:r>
      <w:r w:rsidRPr="003310CD">
        <w:rPr>
          <w:i/>
          <w:iCs/>
        </w:rPr>
        <w:t>Thầy/cô đã đến.</w:t>
      </w:r>
      <w:r w:rsidRPr="003310CD">
        <w:t> (</w:t>
      </w:r>
      <w:r w:rsidRPr="003310CD">
        <w:t>오다</w:t>
      </w:r>
      <w:r w:rsidRPr="003310CD">
        <w:t xml:space="preserve"> → </w:t>
      </w:r>
      <w:r w:rsidRPr="003310CD">
        <w:t>오시다</w:t>
      </w:r>
      <w:r w:rsidRPr="003310CD">
        <w:t xml:space="preserve"> = kính ngữ)</w:t>
      </w:r>
    </w:p>
    <w:p w14:paraId="573C89AF" w14:textId="77777777" w:rsidR="003310CD" w:rsidRPr="003310CD" w:rsidRDefault="003310CD" w:rsidP="003310CD">
      <w:r w:rsidRPr="003310CD">
        <w:t>사장님</w:t>
      </w:r>
      <w:r w:rsidRPr="003310CD">
        <w:rPr>
          <w:b/>
          <w:bCs/>
        </w:rPr>
        <w:t>께서</w:t>
      </w:r>
      <w:r w:rsidRPr="003310CD">
        <w:t> </w:t>
      </w:r>
      <w:r w:rsidRPr="003310CD">
        <w:t>말씀하셨습니다</w:t>
      </w:r>
      <w:r w:rsidRPr="003310CD">
        <w:t>. </w:t>
      </w:r>
      <w:r w:rsidRPr="003310CD">
        <w:rPr>
          <w:i/>
          <w:iCs/>
        </w:rPr>
        <w:t>Giám đốc đã nói.</w:t>
      </w:r>
    </w:p>
    <w:p w14:paraId="487AE78C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Bộ 3 kính ngữ hay đi cùng nhau: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7"/>
        <w:gridCol w:w="1169"/>
        <w:gridCol w:w="1357"/>
      </w:tblGrid>
      <w:tr w:rsidR="003310CD" w:rsidRPr="003310CD" w14:paraId="26DB93ED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E11D20F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Vai trò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CB44803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Thường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B3B8EA2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Kính ngữ</w:t>
            </w:r>
          </w:p>
        </w:tc>
      </w:tr>
      <w:tr w:rsidR="003310CD" w:rsidRPr="003310CD" w14:paraId="034F50F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0C6B1FB" w14:textId="77777777" w:rsidR="003310CD" w:rsidRPr="003310CD" w:rsidRDefault="003310CD" w:rsidP="003310CD">
            <w:r w:rsidRPr="003310CD">
              <w:t>Chủ ngữ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1A6BD93" w14:textId="77777777" w:rsidR="003310CD" w:rsidRPr="003310CD" w:rsidRDefault="003310CD" w:rsidP="003310CD">
            <w:r w:rsidRPr="003310CD">
              <w:t>이</w:t>
            </w:r>
            <w:r w:rsidRPr="003310CD">
              <w:t>/</w:t>
            </w:r>
            <w:r w:rsidRPr="003310CD">
              <w:t>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4C3B6FA" w14:textId="77777777" w:rsidR="003310CD" w:rsidRPr="003310CD" w:rsidRDefault="003310CD" w:rsidP="003310CD">
            <w:r w:rsidRPr="003310CD">
              <w:rPr>
                <w:b/>
                <w:bCs/>
              </w:rPr>
              <w:t>께서</w:t>
            </w:r>
          </w:p>
        </w:tc>
      </w:tr>
      <w:tr w:rsidR="003310CD" w:rsidRPr="003310CD" w14:paraId="0DF8F7D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4E2CE48" w14:textId="77777777" w:rsidR="003310CD" w:rsidRPr="003310CD" w:rsidRDefault="003310CD" w:rsidP="003310CD">
            <w:r w:rsidRPr="003310CD">
              <w:t>Tân ngữ/đích đến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C1067DD" w14:textId="77777777" w:rsidR="003310CD" w:rsidRPr="003310CD" w:rsidRDefault="003310CD" w:rsidP="003310CD">
            <w:r w:rsidRPr="003310CD">
              <w:t>에게</w:t>
            </w:r>
            <w:r w:rsidRPr="003310CD">
              <w:t xml:space="preserve"> / </w:t>
            </w:r>
            <w:r w:rsidRPr="003310CD">
              <w:t>한테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C6D739B" w14:textId="77777777" w:rsidR="003310CD" w:rsidRPr="003310CD" w:rsidRDefault="003310CD" w:rsidP="003310CD">
            <w:r w:rsidRPr="003310CD">
              <w:rPr>
                <w:b/>
                <w:bCs/>
              </w:rPr>
              <w:t>께</w:t>
            </w:r>
          </w:p>
        </w:tc>
      </w:tr>
      <w:tr w:rsidR="003310CD" w:rsidRPr="003310CD" w14:paraId="21A6597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3490119" w14:textId="77777777" w:rsidR="003310CD" w:rsidRPr="003310CD" w:rsidRDefault="003310CD" w:rsidP="003310CD">
            <w:r w:rsidRPr="003310CD">
              <w:t>Vị ngữ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2BBD793" w14:textId="77777777" w:rsidR="003310CD" w:rsidRPr="003310CD" w:rsidRDefault="003310CD" w:rsidP="003310CD">
            <w:r w:rsidRPr="003310CD">
              <w:t>동사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B4A04C9" w14:textId="77777777" w:rsidR="003310CD" w:rsidRPr="003310CD" w:rsidRDefault="003310CD" w:rsidP="003310CD">
            <w:r w:rsidRPr="003310CD">
              <w:rPr>
                <w:b/>
                <w:bCs/>
              </w:rPr>
              <w:t>동사</w:t>
            </w:r>
            <w:r w:rsidRPr="003310CD">
              <w:rPr>
                <w:b/>
                <w:bCs/>
              </w:rPr>
              <w:t xml:space="preserve"> + (</w:t>
            </w:r>
            <w:r w:rsidRPr="003310CD">
              <w:rPr>
                <w:b/>
                <w:bCs/>
              </w:rPr>
              <w:t>으</w:t>
            </w:r>
            <w:r w:rsidRPr="003310CD">
              <w:rPr>
                <w:b/>
                <w:bCs/>
              </w:rPr>
              <w:t>)</w:t>
            </w:r>
            <w:r w:rsidRPr="003310CD">
              <w:rPr>
                <w:b/>
                <w:bCs/>
              </w:rPr>
              <w:t>시</w:t>
            </w:r>
          </w:p>
        </w:tc>
      </w:tr>
    </w:tbl>
    <w:p w14:paraId="05C28718" w14:textId="77777777" w:rsidR="003310CD" w:rsidRPr="003310CD" w:rsidRDefault="003310CD" w:rsidP="003310CD">
      <w:r w:rsidRPr="003310CD">
        <w:t xml:space="preserve">Ví dụ hoàn chỉnh: </w:t>
      </w:r>
      <w:r w:rsidRPr="003310CD">
        <w:t>선생님</w:t>
      </w:r>
      <w:r w:rsidRPr="003310CD">
        <w:rPr>
          <w:b/>
          <w:bCs/>
        </w:rPr>
        <w:t>께서</w:t>
      </w:r>
      <w:r w:rsidRPr="003310CD">
        <w:t> </w:t>
      </w:r>
      <w:r w:rsidRPr="003310CD">
        <w:t>학생</w:t>
      </w:r>
      <w:r w:rsidRPr="003310CD">
        <w:rPr>
          <w:b/>
          <w:bCs/>
        </w:rPr>
        <w:t>에게</w:t>
      </w:r>
      <w:r w:rsidRPr="003310CD">
        <w:t> </w:t>
      </w:r>
      <w:r w:rsidRPr="003310CD">
        <w:t>숙제를</w:t>
      </w:r>
      <w:r w:rsidRPr="003310CD">
        <w:t xml:space="preserve"> </w:t>
      </w:r>
      <w:r w:rsidRPr="003310CD">
        <w:t>주</w:t>
      </w:r>
      <w:r w:rsidRPr="003310CD">
        <w:rPr>
          <w:b/>
          <w:bCs/>
        </w:rPr>
        <w:t>셨어요</w:t>
      </w:r>
      <w:r w:rsidRPr="003310CD">
        <w:t>. </w:t>
      </w:r>
      <w:r w:rsidRPr="003310CD">
        <w:rPr>
          <w:i/>
          <w:iCs/>
        </w:rPr>
        <w:t>Thầy/cô đã giao bài tập về nhà cho học sinh.</w:t>
      </w:r>
    </w:p>
    <w:p w14:paraId="12C54FEE" w14:textId="77777777" w:rsidR="003310CD" w:rsidRPr="003310CD" w:rsidRDefault="003310CD" w:rsidP="003310CD">
      <w:r w:rsidRPr="003310CD">
        <w:pict w14:anchorId="7345326F">
          <v:rect id="_x0000_i2820" style="width:0;height:0" o:hralign="center" o:hrstd="t" o:hr="t" fillcolor="#a0a0a0" stroked="f"/>
        </w:pict>
      </w:r>
    </w:p>
    <w:p w14:paraId="36981762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🔶</w:t>
      </w:r>
      <w:r w:rsidRPr="003310CD">
        <w:rPr>
          <w:b/>
          <w:bCs/>
        </w:rPr>
        <w:t xml:space="preserve"> So Sánh Tổng Hợp Toàn Nhóm</w:t>
      </w:r>
    </w:p>
    <w:p w14:paraId="03C5CDBE" w14:textId="77777777" w:rsidR="003310CD" w:rsidRPr="003310CD" w:rsidRDefault="003310CD" w:rsidP="003310CD">
      <w:pPr>
        <w:rPr>
          <w:b/>
          <w:bCs/>
        </w:rPr>
      </w:pPr>
      <w:r w:rsidRPr="003310CD">
        <w:rPr>
          <w:b/>
          <w:bCs/>
        </w:rPr>
        <w:t>Cùng một tình huống — 3 cách nói:</w:t>
      </w:r>
    </w:p>
    <w:p w14:paraId="56729BE8" w14:textId="77777777" w:rsidR="003310CD" w:rsidRPr="003310CD" w:rsidRDefault="003310CD" w:rsidP="003310CD">
      <w:r w:rsidRPr="003310CD">
        <w:rPr>
          <w:b/>
          <w:bCs/>
        </w:rPr>
        <w:t>"Hỏi người đó về đường đi"</w:t>
      </w:r>
    </w:p>
    <w:p w14:paraId="05D401BB" w14:textId="77777777" w:rsidR="003310CD" w:rsidRPr="003310CD" w:rsidRDefault="003310CD" w:rsidP="003310CD">
      <w:r w:rsidRPr="003310CD">
        <w:t>그</w:t>
      </w:r>
      <w:r w:rsidRPr="003310CD">
        <w:t xml:space="preserve"> </w:t>
      </w:r>
      <w:r w:rsidRPr="003310CD">
        <w:t>사람</w:t>
      </w:r>
      <w:r w:rsidRPr="003310CD">
        <w:rPr>
          <w:b/>
          <w:bCs/>
        </w:rPr>
        <w:t>한테</w:t>
      </w:r>
      <w:r w:rsidRPr="003310CD">
        <w:t> </w:t>
      </w:r>
      <w:r w:rsidRPr="003310CD">
        <w:t>물어봐요</w:t>
      </w:r>
      <w:r w:rsidRPr="003310CD">
        <w:t xml:space="preserve">. </w:t>
      </w:r>
      <w:r w:rsidRPr="003310CD">
        <w:rPr>
          <w:rFonts w:ascii="Segoe UI Emoji" w:hAnsi="Segoe UI Emoji" w:cs="Segoe UI Emoji"/>
        </w:rPr>
        <w:t>🗣️</w:t>
      </w:r>
      <w:r w:rsidRPr="003310CD">
        <w:t> </w:t>
      </w:r>
      <w:r w:rsidRPr="003310CD">
        <w:rPr>
          <w:i/>
          <w:iCs/>
        </w:rPr>
        <w:t>(thân mật)</w:t>
      </w:r>
      <w:r w:rsidRPr="003310CD">
        <w:t> </w:t>
      </w:r>
      <w:r w:rsidRPr="003310CD">
        <w:t>그</w:t>
      </w:r>
      <w:r w:rsidRPr="003310CD">
        <w:t xml:space="preserve"> </w:t>
      </w:r>
      <w:r w:rsidRPr="003310CD">
        <w:t>사람</w:t>
      </w:r>
      <w:r w:rsidRPr="003310CD">
        <w:rPr>
          <w:b/>
          <w:bCs/>
        </w:rPr>
        <w:t>에게</w:t>
      </w:r>
      <w:r w:rsidRPr="003310CD">
        <w:t> </w:t>
      </w:r>
      <w:r w:rsidRPr="003310CD">
        <w:t>물어봐요</w:t>
      </w:r>
      <w:r w:rsidRPr="003310CD">
        <w:t xml:space="preserve">. </w:t>
      </w:r>
      <w:r w:rsidRPr="003310CD">
        <w:rPr>
          <w:rFonts w:ascii="Segoe UI Emoji" w:hAnsi="Segoe UI Emoji" w:cs="Segoe UI Emoji"/>
        </w:rPr>
        <w:t>✍️</w:t>
      </w:r>
      <w:r w:rsidRPr="003310CD">
        <w:t> </w:t>
      </w:r>
      <w:r w:rsidRPr="003310CD">
        <w:rPr>
          <w:i/>
          <w:iCs/>
        </w:rPr>
        <w:t>(văn viết)</w:t>
      </w:r>
      <w:r w:rsidRPr="003310CD">
        <w:t> </w:t>
      </w:r>
      <w:r w:rsidRPr="003310CD">
        <w:t>선생님</w:t>
      </w:r>
      <w:r w:rsidRPr="003310CD">
        <w:rPr>
          <w:b/>
          <w:bCs/>
        </w:rPr>
        <w:t>께</w:t>
      </w:r>
      <w:r w:rsidRPr="003310CD">
        <w:t> </w:t>
      </w:r>
      <w:r w:rsidRPr="003310CD">
        <w:t>여쭤봐요</w:t>
      </w:r>
      <w:r w:rsidRPr="003310CD">
        <w:t xml:space="preserve">. </w:t>
      </w:r>
      <w:r w:rsidRPr="003310CD">
        <w:rPr>
          <w:rFonts w:ascii="Segoe UI Emoji" w:hAnsi="Segoe UI Emoji" w:cs="Segoe UI Emoji"/>
        </w:rPr>
        <w:t>👴</w:t>
      </w:r>
      <w:r w:rsidRPr="003310CD">
        <w:t> </w:t>
      </w:r>
      <w:r w:rsidRPr="003310CD">
        <w:rPr>
          <w:i/>
          <w:iCs/>
        </w:rPr>
        <w:t>(kính ngữ)</w:t>
      </w:r>
    </w:p>
    <w:p w14:paraId="31530C5F" w14:textId="77777777" w:rsidR="003310CD" w:rsidRPr="003310CD" w:rsidRDefault="003310CD" w:rsidP="003310CD">
      <w:r w:rsidRPr="003310CD">
        <w:rPr>
          <w:b/>
          <w:bCs/>
        </w:rPr>
        <w:lastRenderedPageBreak/>
        <w:t>"Nhận quà từ ai đó"</w:t>
      </w:r>
    </w:p>
    <w:p w14:paraId="5A0E5D25" w14:textId="77777777" w:rsidR="003310CD" w:rsidRPr="003310CD" w:rsidRDefault="003310CD" w:rsidP="003310CD">
      <w:r w:rsidRPr="003310CD">
        <w:t>친구</w:t>
      </w:r>
      <w:r w:rsidRPr="003310CD">
        <w:rPr>
          <w:b/>
          <w:bCs/>
        </w:rPr>
        <w:t>한테서</w:t>
      </w:r>
      <w:r w:rsidRPr="003310CD">
        <w:t> </w:t>
      </w:r>
      <w:r w:rsidRPr="003310CD">
        <w:t>받았어요</w:t>
      </w:r>
      <w:r w:rsidRPr="003310CD">
        <w:t xml:space="preserve">. </w:t>
      </w:r>
      <w:r w:rsidRPr="003310CD">
        <w:rPr>
          <w:rFonts w:ascii="Segoe UI Emoji" w:hAnsi="Segoe UI Emoji" w:cs="Segoe UI Emoji"/>
        </w:rPr>
        <w:t>🗣️</w:t>
      </w:r>
      <w:r w:rsidRPr="003310CD">
        <w:t> </w:t>
      </w:r>
      <w:r w:rsidRPr="003310CD">
        <w:rPr>
          <w:i/>
          <w:iCs/>
        </w:rPr>
        <w:t>(thân mật)</w:t>
      </w:r>
      <w:r w:rsidRPr="003310CD">
        <w:t> </w:t>
      </w:r>
      <w:r w:rsidRPr="003310CD">
        <w:t>친구</w:t>
      </w:r>
      <w:r w:rsidRPr="003310CD">
        <w:rPr>
          <w:b/>
          <w:bCs/>
        </w:rPr>
        <w:t>에게서</w:t>
      </w:r>
      <w:r w:rsidRPr="003310CD">
        <w:t> </w:t>
      </w:r>
      <w:r w:rsidRPr="003310CD">
        <w:t>받았어요</w:t>
      </w:r>
      <w:r w:rsidRPr="003310CD">
        <w:t xml:space="preserve">. </w:t>
      </w:r>
      <w:r w:rsidRPr="003310CD">
        <w:rPr>
          <w:rFonts w:ascii="Segoe UI Emoji" w:hAnsi="Segoe UI Emoji" w:cs="Segoe UI Emoji"/>
        </w:rPr>
        <w:t>✍️</w:t>
      </w:r>
      <w:r w:rsidRPr="003310CD">
        <w:t> </w:t>
      </w:r>
      <w:r w:rsidRPr="003310CD">
        <w:rPr>
          <w:i/>
          <w:iCs/>
        </w:rPr>
        <w:t>(văn viết)</w:t>
      </w:r>
      <w:r w:rsidRPr="003310CD">
        <w:t> </w:t>
      </w:r>
      <w:r w:rsidRPr="003310CD">
        <w:rPr>
          <w:i/>
          <w:iCs/>
        </w:rPr>
        <w:t>(</w:t>
      </w:r>
      <w:r w:rsidRPr="003310CD">
        <w:rPr>
          <w:i/>
          <w:iCs/>
        </w:rPr>
        <w:t>께서</w:t>
      </w:r>
      <w:r w:rsidRPr="003310CD">
        <w:rPr>
          <w:i/>
          <w:iCs/>
        </w:rPr>
        <w:t xml:space="preserve"> không dùng theo nghĩa "từ" — dùng khác)</w:t>
      </w:r>
    </w:p>
    <w:p w14:paraId="74183CF7" w14:textId="77777777" w:rsidR="003310CD" w:rsidRPr="003310CD" w:rsidRDefault="003310CD" w:rsidP="003310CD">
      <w:r w:rsidRPr="003310CD">
        <w:pict w14:anchorId="40ACBAB2">
          <v:rect id="_x0000_i2821" style="width:0;height:0" o:hralign="center" o:hrstd="t" o:hr="t" fillcolor="#a0a0a0" stroked="f"/>
        </w:pict>
      </w:r>
    </w:p>
    <w:p w14:paraId="60E7B87B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⚠️</w:t>
      </w:r>
      <w:r w:rsidRPr="003310CD">
        <w:rPr>
          <w:b/>
          <w:bCs/>
        </w:rPr>
        <w:t xml:space="preserve"> Điểm Hay Bị Nhầm</w:t>
      </w:r>
    </w:p>
    <w:p w14:paraId="349D1E20" w14:textId="77777777" w:rsidR="003310CD" w:rsidRPr="003310CD" w:rsidRDefault="003310CD" w:rsidP="003310CD">
      <w:r w:rsidRPr="003310CD">
        <w:rPr>
          <w:b/>
          <w:bCs/>
        </w:rPr>
        <w:t xml:space="preserve">① </w:t>
      </w:r>
      <w:r w:rsidRPr="003310CD">
        <w:rPr>
          <w:b/>
          <w:bCs/>
        </w:rPr>
        <w:t>에</w:t>
      </w:r>
      <w:r w:rsidRPr="003310CD">
        <w:rPr>
          <w:b/>
          <w:bCs/>
        </w:rPr>
        <w:t xml:space="preserve"> vs </w:t>
      </w:r>
      <w:r w:rsidRPr="003310CD">
        <w:rPr>
          <w:b/>
          <w:bCs/>
        </w:rPr>
        <w:t>에게</w:t>
      </w:r>
      <w:r w:rsidRPr="003310CD">
        <w:rPr>
          <w:b/>
          <w:bCs/>
        </w:rPr>
        <w:t xml:space="preserve"> — đều có nghĩa "đến/cho" nhưng khác nhau: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4"/>
        <w:gridCol w:w="2120"/>
        <w:gridCol w:w="1800"/>
      </w:tblGrid>
      <w:tr w:rsidR="003310CD" w:rsidRPr="003310CD" w14:paraId="5C56DA49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A998A7E" w14:textId="77777777" w:rsidR="003310CD" w:rsidRPr="003310CD" w:rsidRDefault="003310CD" w:rsidP="003310CD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F62C795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B8F87BA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에게</w:t>
            </w:r>
          </w:p>
        </w:tc>
      </w:tr>
      <w:tr w:rsidR="003310CD" w:rsidRPr="003310CD" w14:paraId="15468F2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B011C0F" w14:textId="77777777" w:rsidR="003310CD" w:rsidRPr="003310CD" w:rsidRDefault="003310CD" w:rsidP="003310CD">
            <w:r w:rsidRPr="003310CD">
              <w:t>Dùng với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49E1064" w14:textId="77777777" w:rsidR="003310CD" w:rsidRPr="003310CD" w:rsidRDefault="003310CD" w:rsidP="003310CD">
            <w:r w:rsidRPr="003310CD">
              <w:rPr>
                <w:b/>
                <w:bCs/>
              </w:rPr>
              <w:t>Nơi chốn / vật vô tri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EE794DB" w14:textId="77777777" w:rsidR="003310CD" w:rsidRPr="003310CD" w:rsidRDefault="003310CD" w:rsidP="003310CD">
            <w:r w:rsidRPr="003310CD">
              <w:rPr>
                <w:b/>
                <w:bCs/>
              </w:rPr>
              <w:t>Người / động vật</w:t>
            </w:r>
          </w:p>
        </w:tc>
      </w:tr>
      <w:tr w:rsidR="003310CD" w:rsidRPr="003310CD" w14:paraId="03184FA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EEF36F7" w14:textId="77777777" w:rsidR="003310CD" w:rsidRPr="003310CD" w:rsidRDefault="003310CD" w:rsidP="003310CD">
            <w:r w:rsidRPr="003310CD">
              <w:t>Ví dụ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A1C9379" w14:textId="77777777" w:rsidR="003310CD" w:rsidRPr="003310CD" w:rsidRDefault="003310CD" w:rsidP="003310CD">
            <w:r w:rsidRPr="003310CD">
              <w:t>학교</w:t>
            </w:r>
            <w:r w:rsidRPr="003310CD">
              <w:rPr>
                <w:b/>
                <w:bCs/>
              </w:rPr>
              <w:t>에</w:t>
            </w:r>
            <w:r w:rsidRPr="003310CD">
              <w:t> </w:t>
            </w:r>
            <w:r w:rsidRPr="003310CD">
              <w:t>가요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5525875" w14:textId="77777777" w:rsidR="003310CD" w:rsidRPr="003310CD" w:rsidRDefault="003310CD" w:rsidP="003310CD">
            <w:r w:rsidRPr="003310CD">
              <w:t>친구</w:t>
            </w:r>
            <w:r w:rsidRPr="003310CD">
              <w:rPr>
                <w:b/>
                <w:bCs/>
              </w:rPr>
              <w:t>에게</w:t>
            </w:r>
            <w:r w:rsidRPr="003310CD">
              <w:t> </w:t>
            </w:r>
            <w:r w:rsidRPr="003310CD">
              <w:t>줘요</w:t>
            </w:r>
          </w:p>
        </w:tc>
      </w:tr>
    </w:tbl>
    <w:p w14:paraId="56B3A622" w14:textId="77777777" w:rsidR="003310CD" w:rsidRPr="003310CD" w:rsidRDefault="003310CD" w:rsidP="003310CD">
      <w:r w:rsidRPr="003310CD">
        <w:rPr>
          <w:rFonts w:ascii="Segoe UI Emoji" w:hAnsi="Segoe UI Emoji" w:cs="Segoe UI Emoji"/>
        </w:rPr>
        <w:t>❌</w:t>
      </w:r>
      <w:r w:rsidRPr="003310CD">
        <w:t xml:space="preserve"> </w:t>
      </w:r>
      <w:r w:rsidRPr="003310CD">
        <w:t>친구</w:t>
      </w:r>
      <w:r w:rsidRPr="003310CD">
        <w:rPr>
          <w:b/>
          <w:bCs/>
        </w:rPr>
        <w:t>에</w:t>
      </w:r>
      <w:r w:rsidRPr="003310CD">
        <w:t> </w:t>
      </w:r>
      <w:r w:rsidRPr="003310CD">
        <w:t>줘요</w:t>
      </w:r>
      <w:r w:rsidRPr="003310CD">
        <w:t xml:space="preserve"> — sai vì </w:t>
      </w:r>
      <w:r w:rsidRPr="003310CD">
        <w:t>친구</w:t>
      </w:r>
      <w:r w:rsidRPr="003310CD">
        <w:t xml:space="preserve"> là người </w:t>
      </w:r>
      <w:r w:rsidRPr="003310CD">
        <w:rPr>
          <w:rFonts w:ascii="Segoe UI Emoji" w:hAnsi="Segoe UI Emoji" w:cs="Segoe UI Emoji"/>
        </w:rPr>
        <w:t>✅</w:t>
      </w:r>
      <w:r w:rsidRPr="003310CD">
        <w:t xml:space="preserve"> </w:t>
      </w:r>
      <w:r w:rsidRPr="003310CD">
        <w:t>친구</w:t>
      </w:r>
      <w:r w:rsidRPr="003310CD">
        <w:rPr>
          <w:b/>
          <w:bCs/>
        </w:rPr>
        <w:t>에게</w:t>
      </w:r>
      <w:r w:rsidRPr="003310CD">
        <w:t> / </w:t>
      </w:r>
      <w:r w:rsidRPr="003310CD">
        <w:rPr>
          <w:b/>
          <w:bCs/>
        </w:rPr>
        <w:t>한테</w:t>
      </w:r>
      <w:r w:rsidRPr="003310CD">
        <w:t> </w:t>
      </w:r>
      <w:r w:rsidRPr="003310CD">
        <w:t>줘요</w:t>
      </w:r>
    </w:p>
    <w:p w14:paraId="44F94D9B" w14:textId="77777777" w:rsidR="003310CD" w:rsidRPr="003310CD" w:rsidRDefault="003310CD" w:rsidP="003310CD">
      <w:r w:rsidRPr="003310CD">
        <w:rPr>
          <w:b/>
          <w:bCs/>
        </w:rPr>
        <w:t xml:space="preserve">② </w:t>
      </w:r>
      <w:r w:rsidRPr="003310CD">
        <w:rPr>
          <w:b/>
          <w:bCs/>
        </w:rPr>
        <w:t>께서</w:t>
      </w:r>
      <w:r w:rsidRPr="003310CD">
        <w:rPr>
          <w:b/>
          <w:bCs/>
        </w:rPr>
        <w:t xml:space="preserve"> ≠ </w:t>
      </w:r>
      <w:r w:rsidRPr="003310CD">
        <w:rPr>
          <w:b/>
          <w:bCs/>
        </w:rPr>
        <w:t>께</w:t>
      </w:r>
      <w:r w:rsidRPr="003310CD">
        <w:rPr>
          <w:b/>
          <w:bCs/>
        </w:rPr>
        <w:t xml:space="preserve"> — hay nhầm nhất:</w:t>
      </w:r>
    </w:p>
    <w:p w14:paraId="2B230954" w14:textId="77777777" w:rsidR="003310CD" w:rsidRPr="003310CD" w:rsidRDefault="003310CD" w:rsidP="003310CD">
      <w:r w:rsidRPr="003310CD">
        <w:rPr>
          <w:b/>
          <w:bCs/>
        </w:rPr>
        <w:t>께서</w:t>
      </w:r>
      <w:r w:rsidRPr="003310CD">
        <w:t xml:space="preserve"> = chủ ngữ kính ngữ (= </w:t>
      </w:r>
      <w:r w:rsidRPr="003310CD">
        <w:t>이</w:t>
      </w:r>
      <w:r w:rsidRPr="003310CD">
        <w:t>/</w:t>
      </w:r>
      <w:r w:rsidRPr="003310CD">
        <w:t>가</w:t>
      </w:r>
      <w:r w:rsidRPr="003310CD">
        <w:t>) </w:t>
      </w:r>
      <w:r w:rsidRPr="003310CD">
        <w:rPr>
          <w:b/>
          <w:bCs/>
        </w:rPr>
        <w:t>께</w:t>
      </w:r>
      <w:r w:rsidRPr="003310CD">
        <w:t xml:space="preserve"> = tân ngữ kính ngữ (= </w:t>
      </w:r>
      <w:r w:rsidRPr="003310CD">
        <w:t>에게</w:t>
      </w:r>
      <w:r w:rsidRPr="003310CD">
        <w:t>)</w:t>
      </w:r>
    </w:p>
    <w:p w14:paraId="7A29A312" w14:textId="77777777" w:rsidR="003310CD" w:rsidRPr="003310CD" w:rsidRDefault="003310CD" w:rsidP="003310CD">
      <w:r w:rsidRPr="003310CD">
        <w:t>할머니</w:t>
      </w:r>
      <w:r w:rsidRPr="003310CD">
        <w:rPr>
          <w:b/>
          <w:bCs/>
        </w:rPr>
        <w:t>께서</w:t>
      </w:r>
      <w:r w:rsidRPr="003310CD">
        <w:t> </w:t>
      </w:r>
      <w:r w:rsidRPr="003310CD">
        <w:t>오셨어요</w:t>
      </w:r>
      <w:r w:rsidRPr="003310CD">
        <w:t>. </w:t>
      </w:r>
      <w:r w:rsidRPr="003310CD">
        <w:rPr>
          <w:i/>
          <w:iCs/>
        </w:rPr>
        <w:t>(</w:t>
      </w:r>
      <w:r w:rsidRPr="003310CD">
        <w:rPr>
          <w:i/>
          <w:iCs/>
        </w:rPr>
        <w:t>할머니</w:t>
      </w:r>
      <w:r w:rsidRPr="003310CD">
        <w:rPr>
          <w:i/>
          <w:iCs/>
        </w:rPr>
        <w:t xml:space="preserve"> là chủ ngữ — bà đến)</w:t>
      </w:r>
      <w:r w:rsidRPr="003310CD">
        <w:t> </w:t>
      </w:r>
      <w:r w:rsidRPr="003310CD">
        <w:t>할머니</w:t>
      </w:r>
      <w:r w:rsidRPr="003310CD">
        <w:rPr>
          <w:b/>
          <w:bCs/>
        </w:rPr>
        <w:t>께</w:t>
      </w:r>
      <w:r w:rsidRPr="003310CD">
        <w:t> </w:t>
      </w:r>
      <w:r w:rsidRPr="003310CD">
        <w:t>드렸어요</w:t>
      </w:r>
      <w:r w:rsidRPr="003310CD">
        <w:t>. </w:t>
      </w:r>
      <w:r w:rsidRPr="003310CD">
        <w:rPr>
          <w:i/>
          <w:iCs/>
        </w:rPr>
        <w:t>(</w:t>
      </w:r>
      <w:r w:rsidRPr="003310CD">
        <w:rPr>
          <w:i/>
          <w:iCs/>
        </w:rPr>
        <w:t>할머니</w:t>
      </w:r>
      <w:r w:rsidRPr="003310CD">
        <w:rPr>
          <w:i/>
          <w:iCs/>
        </w:rPr>
        <w:t xml:space="preserve"> là người nhận — cho bà)</w:t>
      </w:r>
    </w:p>
    <w:p w14:paraId="2A61D54A" w14:textId="77777777" w:rsidR="003310CD" w:rsidRPr="003310CD" w:rsidRDefault="003310CD" w:rsidP="003310CD">
      <w:r w:rsidRPr="003310CD">
        <w:pict w14:anchorId="3D830792">
          <v:rect id="_x0000_i2822" style="width:0;height:0" o:hralign="center" o:hrstd="t" o:hr="t" fillcolor="#a0a0a0" stroked="f"/>
        </w:pict>
      </w:r>
    </w:p>
    <w:p w14:paraId="06403328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✏️</w:t>
      </w:r>
      <w:r w:rsidRPr="003310CD">
        <w:rPr>
          <w:b/>
          <w:bCs/>
        </w:rPr>
        <w:t xml:space="preserve"> Mini Quiz</w:t>
      </w:r>
    </w:p>
    <w:p w14:paraId="67F72CA4" w14:textId="77777777" w:rsidR="003310CD" w:rsidRPr="003310CD" w:rsidRDefault="003310CD" w:rsidP="003310CD">
      <w:r w:rsidRPr="003310CD">
        <w:t>Chọn trợ từ đúng:</w:t>
      </w:r>
    </w:p>
    <w:p w14:paraId="107888BE" w14:textId="77777777" w:rsidR="003310CD" w:rsidRPr="003310CD" w:rsidRDefault="003310CD" w:rsidP="003310CD">
      <w:pPr>
        <w:numPr>
          <w:ilvl w:val="0"/>
          <w:numId w:val="47"/>
        </w:numPr>
      </w:pPr>
      <w:r w:rsidRPr="003310CD">
        <w:t>저는</w:t>
      </w:r>
      <w:r w:rsidRPr="003310CD">
        <w:t xml:space="preserve"> </w:t>
      </w:r>
      <w:r w:rsidRPr="003310CD">
        <w:t>친구</w:t>
      </w:r>
      <w:r w:rsidRPr="003310CD">
        <w:t xml:space="preserve">___ </w:t>
      </w:r>
      <w:r w:rsidRPr="003310CD">
        <w:t>생일</w:t>
      </w:r>
      <w:r w:rsidRPr="003310CD">
        <w:t xml:space="preserve"> </w:t>
      </w:r>
      <w:r w:rsidRPr="003310CD">
        <w:t>선물을</w:t>
      </w:r>
      <w:r w:rsidRPr="003310CD">
        <w:t xml:space="preserve"> </w:t>
      </w:r>
      <w:r w:rsidRPr="003310CD">
        <w:t>줬어요</w:t>
      </w:r>
      <w:r w:rsidRPr="003310CD">
        <w:t>. </w:t>
      </w:r>
      <w:r w:rsidRPr="003310CD">
        <w:rPr>
          <w:i/>
          <w:iCs/>
        </w:rPr>
        <w:t>(Tôi đã tặng quà sinh nhật cho bạn — khẩu ngữ)</w:t>
      </w:r>
    </w:p>
    <w:p w14:paraId="7B22897B" w14:textId="77777777" w:rsidR="003310CD" w:rsidRPr="003310CD" w:rsidRDefault="003310CD" w:rsidP="003310CD">
      <w:pPr>
        <w:numPr>
          <w:ilvl w:val="0"/>
          <w:numId w:val="47"/>
        </w:numPr>
      </w:pPr>
      <w:r w:rsidRPr="003310CD">
        <w:t>이</w:t>
      </w:r>
      <w:r w:rsidRPr="003310CD">
        <w:t xml:space="preserve"> </w:t>
      </w:r>
      <w:r w:rsidRPr="003310CD">
        <w:t>편지는</w:t>
      </w:r>
      <w:r w:rsidRPr="003310CD">
        <w:t xml:space="preserve"> </w:t>
      </w:r>
      <w:r w:rsidRPr="003310CD">
        <w:t>부모님</w:t>
      </w:r>
      <w:r w:rsidRPr="003310CD">
        <w:t xml:space="preserve">___ </w:t>
      </w:r>
      <w:r w:rsidRPr="003310CD">
        <w:t>드리려고요</w:t>
      </w:r>
      <w:r w:rsidRPr="003310CD">
        <w:t>. </w:t>
      </w:r>
      <w:r w:rsidRPr="003310CD">
        <w:rPr>
          <w:i/>
          <w:iCs/>
        </w:rPr>
        <w:t>(Lá thư này tôi định tặng cho bố mẹ — kính ngữ)</w:t>
      </w:r>
    </w:p>
    <w:p w14:paraId="7701372E" w14:textId="77777777" w:rsidR="003310CD" w:rsidRPr="003310CD" w:rsidRDefault="003310CD" w:rsidP="003310CD">
      <w:pPr>
        <w:numPr>
          <w:ilvl w:val="0"/>
          <w:numId w:val="47"/>
        </w:numPr>
      </w:pPr>
      <w:r w:rsidRPr="003310CD">
        <w:t>그</w:t>
      </w:r>
      <w:r w:rsidRPr="003310CD">
        <w:t xml:space="preserve"> </w:t>
      </w:r>
      <w:r w:rsidRPr="003310CD">
        <w:t>소식을</w:t>
      </w:r>
      <w:r w:rsidRPr="003310CD">
        <w:t xml:space="preserve"> </w:t>
      </w:r>
      <w:r w:rsidRPr="003310CD">
        <w:t>누구</w:t>
      </w:r>
      <w:r w:rsidRPr="003310CD">
        <w:t xml:space="preserve">___ </w:t>
      </w:r>
      <w:r w:rsidRPr="003310CD">
        <w:t>들었어요</w:t>
      </w:r>
      <w:r w:rsidRPr="003310CD">
        <w:t>? </w:t>
      </w:r>
      <w:r w:rsidRPr="003310CD">
        <w:rPr>
          <w:i/>
          <w:iCs/>
        </w:rPr>
        <w:t>(Bạn nghe tin đó từ ai? — khẩu ngữ)</w:t>
      </w:r>
    </w:p>
    <w:p w14:paraId="04AED786" w14:textId="77777777" w:rsidR="003310CD" w:rsidRPr="003310CD" w:rsidRDefault="003310CD" w:rsidP="003310CD">
      <w:pPr>
        <w:numPr>
          <w:ilvl w:val="0"/>
          <w:numId w:val="47"/>
        </w:numPr>
      </w:pPr>
      <w:r w:rsidRPr="003310CD">
        <w:t>사장님</w:t>
      </w:r>
      <w:r w:rsidRPr="003310CD">
        <w:t xml:space="preserve">___ </w:t>
      </w:r>
      <w:r w:rsidRPr="003310CD">
        <w:t>내일</w:t>
      </w:r>
      <w:r w:rsidRPr="003310CD">
        <w:t xml:space="preserve"> </w:t>
      </w:r>
      <w:r w:rsidRPr="003310CD">
        <w:t>회의가</w:t>
      </w:r>
      <w:r w:rsidRPr="003310CD">
        <w:t xml:space="preserve"> </w:t>
      </w:r>
      <w:r w:rsidRPr="003310CD">
        <w:t>있다고</w:t>
      </w:r>
      <w:r w:rsidRPr="003310CD">
        <w:t xml:space="preserve"> </w:t>
      </w:r>
      <w:r w:rsidRPr="003310CD">
        <w:t>하셨어요</w:t>
      </w:r>
      <w:r w:rsidRPr="003310CD">
        <w:t>. </w:t>
      </w:r>
      <w:r w:rsidRPr="003310CD">
        <w:rPr>
          <w:i/>
          <w:iCs/>
        </w:rPr>
        <w:t>(Giám đốc nói rằng ngày mai có cuộc họp — chủ ngữ kính ngữ)</w:t>
      </w:r>
    </w:p>
    <w:p w14:paraId="428EF43D" w14:textId="77777777" w:rsidR="003310CD" w:rsidRPr="003310CD" w:rsidRDefault="003310CD" w:rsidP="003310CD">
      <w:pPr>
        <w:numPr>
          <w:ilvl w:val="0"/>
          <w:numId w:val="47"/>
        </w:numPr>
      </w:pPr>
      <w:r w:rsidRPr="003310CD">
        <w:t>선생님</w:t>
      </w:r>
      <w:r w:rsidRPr="003310CD">
        <w:t xml:space="preserve">___ </w:t>
      </w:r>
      <w:r w:rsidRPr="003310CD">
        <w:t>질문이</w:t>
      </w:r>
      <w:r w:rsidRPr="003310CD">
        <w:t xml:space="preserve"> </w:t>
      </w:r>
      <w:r w:rsidRPr="003310CD">
        <w:t>있어요</w:t>
      </w:r>
      <w:r w:rsidRPr="003310CD">
        <w:t>. </w:t>
      </w:r>
      <w:r w:rsidRPr="003310CD">
        <w:rPr>
          <w:i/>
          <w:iCs/>
        </w:rPr>
        <w:t>(Tôi có câu hỏi muốn hỏi thầy/cô — kính ngữ)</w:t>
      </w:r>
    </w:p>
    <w:p w14:paraId="013CA9B9" w14:textId="77777777" w:rsidR="003310CD" w:rsidRPr="003310CD" w:rsidRDefault="003310CD" w:rsidP="003310CD">
      <w:r w:rsidRPr="003310CD">
        <w:lastRenderedPageBreak/>
        <w:t>&lt;details&gt; &lt;summary&gt;</w:t>
      </w:r>
      <w:r w:rsidRPr="003310CD">
        <w:rPr>
          <w:rFonts w:ascii="Segoe UI Emoji" w:hAnsi="Segoe UI Emoji" w:cs="Segoe UI Emoji"/>
        </w:rPr>
        <w:t>👉</w:t>
      </w:r>
      <w:r w:rsidRPr="003310CD">
        <w:t xml:space="preserve"> Xem đáp án&lt;/summary&gt;</w:t>
      </w:r>
    </w:p>
    <w:p w14:paraId="0F47BE5B" w14:textId="77777777" w:rsidR="003310CD" w:rsidRPr="003310CD" w:rsidRDefault="003310CD" w:rsidP="003310CD">
      <w:pPr>
        <w:numPr>
          <w:ilvl w:val="0"/>
          <w:numId w:val="48"/>
        </w:numPr>
      </w:pPr>
      <w:r w:rsidRPr="003310CD">
        <w:t>친구</w:t>
      </w:r>
      <w:r w:rsidRPr="003310CD">
        <w:rPr>
          <w:b/>
          <w:bCs/>
        </w:rPr>
        <w:t>한테</w:t>
      </w:r>
      <w:r w:rsidRPr="003310CD">
        <w:t> — khẩu ngữ, hướng đến người</w:t>
      </w:r>
    </w:p>
    <w:p w14:paraId="4E5E599D" w14:textId="77777777" w:rsidR="003310CD" w:rsidRPr="003310CD" w:rsidRDefault="003310CD" w:rsidP="003310CD">
      <w:pPr>
        <w:numPr>
          <w:ilvl w:val="0"/>
          <w:numId w:val="48"/>
        </w:numPr>
      </w:pPr>
      <w:r w:rsidRPr="003310CD">
        <w:t>부모님</w:t>
      </w:r>
      <w:r w:rsidRPr="003310CD">
        <w:rPr>
          <w:b/>
          <w:bCs/>
        </w:rPr>
        <w:t>께</w:t>
      </w:r>
      <w:r w:rsidRPr="003310CD">
        <w:t> — kính ngữ, hướng đến người bề trên</w:t>
      </w:r>
    </w:p>
    <w:p w14:paraId="14A0B5FD" w14:textId="77777777" w:rsidR="003310CD" w:rsidRPr="003310CD" w:rsidRDefault="003310CD" w:rsidP="003310CD">
      <w:pPr>
        <w:numPr>
          <w:ilvl w:val="0"/>
          <w:numId w:val="48"/>
        </w:numPr>
      </w:pPr>
      <w:r w:rsidRPr="003310CD">
        <w:t>누구</w:t>
      </w:r>
      <w:r w:rsidRPr="003310CD">
        <w:rPr>
          <w:b/>
          <w:bCs/>
        </w:rPr>
        <w:t>한테서</w:t>
      </w:r>
      <w:r w:rsidRPr="003310CD">
        <w:t> — khẩu ngữ, nguồn gốc từ người</w:t>
      </w:r>
    </w:p>
    <w:p w14:paraId="747273E3" w14:textId="77777777" w:rsidR="003310CD" w:rsidRPr="003310CD" w:rsidRDefault="003310CD" w:rsidP="003310CD">
      <w:pPr>
        <w:numPr>
          <w:ilvl w:val="0"/>
          <w:numId w:val="48"/>
        </w:numPr>
      </w:pPr>
      <w:r w:rsidRPr="003310CD">
        <w:t>사장님</w:t>
      </w:r>
      <w:r w:rsidRPr="003310CD">
        <w:rPr>
          <w:b/>
          <w:bCs/>
        </w:rPr>
        <w:t>께서</w:t>
      </w:r>
      <w:r w:rsidRPr="003310CD">
        <w:t xml:space="preserve"> — chủ ngữ kính ngữ (thay </w:t>
      </w:r>
      <w:r w:rsidRPr="003310CD">
        <w:t>이</w:t>
      </w:r>
      <w:r w:rsidRPr="003310CD">
        <w:t>/</w:t>
      </w:r>
      <w:r w:rsidRPr="003310CD">
        <w:t>가</w:t>
      </w:r>
      <w:r w:rsidRPr="003310CD">
        <w:t>)</w:t>
      </w:r>
    </w:p>
    <w:p w14:paraId="65D4C885" w14:textId="77777777" w:rsidR="003310CD" w:rsidRPr="003310CD" w:rsidRDefault="003310CD" w:rsidP="003310CD">
      <w:pPr>
        <w:numPr>
          <w:ilvl w:val="0"/>
          <w:numId w:val="48"/>
        </w:numPr>
      </w:pPr>
      <w:r w:rsidRPr="003310CD">
        <w:t>선생님</w:t>
      </w:r>
      <w:r w:rsidRPr="003310CD">
        <w:rPr>
          <w:b/>
          <w:bCs/>
        </w:rPr>
        <w:t>께</w:t>
      </w:r>
      <w:r w:rsidRPr="003310CD">
        <w:t> — kính ngữ, hướng đến người bề trên</w:t>
      </w:r>
    </w:p>
    <w:p w14:paraId="2F1D764D" w14:textId="77777777" w:rsidR="003310CD" w:rsidRPr="003310CD" w:rsidRDefault="003310CD" w:rsidP="003310CD">
      <w:r w:rsidRPr="003310CD">
        <w:t>&lt;/details&gt;</w:t>
      </w:r>
    </w:p>
    <w:p w14:paraId="1850359A" w14:textId="77777777" w:rsidR="003310CD" w:rsidRPr="003310CD" w:rsidRDefault="003310CD" w:rsidP="003310CD">
      <w:r w:rsidRPr="003310CD">
        <w:pict w14:anchorId="66C63BC3">
          <v:rect id="_x0000_i2823" style="width:0;height:0" o:hralign="center" o:hrstd="t" o:hr="t" fillcolor="#a0a0a0" stroked="f"/>
        </w:pict>
      </w:r>
    </w:p>
    <w:p w14:paraId="58250F50" w14:textId="77777777" w:rsidR="003310CD" w:rsidRPr="003310CD" w:rsidRDefault="003310CD" w:rsidP="003310CD">
      <w:r w:rsidRPr="003310CD">
        <w:rPr>
          <w:rFonts w:ascii="Segoe UI Emoji" w:hAnsi="Segoe UI Emoji" w:cs="Segoe UI Emoji"/>
        </w:rPr>
        <w:t>✅</w:t>
      </w:r>
      <w:r w:rsidRPr="003310CD">
        <w:t> </w:t>
      </w:r>
      <w:r w:rsidRPr="003310CD">
        <w:rPr>
          <w:b/>
          <w:bCs/>
        </w:rPr>
        <w:t>Xong Bài 5!</w:t>
      </w:r>
      <w:r w:rsidRPr="003310CD">
        <w:t> Gõ </w:t>
      </w:r>
      <w:r w:rsidRPr="003310CD">
        <w:rPr>
          <w:b/>
          <w:bCs/>
        </w:rPr>
        <w:t>"tiếp"</w:t>
      </w:r>
      <w:r w:rsidRPr="003310CD">
        <w:t> để sang </w:t>
      </w:r>
      <w:r w:rsidRPr="003310CD">
        <w:rPr>
          <w:b/>
          <w:bCs/>
        </w:rPr>
        <w:t>No.20/21/22 (</w:t>
      </w:r>
      <w:r w:rsidRPr="003310CD">
        <w:rPr>
          <w:b/>
          <w:bCs/>
        </w:rPr>
        <w:t>이</w:t>
      </w:r>
      <w:r w:rsidRPr="003310CD">
        <w:rPr>
          <w:b/>
          <w:bCs/>
        </w:rPr>
        <w:t>)</w:t>
      </w:r>
      <w:r w:rsidRPr="003310CD">
        <w:rPr>
          <w:b/>
          <w:bCs/>
        </w:rPr>
        <w:t>나</w:t>
      </w:r>
      <w:r w:rsidRPr="003310CD">
        <w:rPr>
          <w:b/>
          <w:bCs/>
        </w:rPr>
        <w:t xml:space="preserve"> · No.23 </w:t>
      </w:r>
      <w:r w:rsidRPr="003310CD">
        <w:rPr>
          <w:b/>
          <w:bCs/>
        </w:rPr>
        <w:t>만</w:t>
      </w:r>
      <w:r w:rsidRPr="003310CD">
        <w:rPr>
          <w:b/>
          <w:bCs/>
        </w:rPr>
        <w:t xml:space="preserve"> · No.26 </w:t>
      </w:r>
      <w:r w:rsidRPr="003310CD">
        <w:rPr>
          <w:b/>
          <w:bCs/>
        </w:rPr>
        <w:t>밖에</w:t>
      </w:r>
      <w:r w:rsidRPr="003310CD">
        <w:t> — nhóm trợ từ "chỉ / hoặc" với nhiều nghĩa ẩn hay bẫy nhất trong TOPIK I nhé!</w:t>
      </w:r>
    </w:p>
    <w:p w14:paraId="20C95D03" w14:textId="77777777" w:rsidR="003310CD" w:rsidRPr="003310CD" w:rsidRDefault="003310CD" w:rsidP="003310CD">
      <w:r w:rsidRPr="003310CD">
        <w:t>tiếp</w:t>
      </w:r>
    </w:p>
    <w:p w14:paraId="6801F39C" w14:textId="77777777" w:rsidR="003310CD" w:rsidRPr="003310CD" w:rsidRDefault="003310CD" w:rsidP="003310CD">
      <w:r w:rsidRPr="003310CD">
        <w:t>Apr 10</w:t>
      </w:r>
    </w:p>
    <w:p w14:paraId="2DEB985E" w14:textId="77777777" w:rsidR="003310CD" w:rsidRPr="003310CD" w:rsidRDefault="003310CD" w:rsidP="003310CD">
      <w:r w:rsidRPr="003310CD">
        <w:t>Tiếp tục với các mục ngữ pháp tiếng Hàn</w:t>
      </w:r>
    </w:p>
    <w:p w14:paraId="424108D1" w14:textId="77777777" w:rsidR="003310CD" w:rsidRPr="003310CD" w:rsidRDefault="003310CD" w:rsidP="003310CD">
      <w:r w:rsidRPr="003310CD">
        <w:t>Tiếp tục với các mục ngữ pháp tiếng Hàn</w:t>
      </w:r>
    </w:p>
    <w:p w14:paraId="53FC1C61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📚</w:t>
      </w:r>
      <w:r w:rsidRPr="003310CD">
        <w:rPr>
          <w:b/>
          <w:bCs/>
        </w:rPr>
        <w:t xml:space="preserve"> Bài 6 — Trợ Từ "Chỉ / Hoặc" (No.20–23, 26)</w:t>
      </w:r>
    </w:p>
    <w:p w14:paraId="09D9A902" w14:textId="77777777" w:rsidR="003310CD" w:rsidRPr="003310CD" w:rsidRDefault="003310CD" w:rsidP="003310CD">
      <w:r w:rsidRPr="003310CD">
        <w:rPr>
          <w:b/>
          <w:bCs/>
        </w:rPr>
        <w:t>(</w:t>
      </w:r>
      <w:r w:rsidRPr="003310CD">
        <w:rPr>
          <w:b/>
          <w:bCs/>
        </w:rPr>
        <w:t>이</w:t>
      </w:r>
      <w:r w:rsidRPr="003310CD">
        <w:rPr>
          <w:b/>
          <w:bCs/>
        </w:rPr>
        <w:t>)</w:t>
      </w:r>
      <w:r w:rsidRPr="003310CD">
        <w:rPr>
          <w:b/>
          <w:bCs/>
        </w:rPr>
        <w:t>나</w:t>
      </w:r>
      <w:r w:rsidRPr="003310CD">
        <w:t> · </w:t>
      </w:r>
      <w:r w:rsidRPr="003310CD">
        <w:rPr>
          <w:b/>
          <w:bCs/>
        </w:rPr>
        <w:t>만</w:t>
      </w:r>
      <w:r w:rsidRPr="003310CD">
        <w:t> · </w:t>
      </w:r>
      <w:r w:rsidRPr="003310CD">
        <w:rPr>
          <w:b/>
          <w:bCs/>
        </w:rPr>
        <w:t>밖에</w:t>
      </w:r>
      <w:r w:rsidRPr="003310CD">
        <w:t> Đây là nhóm </w:t>
      </w:r>
      <w:r w:rsidRPr="003310CD">
        <w:rPr>
          <w:b/>
          <w:bCs/>
        </w:rPr>
        <w:t>hay ra thi nhất trong TOPIK I</w:t>
      </w:r>
      <w:r w:rsidRPr="003310CD">
        <w:t> vì (</w:t>
      </w:r>
      <w:r w:rsidRPr="003310CD">
        <w:t>이</w:t>
      </w:r>
      <w:r w:rsidRPr="003310CD">
        <w:t>)</w:t>
      </w:r>
      <w:r w:rsidRPr="003310CD">
        <w:t>나</w:t>
      </w:r>
      <w:r w:rsidRPr="003310CD">
        <w:t xml:space="preserve"> có tới </w:t>
      </w:r>
      <w:r w:rsidRPr="003310CD">
        <w:rPr>
          <w:b/>
          <w:bCs/>
        </w:rPr>
        <w:t>4 nghĩa khác nhau</w:t>
      </w:r>
      <w:r w:rsidRPr="003310CD">
        <w:t> — nhìn cùng một chữ mà hiểu sai nghĩa là mất điểm ngay!</w:t>
      </w:r>
    </w:p>
    <w:p w14:paraId="7E355730" w14:textId="77777777" w:rsidR="003310CD" w:rsidRPr="003310CD" w:rsidRDefault="003310CD" w:rsidP="003310CD">
      <w:r w:rsidRPr="003310CD">
        <w:pict w14:anchorId="5DEF8BDE">
          <v:rect id="_x0000_i2824" style="width:0;height:0" o:hralign="center" o:hrstd="t" o:hr="t" fillcolor="#a0a0a0" stroked="f"/>
        </w:pict>
      </w:r>
    </w:p>
    <w:p w14:paraId="5F5EC5BF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🔷</w:t>
      </w:r>
      <w:r w:rsidRPr="003310CD">
        <w:rPr>
          <w:b/>
          <w:bCs/>
        </w:rPr>
        <w:t xml:space="preserve"> No.20–22 — (</w:t>
      </w:r>
      <w:r w:rsidRPr="003310CD">
        <w:rPr>
          <w:b/>
          <w:bCs/>
        </w:rPr>
        <w:t>이</w:t>
      </w:r>
      <w:r w:rsidRPr="003310CD">
        <w:rPr>
          <w:b/>
          <w:bCs/>
        </w:rPr>
        <w:t>)</w:t>
      </w:r>
      <w:r w:rsidRPr="003310CD">
        <w:rPr>
          <w:b/>
          <w:bCs/>
        </w:rPr>
        <w:t>나</w:t>
      </w:r>
      <w:r w:rsidRPr="003310CD">
        <w:rPr>
          <w:b/>
          <w:bCs/>
        </w:rPr>
        <w:t xml:space="preserve"> (4 nghĩa — cần phân biệt rõ)</w:t>
      </w:r>
    </w:p>
    <w:p w14:paraId="51D50D39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Công thức</w:t>
      </w:r>
    </w:p>
    <w:p w14:paraId="75691F91" w14:textId="77777777" w:rsidR="003310CD" w:rsidRPr="003310CD" w:rsidRDefault="003310CD" w:rsidP="003310CD">
      <w:r w:rsidRPr="003310CD">
        <w:t xml:space="preserve">Danh từ kết thúc bằng PHỤ ÂM + </w:t>
      </w:r>
      <w:r w:rsidRPr="003310CD">
        <w:t>이나</w:t>
      </w:r>
    </w:p>
    <w:p w14:paraId="5CECF20A" w14:textId="77777777" w:rsidR="003310CD" w:rsidRPr="003310CD" w:rsidRDefault="003310CD" w:rsidP="003310CD">
      <w:r w:rsidRPr="003310CD">
        <w:t xml:space="preserve">Danh từ kết thúc bằng NGUYÊN ÂM + </w:t>
      </w:r>
      <w:r w:rsidRPr="003310CD">
        <w:t>나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8"/>
        <w:gridCol w:w="3659"/>
      </w:tblGrid>
      <w:tr w:rsidR="003310CD" w:rsidRPr="003310CD" w14:paraId="7EC5E2D8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90E46EC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lastRenderedPageBreak/>
              <w:t>Ví dụ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C384AF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Giải thích</w:t>
            </w:r>
          </w:p>
        </w:tc>
      </w:tr>
      <w:tr w:rsidR="003310CD" w:rsidRPr="003310CD" w14:paraId="50C10D7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89C7E4B" w14:textId="77777777" w:rsidR="003310CD" w:rsidRPr="003310CD" w:rsidRDefault="003310CD" w:rsidP="003310CD">
            <w:r w:rsidRPr="003310CD">
              <w:t>버스</w:t>
            </w:r>
            <w:r w:rsidRPr="003310CD">
              <w:t xml:space="preserve"> + </w:t>
            </w:r>
            <w:r w:rsidRPr="003310CD">
              <w:t>나</w:t>
            </w:r>
            <w:r w:rsidRPr="003310CD">
              <w:t xml:space="preserve"> → </w:t>
            </w:r>
            <w:r w:rsidRPr="003310CD">
              <w:rPr>
                <w:b/>
                <w:bCs/>
              </w:rPr>
              <w:t>버스나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6A5C69B" w14:textId="77777777" w:rsidR="003310CD" w:rsidRPr="003310CD" w:rsidRDefault="003310CD" w:rsidP="003310CD">
            <w:r w:rsidRPr="003310CD">
              <w:t>스</w:t>
            </w:r>
            <w:r w:rsidRPr="003310CD">
              <w:t xml:space="preserve"> kết thúc bằng nguyên âm </w:t>
            </w:r>
            <w:r w:rsidRPr="003310CD">
              <w:t>ㅡ</w:t>
            </w:r>
            <w:r w:rsidRPr="003310CD">
              <w:t xml:space="preserve"> → </w:t>
            </w:r>
            <w:r w:rsidRPr="003310CD">
              <w:t>나</w:t>
            </w:r>
          </w:p>
        </w:tc>
      </w:tr>
      <w:tr w:rsidR="003310CD" w:rsidRPr="003310CD" w14:paraId="0F8218B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92E4A1A" w14:textId="77777777" w:rsidR="003310CD" w:rsidRPr="003310CD" w:rsidRDefault="003310CD" w:rsidP="003310CD">
            <w:r w:rsidRPr="003310CD">
              <w:t>교환</w:t>
            </w:r>
            <w:r w:rsidRPr="003310CD">
              <w:t xml:space="preserve"> + </w:t>
            </w:r>
            <w:r w:rsidRPr="003310CD">
              <w:t>이나</w:t>
            </w:r>
            <w:r w:rsidRPr="003310CD">
              <w:t xml:space="preserve"> → </w:t>
            </w:r>
            <w:r w:rsidRPr="003310CD">
              <w:rPr>
                <w:b/>
                <w:bCs/>
              </w:rPr>
              <w:t>교환이나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FDD7FF2" w14:textId="77777777" w:rsidR="003310CD" w:rsidRPr="003310CD" w:rsidRDefault="003310CD" w:rsidP="003310CD">
            <w:r w:rsidRPr="003310CD">
              <w:t>환</w:t>
            </w:r>
            <w:r w:rsidRPr="003310CD">
              <w:t xml:space="preserve"> kết thúc bằng </w:t>
            </w:r>
            <w:r w:rsidRPr="003310CD">
              <w:t>ㄴ</w:t>
            </w:r>
            <w:r w:rsidRPr="003310CD">
              <w:t xml:space="preserve"> phụ âm → </w:t>
            </w:r>
            <w:r w:rsidRPr="003310CD">
              <w:t>이나</w:t>
            </w:r>
          </w:p>
        </w:tc>
      </w:tr>
      <w:tr w:rsidR="003310CD" w:rsidRPr="003310CD" w14:paraId="7032FB1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CFC02D9" w14:textId="77777777" w:rsidR="003310CD" w:rsidRPr="003310CD" w:rsidRDefault="003310CD" w:rsidP="003310CD">
            <w:r w:rsidRPr="003310CD">
              <w:t>밥</w:t>
            </w:r>
            <w:r w:rsidRPr="003310CD">
              <w:t xml:space="preserve"> + </w:t>
            </w:r>
            <w:r w:rsidRPr="003310CD">
              <w:t>이나</w:t>
            </w:r>
            <w:r w:rsidRPr="003310CD">
              <w:t xml:space="preserve"> → </w:t>
            </w:r>
            <w:r w:rsidRPr="003310CD">
              <w:rPr>
                <w:b/>
                <w:bCs/>
              </w:rPr>
              <w:t>밥이나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B05FFCC" w14:textId="77777777" w:rsidR="003310CD" w:rsidRPr="003310CD" w:rsidRDefault="003310CD" w:rsidP="003310CD">
            <w:r w:rsidRPr="003310CD">
              <w:t>밥</w:t>
            </w:r>
            <w:r w:rsidRPr="003310CD">
              <w:t xml:space="preserve"> kết thúc bằng </w:t>
            </w:r>
            <w:r w:rsidRPr="003310CD">
              <w:t>ㅂ</w:t>
            </w:r>
            <w:r w:rsidRPr="003310CD">
              <w:t xml:space="preserve"> phụ âm → </w:t>
            </w:r>
            <w:r w:rsidRPr="003310CD">
              <w:t>이나</w:t>
            </w:r>
          </w:p>
        </w:tc>
      </w:tr>
    </w:tbl>
    <w:p w14:paraId="6ED79438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Nghĩa 1 — "hoặc / hay" (lựa chọn ngang nhau)</w:t>
      </w:r>
    </w:p>
    <w:p w14:paraId="5F5E13B7" w14:textId="77777777" w:rsidR="003310CD" w:rsidRPr="003310CD" w:rsidRDefault="003310CD" w:rsidP="003310CD">
      <w:r w:rsidRPr="003310CD">
        <w:t>버스</w:t>
      </w:r>
      <w:r w:rsidRPr="003310CD">
        <w:rPr>
          <w:b/>
          <w:bCs/>
        </w:rPr>
        <w:t>나</w:t>
      </w:r>
      <w:r w:rsidRPr="003310CD">
        <w:t> </w:t>
      </w:r>
      <w:r w:rsidRPr="003310CD">
        <w:t>지하철</w:t>
      </w:r>
      <w:r w:rsidRPr="003310CD">
        <w:t xml:space="preserve"> </w:t>
      </w:r>
      <w:r w:rsidRPr="003310CD">
        <w:t>타고</w:t>
      </w:r>
      <w:r w:rsidRPr="003310CD">
        <w:t xml:space="preserve"> </w:t>
      </w:r>
      <w:r w:rsidRPr="003310CD">
        <w:t>갈게요</w:t>
      </w:r>
      <w:r w:rsidRPr="003310CD">
        <w:t>. </w:t>
      </w:r>
      <w:r w:rsidRPr="003310CD">
        <w:rPr>
          <w:i/>
          <w:iCs/>
        </w:rPr>
        <w:t>Tôi sẽ đi bằng xe buýt </w:t>
      </w:r>
      <w:r w:rsidRPr="003310CD">
        <w:rPr>
          <w:b/>
          <w:bCs/>
          <w:i/>
          <w:iCs/>
        </w:rPr>
        <w:t>hoặc</w:t>
      </w:r>
      <w:r w:rsidRPr="003310CD">
        <w:rPr>
          <w:i/>
          <w:iCs/>
        </w:rPr>
        <w:t> tàu điện ngầm.</w:t>
      </w:r>
    </w:p>
    <w:p w14:paraId="3727388F" w14:textId="77777777" w:rsidR="003310CD" w:rsidRPr="003310CD" w:rsidRDefault="003310CD" w:rsidP="003310CD">
      <w:r w:rsidRPr="003310CD">
        <w:t>교환</w:t>
      </w:r>
      <w:r w:rsidRPr="003310CD">
        <w:rPr>
          <w:b/>
          <w:bCs/>
        </w:rPr>
        <w:t>이나</w:t>
      </w:r>
      <w:r w:rsidRPr="003310CD">
        <w:t> </w:t>
      </w:r>
      <w:r w:rsidRPr="003310CD">
        <w:t>환불</w:t>
      </w:r>
      <w:r w:rsidRPr="003310CD">
        <w:t xml:space="preserve"> </w:t>
      </w:r>
      <w:r w:rsidRPr="003310CD">
        <w:t>원하시면</w:t>
      </w:r>
      <w:r w:rsidRPr="003310CD">
        <w:t xml:space="preserve"> </w:t>
      </w:r>
      <w:r w:rsidRPr="003310CD">
        <w:t>연락주세요</w:t>
      </w:r>
      <w:r w:rsidRPr="003310CD">
        <w:t>. </w:t>
      </w:r>
      <w:r w:rsidRPr="003310CD">
        <w:rPr>
          <w:i/>
          <w:iCs/>
        </w:rPr>
        <w:t>Nếu muốn đổi hàng </w:t>
      </w:r>
      <w:r w:rsidRPr="003310CD">
        <w:rPr>
          <w:b/>
          <w:bCs/>
          <w:i/>
          <w:iCs/>
        </w:rPr>
        <w:t>hoặc</w:t>
      </w:r>
      <w:r w:rsidRPr="003310CD">
        <w:rPr>
          <w:i/>
          <w:iCs/>
        </w:rPr>
        <w:t> hoàn tiền thì liên hệ nhé.</w:t>
      </w:r>
    </w:p>
    <w:p w14:paraId="76B1A10F" w14:textId="77777777" w:rsidR="003310CD" w:rsidRPr="003310CD" w:rsidRDefault="003310CD" w:rsidP="003310CD">
      <w:r w:rsidRPr="003310CD">
        <w:rPr>
          <w:rFonts w:ascii="Segoe UI Emoji" w:hAnsi="Segoe UI Emoji" w:cs="Segoe UI Emoji"/>
        </w:rPr>
        <w:t>💡</w:t>
      </w:r>
      <w:r w:rsidRPr="003310CD">
        <w:t xml:space="preserve"> Tương đương với </w:t>
      </w:r>
      <w:r w:rsidRPr="003310CD">
        <w:rPr>
          <w:b/>
          <w:bCs/>
        </w:rPr>
        <w:t>거나</w:t>
      </w:r>
      <w:r w:rsidRPr="003310CD">
        <w:t xml:space="preserve"> nhưng </w:t>
      </w:r>
      <w:r w:rsidRPr="003310CD">
        <w:t>거나</w:t>
      </w:r>
      <w:r w:rsidRPr="003310CD">
        <w:t xml:space="preserve"> nối </w:t>
      </w:r>
      <w:r w:rsidRPr="003310CD">
        <w:rPr>
          <w:b/>
          <w:bCs/>
        </w:rPr>
        <w:t>động từ</w:t>
      </w:r>
      <w:r w:rsidRPr="003310CD">
        <w:t>, còn (</w:t>
      </w:r>
      <w:r w:rsidRPr="003310CD">
        <w:t>이</w:t>
      </w:r>
      <w:r w:rsidRPr="003310CD">
        <w:t>)</w:t>
      </w:r>
      <w:r w:rsidRPr="003310CD">
        <w:t>나</w:t>
      </w:r>
      <w:r w:rsidRPr="003310CD">
        <w:t xml:space="preserve"> nối </w:t>
      </w:r>
      <w:r w:rsidRPr="003310CD">
        <w:rPr>
          <w:b/>
          <w:bCs/>
        </w:rPr>
        <w:t>danh từ</w:t>
      </w:r>
    </w:p>
    <w:p w14:paraId="177CB7DC" w14:textId="77777777" w:rsidR="003310CD" w:rsidRPr="003310CD" w:rsidRDefault="003310CD" w:rsidP="003310CD">
      <w:r w:rsidRPr="003310CD">
        <w:pict w14:anchorId="49D5B04B">
          <v:rect id="_x0000_i2825" style="width:0;height:0" o:hralign="center" o:hrstd="t" o:hr="t" fillcolor="#a0a0a0" stroked="f"/>
        </w:pict>
      </w:r>
    </w:p>
    <w:p w14:paraId="26A62CB2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Nghĩa 2 — "thà... còn hơn / thì cứ..." (lựa chọn miễn cưỡng)</w:t>
      </w:r>
    </w:p>
    <w:p w14:paraId="500D5DDD" w14:textId="77777777" w:rsidR="003310CD" w:rsidRPr="003310CD" w:rsidRDefault="003310CD" w:rsidP="003310CD">
      <w:r w:rsidRPr="003310CD">
        <w:t>밥</w:t>
      </w:r>
      <w:r w:rsidRPr="003310CD">
        <w:rPr>
          <w:b/>
          <w:bCs/>
        </w:rPr>
        <w:t>이나</w:t>
      </w:r>
      <w:r w:rsidRPr="003310CD">
        <w:t> </w:t>
      </w:r>
      <w:r w:rsidRPr="003310CD">
        <w:t>먹으러</w:t>
      </w:r>
      <w:r w:rsidRPr="003310CD">
        <w:t xml:space="preserve"> </w:t>
      </w:r>
      <w:r w:rsidRPr="003310CD">
        <w:t>가고</w:t>
      </w:r>
      <w:r w:rsidRPr="003310CD">
        <w:t xml:space="preserve"> </w:t>
      </w:r>
      <w:r w:rsidRPr="003310CD">
        <w:t>싶어요</w:t>
      </w:r>
      <w:r w:rsidRPr="003310CD">
        <w:t>. </w:t>
      </w:r>
      <w:r w:rsidRPr="003310CD">
        <w:rPr>
          <w:i/>
          <w:iCs/>
        </w:rPr>
        <w:t>Thôi </w:t>
      </w:r>
      <w:r w:rsidRPr="003310CD">
        <w:rPr>
          <w:b/>
          <w:bCs/>
          <w:i/>
          <w:iCs/>
        </w:rPr>
        <w:t>thì</w:t>
      </w:r>
      <w:r w:rsidRPr="003310CD">
        <w:rPr>
          <w:i/>
          <w:iCs/>
        </w:rPr>
        <w:t> đi ăn cơm vậy.</w:t>
      </w:r>
      <w:r w:rsidRPr="003310CD">
        <w:t> (không còn lựa chọn tốt hơn)</w:t>
      </w:r>
    </w:p>
    <w:p w14:paraId="2BD6BFC7" w14:textId="77777777" w:rsidR="003310CD" w:rsidRPr="003310CD" w:rsidRDefault="003310CD" w:rsidP="003310CD">
      <w:r w:rsidRPr="003310CD">
        <w:t>심심한데</w:t>
      </w:r>
      <w:r w:rsidRPr="003310CD">
        <w:t xml:space="preserve"> </w:t>
      </w:r>
      <w:r w:rsidRPr="003310CD">
        <w:t>영화</w:t>
      </w:r>
      <w:r w:rsidRPr="003310CD">
        <w:rPr>
          <w:b/>
          <w:bCs/>
        </w:rPr>
        <w:t>나</w:t>
      </w:r>
      <w:r w:rsidRPr="003310CD">
        <w:t> </w:t>
      </w:r>
      <w:r w:rsidRPr="003310CD">
        <w:t>볼까요</w:t>
      </w:r>
      <w:r w:rsidRPr="003310CD">
        <w:t>? </w:t>
      </w:r>
      <w:r w:rsidRPr="003310CD">
        <w:rPr>
          <w:i/>
          <w:iCs/>
        </w:rPr>
        <w:t>Buồn quá, </w:t>
      </w:r>
      <w:r w:rsidRPr="003310CD">
        <w:rPr>
          <w:b/>
          <w:bCs/>
          <w:i/>
          <w:iCs/>
        </w:rPr>
        <w:t>thôi thì</w:t>
      </w:r>
      <w:r w:rsidRPr="003310CD">
        <w:rPr>
          <w:i/>
          <w:iCs/>
        </w:rPr>
        <w:t> xem phim đi nhỉ?</w:t>
      </w:r>
    </w:p>
    <w:p w14:paraId="6887FC9F" w14:textId="77777777" w:rsidR="003310CD" w:rsidRPr="003310CD" w:rsidRDefault="003310CD" w:rsidP="003310CD">
      <w:r w:rsidRPr="003310CD">
        <w:rPr>
          <w:rFonts w:ascii="Segoe UI Emoji" w:hAnsi="Segoe UI Emoji" w:cs="Segoe UI Emoji"/>
        </w:rPr>
        <w:t>💡</w:t>
      </w:r>
      <w:r w:rsidRPr="003310CD">
        <w:t xml:space="preserve"> Sắc thái: người nói </w:t>
      </w:r>
      <w:r w:rsidRPr="003310CD">
        <w:rPr>
          <w:b/>
          <w:bCs/>
        </w:rPr>
        <w:t>không hào hứng lắm</w:t>
      </w:r>
      <w:r w:rsidRPr="003310CD">
        <w:t>, chọn vì không còn lựa chọn nào tốt hơn — dịch là "thôi thì / thà... vậy"</w:t>
      </w:r>
    </w:p>
    <w:p w14:paraId="43F35CF8" w14:textId="77777777" w:rsidR="003310CD" w:rsidRPr="003310CD" w:rsidRDefault="003310CD" w:rsidP="003310CD">
      <w:r w:rsidRPr="003310CD">
        <w:pict w14:anchorId="25D915A0">
          <v:rect id="_x0000_i2826" style="width:0;height:0" o:hralign="center" o:hrstd="t" o:hr="t" fillcolor="#a0a0a0" stroked="f"/>
        </w:pict>
      </w:r>
    </w:p>
    <w:p w14:paraId="6A425D93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Nghĩa 3 — "thậm chí đến / những... cơ đấy" (nhấn mạnh số lượng bất ngờ)</w:t>
      </w:r>
    </w:p>
    <w:p w14:paraId="0F0CB52F" w14:textId="77777777" w:rsidR="003310CD" w:rsidRPr="003310CD" w:rsidRDefault="003310CD" w:rsidP="003310CD">
      <w:r w:rsidRPr="003310CD">
        <w:t>쇼핑하는데</w:t>
      </w:r>
      <w:r w:rsidRPr="003310CD">
        <w:t xml:space="preserve"> </w:t>
      </w:r>
      <w:r w:rsidRPr="003310CD">
        <w:t>열</w:t>
      </w:r>
      <w:r w:rsidRPr="003310CD">
        <w:t xml:space="preserve"> </w:t>
      </w:r>
      <w:r w:rsidRPr="003310CD">
        <w:t>시간</w:t>
      </w:r>
      <w:r w:rsidRPr="003310CD">
        <w:rPr>
          <w:b/>
          <w:bCs/>
        </w:rPr>
        <w:t>이나</w:t>
      </w:r>
      <w:r w:rsidRPr="003310CD">
        <w:t> </w:t>
      </w:r>
      <w:r w:rsidRPr="003310CD">
        <w:t>걸렸어요</w:t>
      </w:r>
      <w:r w:rsidRPr="003310CD">
        <w:t>. </w:t>
      </w:r>
      <w:r w:rsidRPr="003310CD">
        <w:rPr>
          <w:i/>
          <w:iCs/>
        </w:rPr>
        <w:t>Mua sắm mà mất </w:t>
      </w:r>
      <w:r w:rsidRPr="003310CD">
        <w:rPr>
          <w:b/>
          <w:bCs/>
          <w:i/>
          <w:iCs/>
        </w:rPr>
        <w:t>đến</w:t>
      </w:r>
      <w:r w:rsidRPr="003310CD">
        <w:rPr>
          <w:i/>
          <w:iCs/>
        </w:rPr>
        <w:t> mười tiếng đồng hồ cơ đấy.</w:t>
      </w:r>
    </w:p>
    <w:p w14:paraId="758F8B50" w14:textId="77777777" w:rsidR="003310CD" w:rsidRPr="003310CD" w:rsidRDefault="003310CD" w:rsidP="003310CD">
      <w:r w:rsidRPr="003310CD">
        <w:t>이</w:t>
      </w:r>
      <w:r w:rsidRPr="003310CD">
        <w:t xml:space="preserve"> </w:t>
      </w:r>
      <w:r w:rsidRPr="003310CD">
        <w:t>가방이</w:t>
      </w:r>
      <w:r w:rsidRPr="003310CD">
        <w:t xml:space="preserve"> 100</w:t>
      </w:r>
      <w:r w:rsidRPr="003310CD">
        <w:t>만</w:t>
      </w:r>
      <w:r w:rsidRPr="003310CD">
        <w:t xml:space="preserve"> </w:t>
      </w:r>
      <w:r w:rsidRPr="003310CD">
        <w:t>원</w:t>
      </w:r>
      <w:r w:rsidRPr="003310CD">
        <w:rPr>
          <w:b/>
          <w:bCs/>
        </w:rPr>
        <w:t>이나</w:t>
      </w:r>
      <w:r w:rsidRPr="003310CD">
        <w:t> </w:t>
      </w:r>
      <w:r w:rsidRPr="003310CD">
        <w:t>해요</w:t>
      </w:r>
      <w:r w:rsidRPr="003310CD">
        <w:t>? </w:t>
      </w:r>
      <w:r w:rsidRPr="003310CD">
        <w:rPr>
          <w:i/>
          <w:iCs/>
        </w:rPr>
        <w:t>Cái túi này </w:t>
      </w:r>
      <w:r w:rsidRPr="003310CD">
        <w:rPr>
          <w:b/>
          <w:bCs/>
          <w:i/>
          <w:iCs/>
        </w:rPr>
        <w:t>những</w:t>
      </w:r>
      <w:r w:rsidRPr="003310CD">
        <w:rPr>
          <w:i/>
          <w:iCs/>
        </w:rPr>
        <w:t> 1 triệu won cơ à?</w:t>
      </w:r>
    </w:p>
    <w:p w14:paraId="1EE06198" w14:textId="77777777" w:rsidR="003310CD" w:rsidRPr="003310CD" w:rsidRDefault="003310CD" w:rsidP="003310CD">
      <w:r w:rsidRPr="003310CD">
        <w:rPr>
          <w:rFonts w:ascii="Segoe UI Emoji" w:hAnsi="Segoe UI Emoji" w:cs="Segoe UI Emoji"/>
        </w:rPr>
        <w:t>💡</w:t>
      </w:r>
      <w:r w:rsidRPr="003310CD">
        <w:t xml:space="preserve"> Sắc thái: người nói </w:t>
      </w:r>
      <w:r w:rsidRPr="003310CD">
        <w:rPr>
          <w:b/>
          <w:bCs/>
        </w:rPr>
        <w:t>ngạc nhiên / không ngờ</w:t>
      </w:r>
      <w:r w:rsidRPr="003310CD">
        <w:t> số lượng lại lớn như vậy</w:t>
      </w:r>
    </w:p>
    <w:p w14:paraId="210CBC7E" w14:textId="77777777" w:rsidR="003310CD" w:rsidRPr="003310CD" w:rsidRDefault="003310CD" w:rsidP="003310CD">
      <w:r w:rsidRPr="003310CD">
        <w:pict w14:anchorId="141F4F94">
          <v:rect id="_x0000_i2827" style="width:0;height:0" o:hralign="center" o:hrstd="t" o:hr="t" fillcolor="#a0a0a0" stroked="f"/>
        </w:pict>
      </w:r>
    </w:p>
    <w:p w14:paraId="00A7F110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Nghĩa 4 — "khoảng / chừng" (ước lượng)</w:t>
      </w:r>
    </w:p>
    <w:p w14:paraId="45D7AAA2" w14:textId="77777777" w:rsidR="003310CD" w:rsidRPr="003310CD" w:rsidRDefault="003310CD" w:rsidP="003310CD">
      <w:r w:rsidRPr="003310CD">
        <w:t>30</w:t>
      </w:r>
      <w:r w:rsidRPr="003310CD">
        <w:t>분</w:t>
      </w:r>
      <w:r w:rsidRPr="003310CD">
        <w:rPr>
          <w:b/>
          <w:bCs/>
        </w:rPr>
        <w:t>이나</w:t>
      </w:r>
      <w:r w:rsidRPr="003310CD">
        <w:t> </w:t>
      </w:r>
      <w:r w:rsidRPr="003310CD">
        <w:t>기다렸어요</w:t>
      </w:r>
      <w:r w:rsidRPr="003310CD">
        <w:t>. </w:t>
      </w:r>
      <w:r w:rsidRPr="003310CD">
        <w:rPr>
          <w:i/>
          <w:iCs/>
        </w:rPr>
        <w:t>Đã chờ </w:t>
      </w:r>
      <w:r w:rsidRPr="003310CD">
        <w:rPr>
          <w:b/>
          <w:bCs/>
          <w:i/>
          <w:iCs/>
        </w:rPr>
        <w:t>khoảng</w:t>
      </w:r>
      <w:r w:rsidRPr="003310CD">
        <w:rPr>
          <w:i/>
          <w:iCs/>
        </w:rPr>
        <w:t> 30 phút.</w:t>
      </w:r>
    </w:p>
    <w:p w14:paraId="7DB9EF0D" w14:textId="77777777" w:rsidR="003310CD" w:rsidRPr="003310CD" w:rsidRDefault="003310CD" w:rsidP="003310CD">
      <w:r w:rsidRPr="003310CD">
        <w:lastRenderedPageBreak/>
        <w:t>한</w:t>
      </w:r>
      <w:r w:rsidRPr="003310CD">
        <w:t xml:space="preserve"> </w:t>
      </w:r>
      <w:r w:rsidRPr="003310CD">
        <w:t>시간</w:t>
      </w:r>
      <w:r w:rsidRPr="003310CD">
        <w:rPr>
          <w:b/>
          <w:bCs/>
        </w:rPr>
        <w:t>이나</w:t>
      </w:r>
      <w:r w:rsidRPr="003310CD">
        <w:t> </w:t>
      </w:r>
      <w:r w:rsidRPr="003310CD">
        <w:t>걸려요</w:t>
      </w:r>
      <w:r w:rsidRPr="003310CD">
        <w:t>. </w:t>
      </w:r>
      <w:r w:rsidRPr="003310CD">
        <w:rPr>
          <w:i/>
          <w:iCs/>
        </w:rPr>
        <w:t>Mất </w:t>
      </w:r>
      <w:r w:rsidRPr="003310CD">
        <w:rPr>
          <w:b/>
          <w:bCs/>
          <w:i/>
          <w:iCs/>
        </w:rPr>
        <w:t>khoảng</w:t>
      </w:r>
      <w:r w:rsidRPr="003310CD">
        <w:rPr>
          <w:i/>
          <w:iCs/>
        </w:rPr>
        <w:t> một tiếng.</w:t>
      </w:r>
    </w:p>
    <w:p w14:paraId="6114C819" w14:textId="77777777" w:rsidR="003310CD" w:rsidRPr="003310CD" w:rsidRDefault="003310CD" w:rsidP="003310CD">
      <w:r w:rsidRPr="003310CD">
        <w:pict w14:anchorId="103C99F0">
          <v:rect id="_x0000_i2828" style="width:0;height:0" o:hralign="center" o:hrstd="t" o:hr="t" fillcolor="#a0a0a0" stroked="f"/>
        </w:pict>
      </w:r>
    </w:p>
    <w:p w14:paraId="754D4304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🔶</w:t>
      </w:r>
      <w:r w:rsidRPr="003310CD">
        <w:rPr>
          <w:b/>
          <w:bCs/>
        </w:rPr>
        <w:t xml:space="preserve"> Cách Phân Biệt 4 Nghĩa Của (</w:t>
      </w:r>
      <w:r w:rsidRPr="003310CD">
        <w:rPr>
          <w:b/>
          <w:bCs/>
        </w:rPr>
        <w:t>이</w:t>
      </w:r>
      <w:r w:rsidRPr="003310CD">
        <w:rPr>
          <w:b/>
          <w:bCs/>
        </w:rPr>
        <w:t>)</w:t>
      </w:r>
      <w:r w:rsidRPr="003310CD">
        <w:rPr>
          <w:b/>
          <w:bCs/>
        </w:rPr>
        <w:t>나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5"/>
        <w:gridCol w:w="1655"/>
      </w:tblGrid>
      <w:tr w:rsidR="003310CD" w:rsidRPr="003310CD" w14:paraId="6A4A65A0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010EBC9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Dấu hiệu nhận biết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4325743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Nghĩa</w:t>
            </w:r>
          </w:p>
        </w:tc>
      </w:tr>
      <w:tr w:rsidR="003310CD" w:rsidRPr="003310CD" w14:paraId="3340D25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329A57C" w14:textId="77777777" w:rsidR="003310CD" w:rsidRPr="003310CD" w:rsidRDefault="003310CD" w:rsidP="003310CD">
            <w:r w:rsidRPr="003310CD">
              <w:t>Có </w:t>
            </w:r>
            <w:r w:rsidRPr="003310CD">
              <w:rPr>
                <w:b/>
                <w:bCs/>
              </w:rPr>
              <w:t>2 lựa chọn</w:t>
            </w:r>
            <w:r w:rsidRPr="003310CD">
              <w:t> song song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FBE5147" w14:textId="77777777" w:rsidR="003310CD" w:rsidRPr="003310CD" w:rsidRDefault="003310CD" w:rsidP="003310CD">
            <w:r w:rsidRPr="003310CD">
              <w:t>hoặc / hay</w:t>
            </w:r>
          </w:p>
        </w:tc>
      </w:tr>
      <w:tr w:rsidR="003310CD" w:rsidRPr="003310CD" w14:paraId="5CB0DF1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8D2C46C" w14:textId="77777777" w:rsidR="003310CD" w:rsidRPr="003310CD" w:rsidRDefault="003310CD" w:rsidP="003310CD">
            <w:r w:rsidRPr="003310CD">
              <w:t>Câu có sắc thái </w:t>
            </w:r>
            <w:r w:rsidRPr="003310CD">
              <w:rPr>
                <w:b/>
                <w:bCs/>
              </w:rPr>
              <w:t>chán nản / miễn cưỡng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8C65B7F" w14:textId="77777777" w:rsidR="003310CD" w:rsidRPr="003310CD" w:rsidRDefault="003310CD" w:rsidP="003310CD">
            <w:r w:rsidRPr="003310CD">
              <w:t>thôi thì / thà vậy</w:t>
            </w:r>
          </w:p>
        </w:tc>
      </w:tr>
      <w:tr w:rsidR="003310CD" w:rsidRPr="003310CD" w14:paraId="23B4600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86A7768" w14:textId="77777777" w:rsidR="003310CD" w:rsidRPr="003310CD" w:rsidRDefault="003310CD" w:rsidP="003310CD">
            <w:r w:rsidRPr="003310CD">
              <w:t>Đi với </w:t>
            </w:r>
            <w:r w:rsidRPr="003310CD">
              <w:rPr>
                <w:b/>
                <w:bCs/>
              </w:rPr>
              <w:t>số lượng</w:t>
            </w:r>
            <w:r w:rsidRPr="003310CD">
              <w:t>, người nói </w:t>
            </w:r>
            <w:r w:rsidRPr="003310CD">
              <w:rPr>
                <w:b/>
                <w:bCs/>
              </w:rPr>
              <w:t>ngạc nhiên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773774B" w14:textId="77777777" w:rsidR="003310CD" w:rsidRPr="003310CD" w:rsidRDefault="003310CD" w:rsidP="003310CD">
            <w:r w:rsidRPr="003310CD">
              <w:t>thậm chí đến</w:t>
            </w:r>
          </w:p>
        </w:tc>
      </w:tr>
      <w:tr w:rsidR="003310CD" w:rsidRPr="003310CD" w14:paraId="6CAEB5A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9D48FAF" w14:textId="77777777" w:rsidR="003310CD" w:rsidRPr="003310CD" w:rsidRDefault="003310CD" w:rsidP="003310CD">
            <w:r w:rsidRPr="003310CD">
              <w:t>Đi với </w:t>
            </w:r>
            <w:r w:rsidRPr="003310CD">
              <w:rPr>
                <w:b/>
                <w:bCs/>
              </w:rPr>
              <w:t>số lượng</w:t>
            </w:r>
            <w:r w:rsidRPr="003310CD">
              <w:t>, người nói </w:t>
            </w:r>
            <w:r w:rsidRPr="003310CD">
              <w:rPr>
                <w:b/>
                <w:bCs/>
              </w:rPr>
              <w:t>ước lượng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A990DAE" w14:textId="77777777" w:rsidR="003310CD" w:rsidRPr="003310CD" w:rsidRDefault="003310CD" w:rsidP="003310CD">
            <w:r w:rsidRPr="003310CD">
              <w:t>khoảng / chừng</w:t>
            </w:r>
          </w:p>
        </w:tc>
      </w:tr>
    </w:tbl>
    <w:p w14:paraId="057AF780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🔷</w:t>
      </w:r>
      <w:r w:rsidRPr="003310CD">
        <w:rPr>
          <w:b/>
          <w:bCs/>
        </w:rPr>
        <w:t xml:space="preserve"> No.23 — </w:t>
      </w:r>
      <w:r w:rsidRPr="003310CD">
        <w:rPr>
          <w:b/>
          <w:bCs/>
        </w:rPr>
        <w:t>만</w:t>
      </w:r>
      <w:r w:rsidRPr="003310CD">
        <w:rPr>
          <w:b/>
          <w:bCs/>
        </w:rPr>
        <w:t xml:space="preserve"> (chỉ / chỉ có — nhấn mạnh giới hạn)</w:t>
      </w:r>
    </w:p>
    <w:p w14:paraId="59758F7D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Công thức</w:t>
      </w:r>
    </w:p>
    <w:p w14:paraId="0E0E8BC6" w14:textId="77777777" w:rsidR="003310CD" w:rsidRPr="003310CD" w:rsidRDefault="003310CD" w:rsidP="003310CD">
      <w:r w:rsidRPr="003310CD">
        <w:t xml:space="preserve">Danh từ + </w:t>
      </w:r>
      <w:r w:rsidRPr="003310CD">
        <w:t>만</w:t>
      </w:r>
    </w:p>
    <w:p w14:paraId="5F14EAD8" w14:textId="77777777" w:rsidR="003310CD" w:rsidRPr="003310CD" w:rsidRDefault="003310CD" w:rsidP="003310CD">
      <w:r w:rsidRPr="003310CD">
        <w:t xml:space="preserve">Không biến hình — luôn là </w:t>
      </w:r>
      <w:r w:rsidRPr="003310CD">
        <w:t>만</w:t>
      </w:r>
    </w:p>
    <w:p w14:paraId="408237FC" w14:textId="77777777" w:rsidR="003310CD" w:rsidRPr="003310CD" w:rsidRDefault="003310CD" w:rsidP="003310CD">
      <w:r w:rsidRPr="003310CD">
        <w:rPr>
          <w:rFonts w:ascii="Segoe UI Emoji" w:hAnsi="Segoe UI Emoji" w:cs="Segoe UI Emoji"/>
        </w:rPr>
        <w:t>⚠️</w:t>
      </w:r>
      <w:r w:rsidRPr="003310CD">
        <w:t xml:space="preserve"> Giống </w:t>
      </w:r>
      <w:r w:rsidRPr="003310CD">
        <w:t>도</w:t>
      </w:r>
      <w:r w:rsidRPr="003310CD">
        <w:t xml:space="preserve">, khi dùng </w:t>
      </w:r>
      <w:r w:rsidRPr="003310CD">
        <w:t>만</w:t>
      </w:r>
      <w:r w:rsidRPr="003310CD">
        <w:t xml:space="preserve"> thì </w:t>
      </w:r>
      <w:r w:rsidRPr="003310CD">
        <w:rPr>
          <w:b/>
          <w:bCs/>
        </w:rPr>
        <w:t>이</w:t>
      </w:r>
      <w:r w:rsidRPr="003310CD">
        <w:rPr>
          <w:b/>
          <w:bCs/>
        </w:rPr>
        <w:t>/</w:t>
      </w:r>
      <w:r w:rsidRPr="003310CD">
        <w:rPr>
          <w:b/>
          <w:bCs/>
        </w:rPr>
        <w:t>가</w:t>
      </w:r>
      <w:r w:rsidRPr="003310CD">
        <w:rPr>
          <w:b/>
          <w:bCs/>
        </w:rPr>
        <w:t xml:space="preserve"> và </w:t>
      </w:r>
      <w:r w:rsidRPr="003310CD">
        <w:rPr>
          <w:b/>
          <w:bCs/>
        </w:rPr>
        <w:t>은</w:t>
      </w:r>
      <w:r w:rsidRPr="003310CD">
        <w:rPr>
          <w:b/>
          <w:bCs/>
        </w:rPr>
        <w:t>/</w:t>
      </w:r>
      <w:r w:rsidRPr="003310CD">
        <w:rPr>
          <w:b/>
          <w:bCs/>
        </w:rPr>
        <w:t>는</w:t>
      </w:r>
      <w:r w:rsidRPr="003310CD">
        <w:rPr>
          <w:b/>
          <w:bCs/>
        </w:rPr>
        <w:t xml:space="preserve"> biến mất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9"/>
        <w:gridCol w:w="1279"/>
      </w:tblGrid>
      <w:tr w:rsidR="003310CD" w:rsidRPr="003310CD" w14:paraId="332560DC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EAA9E61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rFonts w:ascii="Segoe UI Emoji" w:hAnsi="Segoe UI Emoji" w:cs="Segoe UI Emoji"/>
                <w:b/>
                <w:bCs/>
              </w:rPr>
              <w:t>❌</w:t>
            </w:r>
            <w:r w:rsidRPr="003310CD">
              <w:rPr>
                <w:b/>
                <w:bCs/>
              </w:rPr>
              <w:t xml:space="preserve"> Sai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28AD54A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rFonts w:ascii="Segoe UI Emoji" w:hAnsi="Segoe UI Emoji" w:cs="Segoe UI Emoji"/>
                <w:b/>
                <w:bCs/>
              </w:rPr>
              <w:t>✅</w:t>
            </w:r>
            <w:r w:rsidRPr="003310CD">
              <w:rPr>
                <w:b/>
                <w:bCs/>
              </w:rPr>
              <w:t xml:space="preserve"> Đúng</w:t>
            </w:r>
          </w:p>
        </w:tc>
      </w:tr>
      <w:tr w:rsidR="003310CD" w:rsidRPr="003310CD" w14:paraId="1F72A52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C019DC1" w14:textId="77777777" w:rsidR="003310CD" w:rsidRPr="003310CD" w:rsidRDefault="003310CD" w:rsidP="003310CD">
            <w:r w:rsidRPr="003310CD">
              <w:t>저는만</w:t>
            </w:r>
            <w:r w:rsidRPr="003310CD">
              <w:t xml:space="preserve"> </w:t>
            </w:r>
            <w:r w:rsidRPr="003310CD">
              <w:t>알아요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50DDA0B" w14:textId="77777777" w:rsidR="003310CD" w:rsidRPr="003310CD" w:rsidRDefault="003310CD" w:rsidP="003310CD">
            <w:r w:rsidRPr="003310CD">
              <w:t>저</w:t>
            </w:r>
            <w:r w:rsidRPr="003310CD">
              <w:rPr>
                <w:b/>
                <w:bCs/>
              </w:rPr>
              <w:t>만</w:t>
            </w:r>
            <w:r w:rsidRPr="003310CD">
              <w:t> </w:t>
            </w:r>
            <w:r w:rsidRPr="003310CD">
              <w:t>알아요</w:t>
            </w:r>
          </w:p>
        </w:tc>
      </w:tr>
      <w:tr w:rsidR="003310CD" w:rsidRPr="003310CD" w14:paraId="7C5AF28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C376646" w14:textId="77777777" w:rsidR="003310CD" w:rsidRPr="003310CD" w:rsidRDefault="003310CD" w:rsidP="003310CD">
            <w:r w:rsidRPr="003310CD">
              <w:t>돈이만</w:t>
            </w:r>
            <w:r w:rsidRPr="003310CD">
              <w:t xml:space="preserve"> </w:t>
            </w:r>
            <w:r w:rsidRPr="003310CD">
              <w:t>있어요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45B4460" w14:textId="77777777" w:rsidR="003310CD" w:rsidRPr="003310CD" w:rsidRDefault="003310CD" w:rsidP="003310CD">
            <w:r w:rsidRPr="003310CD">
              <w:t>돈</w:t>
            </w:r>
            <w:r w:rsidRPr="003310CD">
              <w:rPr>
                <w:b/>
                <w:bCs/>
              </w:rPr>
              <w:t>만</w:t>
            </w:r>
            <w:r w:rsidRPr="003310CD">
              <w:t> </w:t>
            </w:r>
            <w:r w:rsidRPr="003310CD">
              <w:t>있어요</w:t>
            </w:r>
          </w:p>
        </w:tc>
      </w:tr>
    </w:tbl>
    <w:p w14:paraId="48166B0C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Cách dùng</w:t>
      </w:r>
    </w:p>
    <w:p w14:paraId="1F159516" w14:textId="77777777" w:rsidR="003310CD" w:rsidRPr="003310CD" w:rsidRDefault="003310CD" w:rsidP="003310CD">
      <w:r w:rsidRPr="003310CD">
        <w:rPr>
          <w:b/>
          <w:bCs/>
        </w:rPr>
        <w:t>① Giới hạn số lượng / đối tượng</w:t>
      </w:r>
    </w:p>
    <w:p w14:paraId="1A052BC9" w14:textId="77777777" w:rsidR="003310CD" w:rsidRPr="003310CD" w:rsidRDefault="003310CD" w:rsidP="003310CD">
      <w:r w:rsidRPr="003310CD">
        <w:t>지금</w:t>
      </w:r>
      <w:r w:rsidRPr="003310CD">
        <w:t xml:space="preserve"> 5000</w:t>
      </w:r>
      <w:r w:rsidRPr="003310CD">
        <w:t>원</w:t>
      </w:r>
      <w:r w:rsidRPr="003310CD">
        <w:rPr>
          <w:b/>
          <w:bCs/>
        </w:rPr>
        <w:t>만</w:t>
      </w:r>
      <w:r w:rsidRPr="003310CD">
        <w:t> </w:t>
      </w:r>
      <w:r w:rsidRPr="003310CD">
        <w:t>있어요</w:t>
      </w:r>
      <w:r w:rsidRPr="003310CD">
        <w:t>. </w:t>
      </w:r>
      <w:r w:rsidRPr="003310CD">
        <w:rPr>
          <w:i/>
          <w:iCs/>
        </w:rPr>
        <w:t>Bây giờ tôi chỉ có 5000 won.</w:t>
      </w:r>
    </w:p>
    <w:p w14:paraId="536D79BD" w14:textId="77777777" w:rsidR="003310CD" w:rsidRPr="003310CD" w:rsidRDefault="003310CD" w:rsidP="003310CD">
      <w:r w:rsidRPr="003310CD">
        <w:t>저</w:t>
      </w:r>
      <w:r w:rsidRPr="003310CD">
        <w:rPr>
          <w:b/>
          <w:bCs/>
        </w:rPr>
        <w:t>만</w:t>
      </w:r>
      <w:r w:rsidRPr="003310CD">
        <w:t> </w:t>
      </w:r>
      <w:r w:rsidRPr="003310CD">
        <w:t>몰랐어요</w:t>
      </w:r>
      <w:r w:rsidRPr="003310CD">
        <w:t>. </w:t>
      </w:r>
      <w:r w:rsidRPr="003310CD">
        <w:rPr>
          <w:b/>
          <w:bCs/>
          <w:i/>
          <w:iCs/>
        </w:rPr>
        <w:t>Chỉ</w:t>
      </w:r>
      <w:r w:rsidRPr="003310CD">
        <w:rPr>
          <w:i/>
          <w:iCs/>
        </w:rPr>
        <w:t> mình tôi là không biết.</w:t>
      </w:r>
    </w:p>
    <w:p w14:paraId="29E41896" w14:textId="77777777" w:rsidR="003310CD" w:rsidRPr="003310CD" w:rsidRDefault="003310CD" w:rsidP="003310CD">
      <w:r w:rsidRPr="003310CD">
        <w:rPr>
          <w:b/>
          <w:bCs/>
        </w:rPr>
        <w:t>② Giới hạn hành động — dùng với động từ</w:t>
      </w:r>
    </w:p>
    <w:p w14:paraId="2E8FEC90" w14:textId="77777777" w:rsidR="003310CD" w:rsidRPr="003310CD" w:rsidRDefault="003310CD" w:rsidP="003310CD">
      <w:r w:rsidRPr="003310CD">
        <w:t>공부</w:t>
      </w:r>
      <w:r w:rsidRPr="003310CD">
        <w:rPr>
          <w:b/>
          <w:bCs/>
        </w:rPr>
        <w:t>만</w:t>
      </w:r>
      <w:r w:rsidRPr="003310CD">
        <w:t> </w:t>
      </w:r>
      <w:r w:rsidRPr="003310CD">
        <w:t>해요</w:t>
      </w:r>
      <w:r w:rsidRPr="003310CD">
        <w:t>. </w:t>
      </w:r>
      <w:r w:rsidRPr="003310CD">
        <w:rPr>
          <w:b/>
          <w:bCs/>
          <w:i/>
          <w:iCs/>
        </w:rPr>
        <w:t>Chỉ</w:t>
      </w:r>
      <w:r w:rsidRPr="003310CD">
        <w:rPr>
          <w:i/>
          <w:iCs/>
        </w:rPr>
        <w:t> học thôi.</w:t>
      </w:r>
    </w:p>
    <w:p w14:paraId="62732162" w14:textId="77777777" w:rsidR="003310CD" w:rsidRPr="003310CD" w:rsidRDefault="003310CD" w:rsidP="003310CD">
      <w:r w:rsidRPr="003310CD">
        <w:lastRenderedPageBreak/>
        <w:t>먹기</w:t>
      </w:r>
      <w:r w:rsidRPr="003310CD">
        <w:rPr>
          <w:b/>
          <w:bCs/>
        </w:rPr>
        <w:t>만</w:t>
      </w:r>
      <w:r w:rsidRPr="003310CD">
        <w:t> </w:t>
      </w:r>
      <w:r w:rsidRPr="003310CD">
        <w:t>하고</w:t>
      </w:r>
      <w:r w:rsidRPr="003310CD">
        <w:t xml:space="preserve"> </w:t>
      </w:r>
      <w:r w:rsidRPr="003310CD">
        <w:t>치우지</w:t>
      </w:r>
      <w:r w:rsidRPr="003310CD">
        <w:t xml:space="preserve"> </w:t>
      </w:r>
      <w:r w:rsidRPr="003310CD">
        <w:t>않아요</w:t>
      </w:r>
      <w:r w:rsidRPr="003310CD">
        <w:t>. </w:t>
      </w:r>
      <w:r w:rsidRPr="003310CD">
        <w:rPr>
          <w:b/>
          <w:bCs/>
          <w:i/>
          <w:iCs/>
        </w:rPr>
        <w:t>Chỉ</w:t>
      </w:r>
      <w:r w:rsidRPr="003310CD">
        <w:rPr>
          <w:i/>
          <w:iCs/>
        </w:rPr>
        <w:t> ăn rồi không dọn dẹp.</w:t>
      </w:r>
    </w:p>
    <w:p w14:paraId="75D49AF8" w14:textId="77777777" w:rsidR="003310CD" w:rsidRPr="003310CD" w:rsidRDefault="003310CD" w:rsidP="003310CD">
      <w:r w:rsidRPr="003310CD">
        <w:rPr>
          <w:b/>
          <w:bCs/>
        </w:rPr>
        <w:t>③ Nhấn mạnh điều kiện — "chỉ cần..."</w:t>
      </w:r>
    </w:p>
    <w:p w14:paraId="784A0B49" w14:textId="77777777" w:rsidR="003310CD" w:rsidRPr="003310CD" w:rsidRDefault="003310CD" w:rsidP="003310CD">
      <w:r w:rsidRPr="003310CD">
        <w:t>네가</w:t>
      </w:r>
      <w:r w:rsidRPr="003310CD">
        <w:t xml:space="preserve"> </w:t>
      </w:r>
      <w:r w:rsidRPr="003310CD">
        <w:t>오</w:t>
      </w:r>
      <w:r w:rsidRPr="003310CD">
        <w:rPr>
          <w:b/>
          <w:bCs/>
        </w:rPr>
        <w:t>기만</w:t>
      </w:r>
      <w:r w:rsidRPr="003310CD">
        <w:t> </w:t>
      </w:r>
      <w:r w:rsidRPr="003310CD">
        <w:t>하면</w:t>
      </w:r>
      <w:r w:rsidRPr="003310CD">
        <w:t xml:space="preserve"> </w:t>
      </w:r>
      <w:r w:rsidRPr="003310CD">
        <w:t>돼요</w:t>
      </w:r>
      <w:r w:rsidRPr="003310CD">
        <w:t>. </w:t>
      </w:r>
      <w:r w:rsidRPr="003310CD">
        <w:rPr>
          <w:b/>
          <w:bCs/>
          <w:i/>
          <w:iCs/>
        </w:rPr>
        <w:t>Chỉ cần</w:t>
      </w:r>
      <w:r w:rsidRPr="003310CD">
        <w:rPr>
          <w:i/>
          <w:iCs/>
        </w:rPr>
        <w:t> bạn đến là được rồi.</w:t>
      </w:r>
    </w:p>
    <w:p w14:paraId="4B9FDEA3" w14:textId="77777777" w:rsidR="003310CD" w:rsidRPr="003310CD" w:rsidRDefault="003310CD" w:rsidP="003310CD">
      <w:r w:rsidRPr="003310CD">
        <w:pict w14:anchorId="7FEA565D">
          <v:rect id="_x0000_i2829" style="width:0;height:0" o:hralign="center" o:hrstd="t" o:hr="t" fillcolor="#a0a0a0" stroked="f"/>
        </w:pict>
      </w:r>
    </w:p>
    <w:p w14:paraId="4F2CFB71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🔷</w:t>
      </w:r>
      <w:r w:rsidRPr="003310CD">
        <w:rPr>
          <w:b/>
          <w:bCs/>
        </w:rPr>
        <w:t xml:space="preserve"> No.26 — </w:t>
      </w:r>
      <w:r w:rsidRPr="003310CD">
        <w:rPr>
          <w:b/>
          <w:bCs/>
        </w:rPr>
        <w:t>밖에</w:t>
      </w:r>
      <w:r w:rsidRPr="003310CD">
        <w:rPr>
          <w:b/>
          <w:bCs/>
        </w:rPr>
        <w:t xml:space="preserve"> (chỉ có... thôi — bắt buộc đi với phủ định)</w:t>
      </w:r>
    </w:p>
    <w:p w14:paraId="0BB6EAEE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Công thức</w:t>
      </w:r>
    </w:p>
    <w:p w14:paraId="035F6DE1" w14:textId="77777777" w:rsidR="003310CD" w:rsidRPr="003310CD" w:rsidRDefault="003310CD" w:rsidP="003310CD">
      <w:r w:rsidRPr="003310CD">
        <w:t xml:space="preserve">Danh từ + </w:t>
      </w:r>
      <w:r w:rsidRPr="003310CD">
        <w:t>밖에</w:t>
      </w:r>
      <w:r w:rsidRPr="003310CD">
        <w:t xml:space="preserve"> + PHỦ ĐỊNH (</w:t>
      </w:r>
      <w:r w:rsidRPr="003310CD">
        <w:t>없다</w:t>
      </w:r>
      <w:r w:rsidRPr="003310CD">
        <w:t xml:space="preserve"> / </w:t>
      </w:r>
      <w:r w:rsidRPr="003310CD">
        <w:t>모르다</w:t>
      </w:r>
      <w:r w:rsidRPr="003310CD">
        <w:t xml:space="preserve"> / </w:t>
      </w:r>
      <w:r w:rsidRPr="003310CD">
        <w:t>안</w:t>
      </w:r>
      <w:r w:rsidRPr="003310CD">
        <w:t xml:space="preserve">~ / </w:t>
      </w:r>
      <w:r w:rsidRPr="003310CD">
        <w:t>못</w:t>
      </w:r>
      <w:r w:rsidRPr="003310CD">
        <w:t>~)</w:t>
      </w:r>
    </w:p>
    <w:p w14:paraId="7F06F3CD" w14:textId="77777777" w:rsidR="003310CD" w:rsidRPr="003310CD" w:rsidRDefault="003310CD" w:rsidP="003310CD">
      <w:r w:rsidRPr="003310CD">
        <w:rPr>
          <w:rFonts w:ascii="Segoe UI Emoji" w:hAnsi="Segoe UI Emoji" w:cs="Segoe UI Emoji"/>
        </w:rPr>
        <w:t>⚠️</w:t>
      </w:r>
      <w:r w:rsidRPr="003310CD">
        <w:t> </w:t>
      </w:r>
      <w:r w:rsidRPr="003310CD">
        <w:rPr>
          <w:b/>
          <w:bCs/>
        </w:rPr>
        <w:t>Quy tắc bất di bất dịch:</w:t>
      </w:r>
      <w:r w:rsidRPr="003310CD">
        <w:t> </w:t>
      </w:r>
      <w:r w:rsidRPr="003310CD">
        <w:t>밖에</w:t>
      </w:r>
      <w:r w:rsidRPr="003310CD">
        <w:t> </w:t>
      </w:r>
      <w:r w:rsidRPr="003310CD">
        <w:rPr>
          <w:b/>
          <w:bCs/>
        </w:rPr>
        <w:t>LUÔN LUÔN</w:t>
      </w:r>
      <w:r w:rsidRPr="003310CD">
        <w:t> đi với phủ định ở vế sau</w:t>
      </w:r>
    </w:p>
    <w:p w14:paraId="48C3FFF9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Cách dùng</w:t>
      </w:r>
    </w:p>
    <w:p w14:paraId="223FE114" w14:textId="77777777" w:rsidR="003310CD" w:rsidRPr="003310CD" w:rsidRDefault="003310CD" w:rsidP="003310CD">
      <w:r w:rsidRPr="003310CD">
        <w:t>시간이</w:t>
      </w:r>
      <w:r w:rsidRPr="003310CD">
        <w:t xml:space="preserve"> </w:t>
      </w:r>
      <w:r w:rsidRPr="003310CD">
        <w:t>한</w:t>
      </w:r>
      <w:r w:rsidRPr="003310CD">
        <w:t xml:space="preserve"> </w:t>
      </w:r>
      <w:r w:rsidRPr="003310CD">
        <w:t>시간</w:t>
      </w:r>
      <w:r w:rsidRPr="003310CD">
        <w:rPr>
          <w:b/>
          <w:bCs/>
        </w:rPr>
        <w:t>밖에</w:t>
      </w:r>
      <w:r w:rsidRPr="003310CD">
        <w:t> </w:t>
      </w:r>
      <w:r w:rsidRPr="003310CD">
        <w:t>없어요</w:t>
      </w:r>
      <w:r w:rsidRPr="003310CD">
        <w:t>. </w:t>
      </w:r>
      <w:r w:rsidRPr="003310CD">
        <w:rPr>
          <w:i/>
          <w:iCs/>
        </w:rPr>
        <w:t>Chỉ còn đúng một tiếng đồng hồ thôi.</w:t>
      </w:r>
    </w:p>
    <w:p w14:paraId="07AA8C25" w14:textId="77777777" w:rsidR="003310CD" w:rsidRPr="003310CD" w:rsidRDefault="003310CD" w:rsidP="003310CD">
      <w:r w:rsidRPr="003310CD">
        <w:t>저는</w:t>
      </w:r>
      <w:r w:rsidRPr="003310CD">
        <w:t xml:space="preserve"> </w:t>
      </w:r>
      <w:r w:rsidRPr="003310CD">
        <w:t>한국어</w:t>
      </w:r>
      <w:r w:rsidRPr="003310CD">
        <w:rPr>
          <w:b/>
          <w:bCs/>
        </w:rPr>
        <w:t>밖에</w:t>
      </w:r>
      <w:r w:rsidRPr="003310CD">
        <w:t> </w:t>
      </w:r>
      <w:r w:rsidRPr="003310CD">
        <w:t>몰라요</w:t>
      </w:r>
      <w:r w:rsidRPr="003310CD">
        <w:t>. </w:t>
      </w:r>
      <w:r w:rsidRPr="003310CD">
        <w:rPr>
          <w:i/>
          <w:iCs/>
        </w:rPr>
        <w:t>Tôi chỉ biết tiếng Hàn thôi.</w:t>
      </w:r>
    </w:p>
    <w:p w14:paraId="34CF0CAF" w14:textId="77777777" w:rsidR="003310CD" w:rsidRPr="003310CD" w:rsidRDefault="003310CD" w:rsidP="003310CD">
      <w:r w:rsidRPr="003310CD">
        <w:t>천</w:t>
      </w:r>
      <w:r w:rsidRPr="003310CD">
        <w:t xml:space="preserve"> </w:t>
      </w:r>
      <w:r w:rsidRPr="003310CD">
        <w:t>원</w:t>
      </w:r>
      <w:r w:rsidRPr="003310CD">
        <w:rPr>
          <w:b/>
          <w:bCs/>
        </w:rPr>
        <w:t>밖에</w:t>
      </w:r>
      <w:r w:rsidRPr="003310CD">
        <w:t> </w:t>
      </w:r>
      <w:r w:rsidRPr="003310CD">
        <w:t>없어요</w:t>
      </w:r>
      <w:r w:rsidRPr="003310CD">
        <w:t>. </w:t>
      </w:r>
      <w:r w:rsidRPr="003310CD">
        <w:rPr>
          <w:i/>
          <w:iCs/>
        </w:rPr>
        <w:t>Chỉ có 1000 won thôi.</w:t>
      </w:r>
    </w:p>
    <w:p w14:paraId="0626539E" w14:textId="77777777" w:rsidR="003310CD" w:rsidRPr="003310CD" w:rsidRDefault="003310CD" w:rsidP="003310CD">
      <w:r w:rsidRPr="003310CD">
        <w:t>이것</w:t>
      </w:r>
      <w:r w:rsidRPr="003310CD">
        <w:rPr>
          <w:b/>
          <w:bCs/>
        </w:rPr>
        <w:t>밖에</w:t>
      </w:r>
      <w:r w:rsidRPr="003310CD">
        <w:t> </w:t>
      </w:r>
      <w:r w:rsidRPr="003310CD">
        <w:t>안</w:t>
      </w:r>
      <w:r w:rsidRPr="003310CD">
        <w:t xml:space="preserve"> </w:t>
      </w:r>
      <w:r w:rsidRPr="003310CD">
        <w:t>먹었어요</w:t>
      </w:r>
      <w:r w:rsidRPr="003310CD">
        <w:t>. </w:t>
      </w:r>
      <w:r w:rsidRPr="003310CD">
        <w:rPr>
          <w:i/>
          <w:iCs/>
        </w:rPr>
        <w:t>Chỉ ăn mỗi cái này thôi.</w:t>
      </w:r>
    </w:p>
    <w:p w14:paraId="0762972A" w14:textId="77777777" w:rsidR="003310CD" w:rsidRPr="003310CD" w:rsidRDefault="003310CD" w:rsidP="003310CD">
      <w:r w:rsidRPr="003310CD">
        <w:pict w14:anchorId="5C00273E">
          <v:rect id="_x0000_i2830" style="width:0;height:0" o:hralign="center" o:hrstd="t" o:hr="t" fillcolor="#a0a0a0" stroked="f"/>
        </w:pict>
      </w:r>
    </w:p>
    <w:p w14:paraId="6C4DD3A9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🔶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만</w:t>
      </w:r>
      <w:r w:rsidRPr="003310CD">
        <w:rPr>
          <w:b/>
          <w:bCs/>
        </w:rPr>
        <w:t xml:space="preserve"> vs </w:t>
      </w:r>
      <w:r w:rsidRPr="003310CD">
        <w:rPr>
          <w:b/>
          <w:bCs/>
        </w:rPr>
        <w:t>밖에</w:t>
      </w:r>
      <w:r w:rsidRPr="003310CD">
        <w:rPr>
          <w:b/>
          <w:bCs/>
        </w:rPr>
        <w:t xml:space="preserve"> — So Sánh Trực Tiếp</w:t>
      </w:r>
    </w:p>
    <w:p w14:paraId="00BDFD73" w14:textId="77777777" w:rsidR="003310CD" w:rsidRPr="003310CD" w:rsidRDefault="003310CD" w:rsidP="003310CD">
      <w:r w:rsidRPr="003310CD">
        <w:t>Đây là cặp </w:t>
      </w:r>
      <w:r w:rsidRPr="003310CD">
        <w:rPr>
          <w:b/>
          <w:bCs/>
        </w:rPr>
        <w:t>hay ra thi nhất trong bài này: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3"/>
        <w:gridCol w:w="3457"/>
        <w:gridCol w:w="3759"/>
      </w:tblGrid>
      <w:tr w:rsidR="003310CD" w:rsidRPr="003310CD" w14:paraId="23C6F8FC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3B0CC6B" w14:textId="77777777" w:rsidR="003310CD" w:rsidRPr="003310CD" w:rsidRDefault="003310CD" w:rsidP="003310CD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09EDBB9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96005AF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밖에</w:t>
            </w:r>
          </w:p>
        </w:tc>
      </w:tr>
      <w:tr w:rsidR="003310CD" w:rsidRPr="003310CD" w14:paraId="6394752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34AA02F" w14:textId="77777777" w:rsidR="003310CD" w:rsidRPr="003310CD" w:rsidRDefault="003310CD" w:rsidP="003310CD">
            <w:r w:rsidRPr="003310CD">
              <w:t>Nghĩa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0EFED3D" w14:textId="77777777" w:rsidR="003310CD" w:rsidRPr="003310CD" w:rsidRDefault="003310CD" w:rsidP="003310CD">
            <w:r w:rsidRPr="003310CD">
              <w:t>chỉ / chỉ có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F6CFF8D" w14:textId="77777777" w:rsidR="003310CD" w:rsidRPr="003310CD" w:rsidRDefault="003310CD" w:rsidP="003310CD">
            <w:r w:rsidRPr="003310CD">
              <w:t>chỉ có... thôi</w:t>
            </w:r>
          </w:p>
        </w:tc>
      </w:tr>
      <w:tr w:rsidR="003310CD" w:rsidRPr="003310CD" w14:paraId="6255547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15F2F99" w14:textId="77777777" w:rsidR="003310CD" w:rsidRPr="003310CD" w:rsidRDefault="003310CD" w:rsidP="003310CD">
            <w:r w:rsidRPr="003310CD">
              <w:t>Câu sau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BB1DB3F" w14:textId="77777777" w:rsidR="003310CD" w:rsidRPr="003310CD" w:rsidRDefault="003310CD" w:rsidP="003310CD">
            <w:r w:rsidRPr="003310CD">
              <w:t xml:space="preserve">Khẳng định </w:t>
            </w:r>
            <w:r w:rsidRPr="003310CD">
              <w:rPr>
                <w:rFonts w:ascii="Segoe UI Emoji" w:hAnsi="Segoe UI Emoji" w:cs="Segoe UI Emoji"/>
              </w:rPr>
              <w:t>✅</w:t>
            </w:r>
            <w:r w:rsidRPr="003310CD">
              <w:t xml:space="preserve"> hoặc Phủ định </w:t>
            </w:r>
            <w:r w:rsidRPr="003310C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134D17D" w14:textId="77777777" w:rsidR="003310CD" w:rsidRPr="003310CD" w:rsidRDefault="003310CD" w:rsidP="003310CD">
            <w:r w:rsidRPr="003310CD">
              <w:rPr>
                <w:b/>
                <w:bCs/>
              </w:rPr>
              <w:t>Bắt buộc phủ định</w:t>
            </w:r>
            <w:r w:rsidRPr="003310CD">
              <w:t> </w:t>
            </w:r>
            <w:r w:rsidRPr="003310CD">
              <w:rPr>
                <w:rFonts w:ascii="Segoe UI Emoji" w:hAnsi="Segoe UI Emoji" w:cs="Segoe UI Emoji"/>
              </w:rPr>
              <w:t>❌</w:t>
            </w:r>
          </w:p>
        </w:tc>
      </w:tr>
      <w:tr w:rsidR="003310CD" w:rsidRPr="003310CD" w14:paraId="4DC187A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E9651F0" w14:textId="77777777" w:rsidR="003310CD" w:rsidRPr="003310CD" w:rsidRDefault="003310CD" w:rsidP="003310CD">
            <w:r w:rsidRPr="003310CD">
              <w:t>Sắc thái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7D26164" w14:textId="77777777" w:rsidR="003310CD" w:rsidRPr="003310CD" w:rsidRDefault="003310CD" w:rsidP="003310CD">
            <w:r w:rsidRPr="003310CD">
              <w:t>Trung lập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CEF2740" w14:textId="77777777" w:rsidR="003310CD" w:rsidRPr="003310CD" w:rsidRDefault="003310CD" w:rsidP="003310CD">
            <w:r w:rsidRPr="003310CD">
              <w:t>Nhấn mạnh sự </w:t>
            </w:r>
            <w:r w:rsidRPr="003310CD">
              <w:rPr>
                <w:b/>
                <w:bCs/>
              </w:rPr>
              <w:t>thiếu thốn / hạn chế</w:t>
            </w:r>
          </w:p>
        </w:tc>
      </w:tr>
      <w:tr w:rsidR="003310CD" w:rsidRPr="003310CD" w14:paraId="260C52B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47D3356" w14:textId="77777777" w:rsidR="003310CD" w:rsidRPr="003310CD" w:rsidRDefault="003310CD" w:rsidP="003310CD">
            <w:r w:rsidRPr="003310CD">
              <w:t>Ví dụ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22729C9" w14:textId="77777777" w:rsidR="003310CD" w:rsidRPr="003310CD" w:rsidRDefault="003310CD" w:rsidP="003310CD">
            <w:r w:rsidRPr="003310CD">
              <w:t>천</w:t>
            </w:r>
            <w:r w:rsidRPr="003310CD">
              <w:t xml:space="preserve"> </w:t>
            </w:r>
            <w:r w:rsidRPr="003310CD">
              <w:t>원</w:t>
            </w:r>
            <w:r w:rsidRPr="003310CD">
              <w:rPr>
                <w:b/>
                <w:bCs/>
              </w:rPr>
              <w:t>만</w:t>
            </w:r>
            <w:r w:rsidRPr="003310CD">
              <w:t> </w:t>
            </w:r>
            <w:r w:rsidRPr="003310CD">
              <w:t>있어요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37AB8B1" w14:textId="77777777" w:rsidR="003310CD" w:rsidRPr="003310CD" w:rsidRDefault="003310CD" w:rsidP="003310CD">
            <w:r w:rsidRPr="003310CD">
              <w:t>천</w:t>
            </w:r>
            <w:r w:rsidRPr="003310CD">
              <w:t xml:space="preserve"> </w:t>
            </w:r>
            <w:r w:rsidRPr="003310CD">
              <w:t>원</w:t>
            </w:r>
            <w:r w:rsidRPr="003310CD">
              <w:rPr>
                <w:b/>
                <w:bCs/>
              </w:rPr>
              <w:t>밖에</w:t>
            </w:r>
            <w:r w:rsidRPr="003310CD">
              <w:t> </w:t>
            </w:r>
            <w:r w:rsidRPr="003310CD">
              <w:t>없어요</w:t>
            </w:r>
          </w:p>
        </w:tc>
      </w:tr>
    </w:tbl>
    <w:p w14:paraId="41CF00D7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🧪</w:t>
      </w:r>
      <w:r w:rsidRPr="003310CD">
        <w:rPr>
          <w:b/>
          <w:bCs/>
        </w:rPr>
        <w:t xml:space="preserve"> Cùng nội dung — 2 cách diễn đạt:</w:t>
      </w:r>
    </w:p>
    <w:p w14:paraId="3D600C53" w14:textId="77777777" w:rsidR="003310CD" w:rsidRPr="003310CD" w:rsidRDefault="003310CD" w:rsidP="003310CD">
      <w:r w:rsidRPr="003310CD">
        <w:lastRenderedPageBreak/>
        <w:t>물</w:t>
      </w:r>
      <w:r w:rsidRPr="003310CD">
        <w:rPr>
          <w:b/>
          <w:bCs/>
        </w:rPr>
        <w:t>만</w:t>
      </w:r>
      <w:r w:rsidRPr="003310CD">
        <w:t> </w:t>
      </w:r>
      <w:r w:rsidRPr="003310CD">
        <w:t>마셨어요</w:t>
      </w:r>
      <w:r w:rsidRPr="003310CD">
        <w:t>. </w:t>
      </w:r>
      <w:r w:rsidRPr="003310CD">
        <w:rPr>
          <w:i/>
          <w:iCs/>
        </w:rPr>
        <w:t>(Tôi chỉ uống nước.)</w:t>
      </w:r>
      <w:r w:rsidRPr="003310CD">
        <w:t xml:space="preserve"> — trung lập </w:t>
      </w:r>
      <w:r w:rsidRPr="003310CD">
        <w:t>물</w:t>
      </w:r>
      <w:r w:rsidRPr="003310CD">
        <w:rPr>
          <w:b/>
          <w:bCs/>
        </w:rPr>
        <w:t>밖에</w:t>
      </w:r>
      <w:r w:rsidRPr="003310CD">
        <w:t> </w:t>
      </w:r>
      <w:r w:rsidRPr="003310CD">
        <w:t>못</w:t>
      </w:r>
      <w:r w:rsidRPr="003310CD">
        <w:t xml:space="preserve"> </w:t>
      </w:r>
      <w:r w:rsidRPr="003310CD">
        <w:t>마셨어요</w:t>
      </w:r>
      <w:r w:rsidRPr="003310CD">
        <w:t>. </w:t>
      </w:r>
      <w:r w:rsidRPr="003310CD">
        <w:rPr>
          <w:i/>
          <w:iCs/>
        </w:rPr>
        <w:t>(Tôi chỉ uống được mỗi nước thôi.)</w:t>
      </w:r>
      <w:r w:rsidRPr="003310CD">
        <w:t> — nhấn mạnh hạn chế, có phần tiếc nuối</w:t>
      </w:r>
    </w:p>
    <w:p w14:paraId="28C5AC49" w14:textId="77777777" w:rsidR="003310CD" w:rsidRPr="003310CD" w:rsidRDefault="003310CD" w:rsidP="003310CD">
      <w:r w:rsidRPr="003310CD">
        <w:t>한</w:t>
      </w:r>
      <w:r w:rsidRPr="003310CD">
        <w:t xml:space="preserve"> </w:t>
      </w:r>
      <w:r w:rsidRPr="003310CD">
        <w:t>명</w:t>
      </w:r>
      <w:r w:rsidRPr="003310CD">
        <w:rPr>
          <w:b/>
          <w:bCs/>
        </w:rPr>
        <w:t>만</w:t>
      </w:r>
      <w:r w:rsidRPr="003310CD">
        <w:t> </w:t>
      </w:r>
      <w:r w:rsidRPr="003310CD">
        <w:t>왔어요</w:t>
      </w:r>
      <w:r w:rsidRPr="003310CD">
        <w:t>. </w:t>
      </w:r>
      <w:r w:rsidRPr="003310CD">
        <w:rPr>
          <w:i/>
          <w:iCs/>
        </w:rPr>
        <w:t>(Chỉ có một người đến.)</w:t>
      </w:r>
      <w:r w:rsidRPr="003310CD">
        <w:t xml:space="preserve"> — trung lập </w:t>
      </w:r>
      <w:r w:rsidRPr="003310CD">
        <w:t>한</w:t>
      </w:r>
      <w:r w:rsidRPr="003310CD">
        <w:t xml:space="preserve"> </w:t>
      </w:r>
      <w:r w:rsidRPr="003310CD">
        <w:t>명</w:t>
      </w:r>
      <w:r w:rsidRPr="003310CD">
        <w:rPr>
          <w:b/>
          <w:bCs/>
        </w:rPr>
        <w:t>밖에</w:t>
      </w:r>
      <w:r w:rsidRPr="003310CD">
        <w:t> </w:t>
      </w:r>
      <w:r w:rsidRPr="003310CD">
        <w:t>안</w:t>
      </w:r>
      <w:r w:rsidRPr="003310CD">
        <w:t xml:space="preserve"> </w:t>
      </w:r>
      <w:r w:rsidRPr="003310CD">
        <w:t>왔어요</w:t>
      </w:r>
      <w:r w:rsidRPr="003310CD">
        <w:t>. </w:t>
      </w:r>
      <w:r w:rsidRPr="003310CD">
        <w:rPr>
          <w:i/>
          <w:iCs/>
        </w:rPr>
        <w:t>(Chỉ có mỗi một người đến thôi.)</w:t>
      </w:r>
      <w:r w:rsidRPr="003310CD">
        <w:t> — ngụ ý ít hơn mong đợi</w:t>
      </w:r>
    </w:p>
    <w:p w14:paraId="426F4815" w14:textId="77777777" w:rsidR="003310CD" w:rsidRPr="003310CD" w:rsidRDefault="003310CD" w:rsidP="003310CD">
      <w:r w:rsidRPr="003310CD">
        <w:pict w14:anchorId="0CEE604D">
          <v:rect id="_x0000_i2831" style="width:0;height:0" o:hralign="center" o:hrstd="t" o:hr="t" fillcolor="#a0a0a0" stroked="f"/>
        </w:pict>
      </w:r>
    </w:p>
    <w:p w14:paraId="422D261F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⚠️</w:t>
      </w:r>
      <w:r w:rsidRPr="003310CD">
        <w:rPr>
          <w:b/>
          <w:bCs/>
        </w:rPr>
        <w:t xml:space="preserve"> Điểm Hay Ra Thi &amp; Dễ Nhầm</w:t>
      </w:r>
    </w:p>
    <w:p w14:paraId="591C3A98" w14:textId="77777777" w:rsidR="003310CD" w:rsidRPr="003310CD" w:rsidRDefault="003310CD" w:rsidP="003310CD">
      <w:r w:rsidRPr="003310CD">
        <w:rPr>
          <w:b/>
          <w:bCs/>
        </w:rPr>
        <w:t>① (</w:t>
      </w:r>
      <w:r w:rsidRPr="003310CD">
        <w:rPr>
          <w:b/>
          <w:bCs/>
        </w:rPr>
        <w:t>이</w:t>
      </w:r>
      <w:r w:rsidRPr="003310CD">
        <w:rPr>
          <w:b/>
          <w:bCs/>
        </w:rPr>
        <w:t>)</w:t>
      </w:r>
      <w:r w:rsidRPr="003310CD">
        <w:rPr>
          <w:b/>
          <w:bCs/>
        </w:rPr>
        <w:t>나</w:t>
      </w:r>
      <w:r w:rsidRPr="003310CD">
        <w:rPr>
          <w:b/>
          <w:bCs/>
        </w:rPr>
        <w:t xml:space="preserve"> vs </w:t>
      </w:r>
      <w:r w:rsidRPr="003310CD">
        <w:rPr>
          <w:b/>
          <w:bCs/>
        </w:rPr>
        <w:t>만</w:t>
      </w:r>
      <w:r w:rsidRPr="003310CD">
        <w:rPr>
          <w:b/>
          <w:bCs/>
        </w:rPr>
        <w:t xml:space="preserve"> vs </w:t>
      </w:r>
      <w:r w:rsidRPr="003310CD">
        <w:rPr>
          <w:b/>
          <w:bCs/>
        </w:rPr>
        <w:t>밖에</w:t>
      </w:r>
      <w:r w:rsidRPr="003310CD">
        <w:rPr>
          <w:b/>
          <w:bCs/>
        </w:rPr>
        <w:t xml:space="preserve"> trong cùng ngữ cảnh "số lượng ít":</w:t>
      </w:r>
    </w:p>
    <w:p w14:paraId="2B00B010" w14:textId="77777777" w:rsidR="003310CD" w:rsidRPr="003310CD" w:rsidRDefault="003310CD" w:rsidP="003310CD">
      <w:r w:rsidRPr="003310CD">
        <w:t>천</w:t>
      </w:r>
      <w:r w:rsidRPr="003310CD">
        <w:t xml:space="preserve"> </w:t>
      </w:r>
      <w:r w:rsidRPr="003310CD">
        <w:t>원</w:t>
      </w:r>
      <w:r w:rsidRPr="003310CD">
        <w:rPr>
          <w:b/>
          <w:bCs/>
        </w:rPr>
        <w:t>이나</w:t>
      </w:r>
      <w:r w:rsidRPr="003310CD">
        <w:t> </w:t>
      </w:r>
      <w:r w:rsidRPr="003310CD">
        <w:t>있어요</w:t>
      </w:r>
      <w:r w:rsidRPr="003310CD">
        <w:t>. → </w:t>
      </w:r>
      <w:r w:rsidRPr="003310CD">
        <w:rPr>
          <w:i/>
          <w:iCs/>
        </w:rPr>
        <w:t>Có đến những 1000 won.</w:t>
      </w:r>
      <w:r w:rsidRPr="003310CD">
        <w:t> (ngạc nhiên vì </w:t>
      </w:r>
      <w:r w:rsidRPr="003310CD">
        <w:rPr>
          <w:b/>
          <w:bCs/>
        </w:rPr>
        <w:t>nhiều</w:t>
      </w:r>
      <w:r w:rsidRPr="003310CD">
        <w:t xml:space="preserve">) </w:t>
      </w:r>
      <w:r w:rsidRPr="003310CD">
        <w:t>천</w:t>
      </w:r>
      <w:r w:rsidRPr="003310CD">
        <w:t xml:space="preserve"> </w:t>
      </w:r>
      <w:r w:rsidRPr="003310CD">
        <w:t>원</w:t>
      </w:r>
      <w:r w:rsidRPr="003310CD">
        <w:rPr>
          <w:b/>
          <w:bCs/>
        </w:rPr>
        <w:t>만</w:t>
      </w:r>
      <w:r w:rsidRPr="003310CD">
        <w:t> </w:t>
      </w:r>
      <w:r w:rsidRPr="003310CD">
        <w:t>있어요</w:t>
      </w:r>
      <w:r w:rsidRPr="003310CD">
        <w:t>. → </w:t>
      </w:r>
      <w:r w:rsidRPr="003310CD">
        <w:rPr>
          <w:i/>
          <w:iCs/>
        </w:rPr>
        <w:t>Chỉ có 1000 won.</w:t>
      </w:r>
      <w:r w:rsidRPr="003310CD">
        <w:t xml:space="preserve"> (trung lập) </w:t>
      </w:r>
      <w:r w:rsidRPr="003310CD">
        <w:t>천</w:t>
      </w:r>
      <w:r w:rsidRPr="003310CD">
        <w:t xml:space="preserve"> </w:t>
      </w:r>
      <w:r w:rsidRPr="003310CD">
        <w:t>원</w:t>
      </w:r>
      <w:r w:rsidRPr="003310CD">
        <w:rPr>
          <w:b/>
          <w:bCs/>
        </w:rPr>
        <w:t>밖에</w:t>
      </w:r>
      <w:r w:rsidRPr="003310CD">
        <w:t> </w:t>
      </w:r>
      <w:r w:rsidRPr="003310CD">
        <w:t>없어요</w:t>
      </w:r>
      <w:r w:rsidRPr="003310CD">
        <w:t>. → </w:t>
      </w:r>
      <w:r w:rsidRPr="003310CD">
        <w:rPr>
          <w:i/>
          <w:iCs/>
        </w:rPr>
        <w:t>Chỉ có mỗi 1000 won thôi.</w:t>
      </w:r>
      <w:r w:rsidRPr="003310CD">
        <w:t> (nhấn mạnh </w:t>
      </w:r>
      <w:r w:rsidRPr="003310CD">
        <w:rPr>
          <w:b/>
          <w:bCs/>
        </w:rPr>
        <w:t>ít</w:t>
      </w:r>
      <w:r w:rsidRPr="003310CD">
        <w:t>, tiếc nuối)</w:t>
      </w:r>
    </w:p>
    <w:p w14:paraId="546F1D4B" w14:textId="77777777" w:rsidR="003310CD" w:rsidRPr="003310CD" w:rsidRDefault="003310CD" w:rsidP="003310CD">
      <w:r w:rsidRPr="003310CD">
        <w:rPr>
          <w:b/>
          <w:bCs/>
        </w:rPr>
        <w:t>② Bẫy kinh điển trong TOPIK:</w:t>
      </w:r>
    </w:p>
    <w:p w14:paraId="45C3AB06" w14:textId="77777777" w:rsidR="003310CD" w:rsidRPr="003310CD" w:rsidRDefault="003310CD" w:rsidP="003310CD">
      <w:r w:rsidRPr="003310CD">
        <w:t>시간이</w:t>
      </w:r>
      <w:r w:rsidRPr="003310CD">
        <w:t xml:space="preserve"> </w:t>
      </w:r>
      <w:r w:rsidRPr="003310CD">
        <w:t>없어요</w:t>
      </w:r>
      <w:r w:rsidRPr="003310CD">
        <w:t>. 10</w:t>
      </w:r>
      <w:r w:rsidRPr="003310CD">
        <w:t>분</w:t>
      </w:r>
      <w:r w:rsidRPr="003310CD">
        <w:t xml:space="preserve">___ </w:t>
      </w:r>
      <w:r w:rsidRPr="003310CD">
        <w:t>있어요</w:t>
      </w:r>
      <w:r w:rsidRPr="003310CD">
        <w:t>. → Đáp án: </w:t>
      </w:r>
      <w:r w:rsidRPr="003310CD">
        <w:rPr>
          <w:b/>
          <w:bCs/>
        </w:rPr>
        <w:t>밖에</w:t>
      </w:r>
      <w:r w:rsidRPr="003310CD">
        <w:t> (vì câu trước là phủ định, câu này giải thích chỉ còn chút ít) → </w:t>
      </w:r>
      <w:del w:id="2" w:author="Unknown">
        <w:r w:rsidRPr="003310CD">
          <w:delText>만</w:delText>
        </w:r>
      </w:del>
      <w:r w:rsidRPr="003310CD">
        <w:t xml:space="preserve"> cũng được nhưng </w:t>
      </w:r>
      <w:r w:rsidRPr="003310CD">
        <w:t>밖에</w:t>
      </w:r>
      <w:r w:rsidRPr="003310CD">
        <w:t xml:space="preserve"> tự nhiên hơn trong ngữ cảnh này</w:t>
      </w:r>
    </w:p>
    <w:p w14:paraId="7E84EAC7" w14:textId="77777777" w:rsidR="003310CD" w:rsidRPr="003310CD" w:rsidRDefault="003310CD" w:rsidP="003310CD">
      <w:r w:rsidRPr="003310CD">
        <w:rPr>
          <w:b/>
          <w:bCs/>
        </w:rPr>
        <w:t xml:space="preserve">③ </w:t>
      </w:r>
      <w:r w:rsidRPr="003310CD">
        <w:rPr>
          <w:b/>
          <w:bCs/>
        </w:rPr>
        <w:t>밖에</w:t>
      </w:r>
      <w:r w:rsidRPr="003310CD">
        <w:rPr>
          <w:b/>
          <w:bCs/>
        </w:rPr>
        <w:t xml:space="preserve"> + câu khẳng định = SAI ngữ pháp:</w:t>
      </w:r>
    </w:p>
    <w:p w14:paraId="4C2FE02F" w14:textId="77777777" w:rsidR="003310CD" w:rsidRPr="003310CD" w:rsidRDefault="003310CD" w:rsidP="003310CD">
      <w:del w:id="3" w:author="Unknown">
        <w:r w:rsidRPr="003310CD">
          <w:delText>천</w:delText>
        </w:r>
        <w:r w:rsidRPr="003310CD">
          <w:delText xml:space="preserve"> </w:delText>
        </w:r>
        <w:r w:rsidRPr="003310CD">
          <w:delText>원</w:delText>
        </w:r>
        <w:r w:rsidRPr="003310CD">
          <w:rPr>
            <w:b/>
            <w:bCs/>
          </w:rPr>
          <w:delText>밖에</w:delText>
        </w:r>
        <w:r w:rsidRPr="003310CD">
          <w:delText> </w:delText>
        </w:r>
        <w:r w:rsidRPr="003310CD">
          <w:delText>있어요</w:delText>
        </w:r>
      </w:del>
      <w:r w:rsidRPr="003310CD">
        <w:t> </w:t>
      </w:r>
      <w:r w:rsidRPr="003310CD">
        <w:rPr>
          <w:rFonts w:ascii="Segoe UI Emoji" w:hAnsi="Segoe UI Emoji" w:cs="Segoe UI Emoji"/>
        </w:rPr>
        <w:t>❌</w:t>
      </w:r>
      <w:r w:rsidRPr="003310CD">
        <w:t xml:space="preserve"> </w:t>
      </w:r>
      <w:r w:rsidRPr="003310CD">
        <w:rPr>
          <w:rFonts w:ascii="Aptos" w:hAnsi="Aptos" w:cs="Aptos"/>
        </w:rPr>
        <w:t>→</w:t>
      </w:r>
      <w:r w:rsidRPr="003310CD">
        <w:t xml:space="preserve"> Phải là: </w:t>
      </w:r>
      <w:r w:rsidRPr="003310CD">
        <w:t>천</w:t>
      </w:r>
      <w:r w:rsidRPr="003310CD">
        <w:t xml:space="preserve"> </w:t>
      </w:r>
      <w:r w:rsidRPr="003310CD">
        <w:t>원</w:t>
      </w:r>
      <w:r w:rsidRPr="003310CD">
        <w:rPr>
          <w:b/>
          <w:bCs/>
        </w:rPr>
        <w:t>밖에</w:t>
      </w:r>
      <w:r w:rsidRPr="003310CD">
        <w:t> </w:t>
      </w:r>
      <w:r w:rsidRPr="003310CD">
        <w:rPr>
          <w:b/>
          <w:bCs/>
        </w:rPr>
        <w:t>없어요</w:t>
      </w:r>
      <w:r w:rsidRPr="003310CD">
        <w:t> </w:t>
      </w:r>
      <w:r w:rsidRPr="003310CD">
        <w:rPr>
          <w:rFonts w:ascii="Segoe UI Emoji" w:hAnsi="Segoe UI Emoji" w:cs="Segoe UI Emoji"/>
        </w:rPr>
        <w:t>✅</w:t>
      </w:r>
    </w:p>
    <w:p w14:paraId="63B849B5" w14:textId="77777777" w:rsidR="003310CD" w:rsidRPr="003310CD" w:rsidRDefault="003310CD" w:rsidP="003310CD">
      <w:r w:rsidRPr="003310CD">
        <w:pict w14:anchorId="2FF1173B">
          <v:rect id="_x0000_i2832" style="width:0;height:0" o:hralign="center" o:hrstd="t" o:hr="t" fillcolor="#a0a0a0" stroked="f"/>
        </w:pict>
      </w:r>
    </w:p>
    <w:p w14:paraId="2FF08E67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✏️</w:t>
      </w:r>
      <w:r w:rsidRPr="003310CD">
        <w:rPr>
          <w:b/>
          <w:bCs/>
        </w:rPr>
        <w:t xml:space="preserve"> Mini Quiz</w:t>
      </w:r>
    </w:p>
    <w:p w14:paraId="3A93E39A" w14:textId="77777777" w:rsidR="003310CD" w:rsidRPr="003310CD" w:rsidRDefault="003310CD" w:rsidP="003310CD">
      <w:r w:rsidRPr="003310CD">
        <w:t>Chọn </w:t>
      </w:r>
      <w:r w:rsidRPr="003310CD">
        <w:rPr>
          <w:b/>
          <w:bCs/>
        </w:rPr>
        <w:t>(</w:t>
      </w:r>
      <w:r w:rsidRPr="003310CD">
        <w:rPr>
          <w:b/>
          <w:bCs/>
        </w:rPr>
        <w:t>이</w:t>
      </w:r>
      <w:r w:rsidRPr="003310CD">
        <w:rPr>
          <w:b/>
          <w:bCs/>
        </w:rPr>
        <w:t>)</w:t>
      </w:r>
      <w:r w:rsidRPr="003310CD">
        <w:rPr>
          <w:b/>
          <w:bCs/>
        </w:rPr>
        <w:t>나</w:t>
      </w:r>
      <w:r w:rsidRPr="003310CD">
        <w:rPr>
          <w:b/>
          <w:bCs/>
        </w:rPr>
        <w:t xml:space="preserve">, </w:t>
      </w:r>
      <w:r w:rsidRPr="003310CD">
        <w:rPr>
          <w:b/>
          <w:bCs/>
        </w:rPr>
        <w:t>만</w:t>
      </w:r>
      <w:r w:rsidRPr="003310CD">
        <w:rPr>
          <w:b/>
          <w:bCs/>
        </w:rPr>
        <w:t xml:space="preserve">, </w:t>
      </w:r>
      <w:r w:rsidRPr="003310CD">
        <w:rPr>
          <w:b/>
          <w:bCs/>
        </w:rPr>
        <w:t>밖에</w:t>
      </w:r>
      <w:r w:rsidRPr="003310CD">
        <w:t> và điền vào chỗ trống:</w:t>
      </w:r>
    </w:p>
    <w:p w14:paraId="568F7125" w14:textId="77777777" w:rsidR="003310CD" w:rsidRPr="003310CD" w:rsidRDefault="003310CD" w:rsidP="003310CD">
      <w:pPr>
        <w:numPr>
          <w:ilvl w:val="0"/>
          <w:numId w:val="49"/>
        </w:numPr>
      </w:pPr>
      <w:r w:rsidRPr="003310CD">
        <w:t>지금</w:t>
      </w:r>
      <w:r w:rsidRPr="003310CD">
        <w:t xml:space="preserve"> </w:t>
      </w:r>
      <w:r w:rsidRPr="003310CD">
        <w:t>물</w:t>
      </w:r>
      <w:r w:rsidRPr="003310CD">
        <w:t xml:space="preserve">___ </w:t>
      </w:r>
      <w:r w:rsidRPr="003310CD">
        <w:t>마시고</w:t>
      </w:r>
      <w:r w:rsidRPr="003310CD">
        <w:t xml:space="preserve"> </w:t>
      </w:r>
      <w:r w:rsidRPr="003310CD">
        <w:t>싶어요</w:t>
      </w:r>
      <w:r w:rsidRPr="003310CD">
        <w:t xml:space="preserve">. </w:t>
      </w:r>
      <w:r w:rsidRPr="003310CD">
        <w:t>다른</w:t>
      </w:r>
      <w:r w:rsidRPr="003310CD">
        <w:t xml:space="preserve"> </w:t>
      </w:r>
      <w:r w:rsidRPr="003310CD">
        <w:t>건</w:t>
      </w:r>
      <w:r w:rsidRPr="003310CD">
        <w:t xml:space="preserve"> </w:t>
      </w:r>
      <w:r w:rsidRPr="003310CD">
        <w:t>싫어요</w:t>
      </w:r>
      <w:r w:rsidRPr="003310CD">
        <w:t>. </w:t>
      </w:r>
      <w:r w:rsidRPr="003310CD">
        <w:rPr>
          <w:i/>
          <w:iCs/>
        </w:rPr>
        <w:t>(Bây giờ tôi chỉ muốn uống nước thôi. Không muốn gì khác.)</w:t>
      </w:r>
    </w:p>
    <w:p w14:paraId="57F48F5A" w14:textId="77777777" w:rsidR="003310CD" w:rsidRPr="003310CD" w:rsidRDefault="003310CD" w:rsidP="003310CD">
      <w:pPr>
        <w:numPr>
          <w:ilvl w:val="0"/>
          <w:numId w:val="49"/>
        </w:numPr>
      </w:pPr>
      <w:r w:rsidRPr="003310CD">
        <w:t>숙제가</w:t>
      </w:r>
      <w:r w:rsidRPr="003310CD">
        <w:t xml:space="preserve"> </w:t>
      </w:r>
      <w:r w:rsidRPr="003310CD">
        <w:t>너무</w:t>
      </w:r>
      <w:r w:rsidRPr="003310CD">
        <w:t xml:space="preserve"> </w:t>
      </w:r>
      <w:r w:rsidRPr="003310CD">
        <w:t>많아서</w:t>
      </w:r>
      <w:r w:rsidRPr="003310CD">
        <w:t xml:space="preserve"> </w:t>
      </w:r>
      <w:r w:rsidRPr="003310CD">
        <w:t>자는</w:t>
      </w:r>
      <w:r w:rsidRPr="003310CD">
        <w:t xml:space="preserve"> </w:t>
      </w:r>
      <w:r w:rsidRPr="003310CD">
        <w:t>시간이</w:t>
      </w:r>
      <w:r w:rsidRPr="003310CD">
        <w:t xml:space="preserve"> </w:t>
      </w:r>
      <w:r w:rsidRPr="003310CD">
        <w:t>세</w:t>
      </w:r>
      <w:r w:rsidRPr="003310CD">
        <w:t xml:space="preserve"> </w:t>
      </w:r>
      <w:r w:rsidRPr="003310CD">
        <w:t>시간</w:t>
      </w:r>
      <w:r w:rsidRPr="003310CD">
        <w:t xml:space="preserve">___ </w:t>
      </w:r>
      <w:r w:rsidRPr="003310CD">
        <w:t>없어요</w:t>
      </w:r>
      <w:r w:rsidRPr="003310CD">
        <w:t>. </w:t>
      </w:r>
      <w:r w:rsidRPr="003310CD">
        <w:rPr>
          <w:i/>
          <w:iCs/>
        </w:rPr>
        <w:t>(Bài tập nhiều quá nên thời gian ngủ chỉ còn đúng 3 tiếng thôi.)</w:t>
      </w:r>
    </w:p>
    <w:p w14:paraId="5C2C53A6" w14:textId="77777777" w:rsidR="003310CD" w:rsidRPr="003310CD" w:rsidRDefault="003310CD" w:rsidP="003310CD">
      <w:pPr>
        <w:numPr>
          <w:ilvl w:val="0"/>
          <w:numId w:val="49"/>
        </w:numPr>
      </w:pPr>
      <w:r w:rsidRPr="003310CD">
        <w:t>심심한데</w:t>
      </w:r>
      <w:r w:rsidRPr="003310CD">
        <w:t xml:space="preserve"> </w:t>
      </w:r>
      <w:r w:rsidRPr="003310CD">
        <w:t>산책</w:t>
      </w:r>
      <w:r w:rsidRPr="003310CD">
        <w:t xml:space="preserve">___ </w:t>
      </w:r>
      <w:r w:rsidRPr="003310CD">
        <w:t>할까요</w:t>
      </w:r>
      <w:r w:rsidRPr="003310CD">
        <w:t>? </w:t>
      </w:r>
      <w:r w:rsidRPr="003310CD">
        <w:rPr>
          <w:i/>
          <w:iCs/>
        </w:rPr>
        <w:t>(Buồn quá, thôi thì đi dạo vậy nhỉ?)</w:t>
      </w:r>
    </w:p>
    <w:p w14:paraId="2B91ECFC" w14:textId="77777777" w:rsidR="003310CD" w:rsidRPr="003310CD" w:rsidRDefault="003310CD" w:rsidP="003310CD">
      <w:pPr>
        <w:numPr>
          <w:ilvl w:val="0"/>
          <w:numId w:val="49"/>
        </w:numPr>
      </w:pPr>
      <w:r w:rsidRPr="003310CD">
        <w:lastRenderedPageBreak/>
        <w:t>이</w:t>
      </w:r>
      <w:r w:rsidRPr="003310CD">
        <w:t xml:space="preserve"> </w:t>
      </w:r>
      <w:r w:rsidRPr="003310CD">
        <w:t>식당은</w:t>
      </w:r>
      <w:r w:rsidRPr="003310CD">
        <w:t xml:space="preserve"> </w:t>
      </w:r>
      <w:r w:rsidRPr="003310CD">
        <w:t>점심</w:t>
      </w:r>
      <w:r w:rsidRPr="003310CD">
        <w:t xml:space="preserve">___ </w:t>
      </w:r>
      <w:r w:rsidRPr="003310CD">
        <w:t>열어요</w:t>
      </w:r>
      <w:r w:rsidRPr="003310CD">
        <w:t xml:space="preserve">. </w:t>
      </w:r>
      <w:r w:rsidRPr="003310CD">
        <w:t>저녁엔</w:t>
      </w:r>
      <w:r w:rsidRPr="003310CD">
        <w:t xml:space="preserve"> </w:t>
      </w:r>
      <w:r w:rsidRPr="003310CD">
        <w:t>안</w:t>
      </w:r>
      <w:r w:rsidRPr="003310CD">
        <w:t xml:space="preserve"> </w:t>
      </w:r>
      <w:r w:rsidRPr="003310CD">
        <w:t>해요</w:t>
      </w:r>
      <w:r w:rsidRPr="003310CD">
        <w:t>. </w:t>
      </w:r>
      <w:r w:rsidRPr="003310CD">
        <w:rPr>
          <w:i/>
          <w:iCs/>
        </w:rPr>
        <w:t>(Nhà hàng này chỉ mở vào buổi trưa. Tối không phục vụ.)</w:t>
      </w:r>
    </w:p>
    <w:p w14:paraId="183D45AF" w14:textId="77777777" w:rsidR="003310CD" w:rsidRPr="003310CD" w:rsidRDefault="003310CD" w:rsidP="003310CD">
      <w:pPr>
        <w:numPr>
          <w:ilvl w:val="0"/>
          <w:numId w:val="49"/>
        </w:numPr>
      </w:pPr>
      <w:r w:rsidRPr="003310CD">
        <w:t>와</w:t>
      </w:r>
      <w:r w:rsidRPr="003310CD">
        <w:t xml:space="preserve">! </w:t>
      </w:r>
      <w:r w:rsidRPr="003310CD">
        <w:t>저</w:t>
      </w:r>
      <w:r w:rsidRPr="003310CD">
        <w:t xml:space="preserve"> </w:t>
      </w:r>
      <w:r w:rsidRPr="003310CD">
        <w:t>사람이</w:t>
      </w:r>
      <w:r w:rsidRPr="003310CD">
        <w:t xml:space="preserve"> </w:t>
      </w:r>
      <w:r w:rsidRPr="003310CD">
        <w:t>피자를</w:t>
      </w:r>
      <w:r w:rsidRPr="003310CD">
        <w:t xml:space="preserve"> </w:t>
      </w:r>
      <w:r w:rsidRPr="003310CD">
        <w:t>열</w:t>
      </w:r>
      <w:r w:rsidRPr="003310CD">
        <w:t xml:space="preserve"> </w:t>
      </w:r>
      <w:r w:rsidRPr="003310CD">
        <w:t>판</w:t>
      </w:r>
      <w:r w:rsidRPr="003310CD">
        <w:t xml:space="preserve">___ </w:t>
      </w:r>
      <w:r w:rsidRPr="003310CD">
        <w:t>먹었어요</w:t>
      </w:r>
      <w:r w:rsidRPr="003310CD">
        <w:t>? </w:t>
      </w:r>
      <w:r w:rsidRPr="003310CD">
        <w:rPr>
          <w:i/>
          <w:iCs/>
        </w:rPr>
        <w:t>(Ôi! Người kia ăn những 10 chiếc pizza cơ à?)</w:t>
      </w:r>
    </w:p>
    <w:p w14:paraId="01A6FEA7" w14:textId="77777777" w:rsidR="003310CD" w:rsidRPr="003310CD" w:rsidRDefault="003310CD" w:rsidP="003310CD">
      <w:r w:rsidRPr="003310CD">
        <w:t>&lt;details&gt; &lt;summary&gt;</w:t>
      </w:r>
      <w:r w:rsidRPr="003310CD">
        <w:rPr>
          <w:rFonts w:ascii="Segoe UI Emoji" w:hAnsi="Segoe UI Emoji" w:cs="Segoe UI Emoji"/>
        </w:rPr>
        <w:t>👉</w:t>
      </w:r>
      <w:r w:rsidRPr="003310CD">
        <w:t xml:space="preserve"> Xem đáp án&lt;/summary&gt;</w:t>
      </w:r>
    </w:p>
    <w:p w14:paraId="7E84095B" w14:textId="77777777" w:rsidR="003310CD" w:rsidRPr="003310CD" w:rsidRDefault="003310CD" w:rsidP="003310CD">
      <w:pPr>
        <w:numPr>
          <w:ilvl w:val="0"/>
          <w:numId w:val="50"/>
        </w:numPr>
      </w:pPr>
      <w:r w:rsidRPr="003310CD">
        <w:t>물</w:t>
      </w:r>
      <w:r w:rsidRPr="003310CD">
        <w:rPr>
          <w:b/>
          <w:bCs/>
        </w:rPr>
        <w:t>만</w:t>
      </w:r>
      <w:r w:rsidRPr="003310CD">
        <w:t> — giới hạn đối tượng, câu sau khẳng định</w:t>
      </w:r>
    </w:p>
    <w:p w14:paraId="2A67ED36" w14:textId="77777777" w:rsidR="003310CD" w:rsidRPr="003310CD" w:rsidRDefault="003310CD" w:rsidP="003310CD">
      <w:pPr>
        <w:numPr>
          <w:ilvl w:val="0"/>
          <w:numId w:val="50"/>
        </w:numPr>
      </w:pPr>
      <w:r w:rsidRPr="003310CD">
        <w:t>세</w:t>
      </w:r>
      <w:r w:rsidRPr="003310CD">
        <w:t xml:space="preserve"> </w:t>
      </w:r>
      <w:r w:rsidRPr="003310CD">
        <w:t>시간</w:t>
      </w:r>
      <w:r w:rsidRPr="003310CD">
        <w:rPr>
          <w:b/>
          <w:bCs/>
        </w:rPr>
        <w:t>밖에</w:t>
      </w:r>
      <w:r w:rsidRPr="003310CD">
        <w:t> — nhấn mạnh sự thiếu thốn, câu sau phủ định (</w:t>
      </w:r>
      <w:r w:rsidRPr="003310CD">
        <w:t>없어요</w:t>
      </w:r>
      <w:r w:rsidRPr="003310CD">
        <w:t>)</w:t>
      </w:r>
    </w:p>
    <w:p w14:paraId="7003E716" w14:textId="77777777" w:rsidR="003310CD" w:rsidRPr="003310CD" w:rsidRDefault="003310CD" w:rsidP="003310CD">
      <w:pPr>
        <w:numPr>
          <w:ilvl w:val="0"/>
          <w:numId w:val="50"/>
        </w:numPr>
      </w:pPr>
      <w:r w:rsidRPr="003310CD">
        <w:t>산책</w:t>
      </w:r>
      <w:r w:rsidRPr="003310CD">
        <w:rPr>
          <w:b/>
          <w:bCs/>
        </w:rPr>
        <w:t>이나</w:t>
      </w:r>
      <w:r w:rsidRPr="003310CD">
        <w:t> — miễn cưỡng, không còn lựa chọn tốt hơn</w:t>
      </w:r>
    </w:p>
    <w:p w14:paraId="60C53937" w14:textId="77777777" w:rsidR="003310CD" w:rsidRPr="003310CD" w:rsidRDefault="003310CD" w:rsidP="003310CD">
      <w:pPr>
        <w:numPr>
          <w:ilvl w:val="0"/>
          <w:numId w:val="50"/>
        </w:numPr>
      </w:pPr>
      <w:r w:rsidRPr="003310CD">
        <w:t>점심</w:t>
      </w:r>
      <w:r w:rsidRPr="003310CD">
        <w:rPr>
          <w:b/>
          <w:bCs/>
        </w:rPr>
        <w:t>만</w:t>
      </w:r>
      <w:r w:rsidRPr="003310CD">
        <w:t> — giới hạn thời gian, trung lập</w:t>
      </w:r>
    </w:p>
    <w:p w14:paraId="0930E77F" w14:textId="77777777" w:rsidR="003310CD" w:rsidRPr="003310CD" w:rsidRDefault="003310CD" w:rsidP="003310CD">
      <w:pPr>
        <w:numPr>
          <w:ilvl w:val="0"/>
          <w:numId w:val="50"/>
        </w:numPr>
      </w:pPr>
      <w:r w:rsidRPr="003310CD">
        <w:t>열</w:t>
      </w:r>
      <w:r w:rsidRPr="003310CD">
        <w:t xml:space="preserve"> </w:t>
      </w:r>
      <w:r w:rsidRPr="003310CD">
        <w:t>판</w:t>
      </w:r>
      <w:r w:rsidRPr="003310CD">
        <w:rPr>
          <w:b/>
          <w:bCs/>
        </w:rPr>
        <w:t>이나</w:t>
      </w:r>
      <w:r w:rsidRPr="003310CD">
        <w:t> — ngạc nhiên vì số lượng lớn bất ngờ</w:t>
      </w:r>
    </w:p>
    <w:p w14:paraId="342DB7EC" w14:textId="77777777" w:rsidR="003310CD" w:rsidRPr="003310CD" w:rsidRDefault="003310CD" w:rsidP="003310CD">
      <w:r w:rsidRPr="003310CD">
        <w:t>&lt;/details&gt;</w:t>
      </w:r>
    </w:p>
    <w:p w14:paraId="58F5A8D5" w14:textId="77777777" w:rsidR="003310CD" w:rsidRPr="003310CD" w:rsidRDefault="003310CD" w:rsidP="003310CD">
      <w:r w:rsidRPr="003310CD">
        <w:pict w14:anchorId="4F15012F">
          <v:rect id="_x0000_i2833" style="width:0;height:0" o:hralign="center" o:hrstd="t" o:hr="t" fillcolor="#a0a0a0" stroked="f"/>
        </w:pict>
      </w:r>
    </w:p>
    <w:p w14:paraId="635AD3E2" w14:textId="77777777" w:rsidR="003310CD" w:rsidRPr="003310CD" w:rsidRDefault="003310CD" w:rsidP="003310CD">
      <w:r w:rsidRPr="003310CD">
        <w:rPr>
          <w:rFonts w:ascii="Segoe UI Emoji" w:hAnsi="Segoe UI Emoji" w:cs="Segoe UI Emoji"/>
        </w:rPr>
        <w:t>✅</w:t>
      </w:r>
      <w:r w:rsidRPr="003310CD">
        <w:t> </w:t>
      </w:r>
      <w:r w:rsidRPr="003310CD">
        <w:rPr>
          <w:b/>
          <w:bCs/>
        </w:rPr>
        <w:t>Xong Bài 6!</w:t>
      </w:r>
      <w:r w:rsidRPr="003310CD">
        <w:t> Gõ </w:t>
      </w:r>
      <w:r w:rsidRPr="003310CD">
        <w:rPr>
          <w:b/>
          <w:bCs/>
        </w:rPr>
        <w:t>"tiếp"</w:t>
      </w:r>
      <w:r w:rsidRPr="003310CD">
        <w:t> để sang </w:t>
      </w:r>
      <w:r w:rsidRPr="003310CD">
        <w:rPr>
          <w:b/>
          <w:bCs/>
        </w:rPr>
        <w:t xml:space="preserve">No.24 </w:t>
      </w:r>
      <w:r w:rsidRPr="003310CD">
        <w:rPr>
          <w:b/>
          <w:bCs/>
        </w:rPr>
        <w:t>의</w:t>
      </w:r>
      <w:r w:rsidRPr="003310CD">
        <w:rPr>
          <w:b/>
          <w:bCs/>
        </w:rPr>
        <w:t xml:space="preserve"> · No.25 </w:t>
      </w:r>
      <w:r w:rsidRPr="003310CD">
        <w:rPr>
          <w:b/>
          <w:bCs/>
        </w:rPr>
        <w:t>마다</w:t>
      </w:r>
      <w:r w:rsidRPr="003310CD">
        <w:rPr>
          <w:b/>
          <w:bCs/>
        </w:rPr>
        <w:t xml:space="preserve"> · No.27 </w:t>
      </w:r>
      <w:r w:rsidRPr="003310CD">
        <w:rPr>
          <w:b/>
          <w:bCs/>
        </w:rPr>
        <w:t>보다</w:t>
      </w:r>
      <w:r w:rsidRPr="003310CD">
        <w:rPr>
          <w:b/>
          <w:bCs/>
        </w:rPr>
        <w:t xml:space="preserve"> · No.28 </w:t>
      </w:r>
      <w:r w:rsidRPr="003310CD">
        <w:rPr>
          <w:b/>
          <w:bCs/>
        </w:rPr>
        <w:t>처럼</w:t>
      </w:r>
      <w:r w:rsidRPr="003310CD">
        <w:t> — nhóm trợ từ cuối cùng trong phần trợ từ, sau đó sẽ bước vào phần cấu trúc câu phong phú hơn nhé!</w:t>
      </w:r>
    </w:p>
    <w:p w14:paraId="2E7F8382" w14:textId="77777777" w:rsidR="003310CD" w:rsidRPr="003310CD" w:rsidRDefault="003310CD" w:rsidP="003310CD">
      <w:r w:rsidRPr="003310CD">
        <w:t>Tiếp</w:t>
      </w:r>
    </w:p>
    <w:p w14:paraId="6CE4D61C" w14:textId="77777777" w:rsidR="003310CD" w:rsidRPr="003310CD" w:rsidRDefault="003310CD" w:rsidP="003310CD">
      <w:r w:rsidRPr="003310CD">
        <w:t>Apr 10</w:t>
      </w:r>
    </w:p>
    <w:p w14:paraId="21F6DFBE" w14:textId="77777777" w:rsidR="003310CD" w:rsidRPr="003310CD" w:rsidRDefault="003310CD" w:rsidP="003310CD">
      <w:r w:rsidRPr="003310CD">
        <w:t>Orchestrated progression through Korean grammar particles</w:t>
      </w:r>
    </w:p>
    <w:p w14:paraId="16F24156" w14:textId="77777777" w:rsidR="003310CD" w:rsidRPr="003310CD" w:rsidRDefault="003310CD" w:rsidP="003310CD">
      <w:r w:rsidRPr="003310CD">
        <w:t>Orchestrated progression through Korean grammar particles</w:t>
      </w:r>
    </w:p>
    <w:p w14:paraId="66C13464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📚</w:t>
      </w:r>
      <w:r w:rsidRPr="003310CD">
        <w:rPr>
          <w:b/>
          <w:bCs/>
        </w:rPr>
        <w:t xml:space="preserve"> Bài 7 — Trợ Từ Cuối Nhóm (No.24, 25, 27, 28)</w:t>
      </w:r>
    </w:p>
    <w:p w14:paraId="1D03CA5B" w14:textId="77777777" w:rsidR="003310CD" w:rsidRPr="003310CD" w:rsidRDefault="003310CD" w:rsidP="003310CD">
      <w:r w:rsidRPr="003310CD">
        <w:rPr>
          <w:b/>
          <w:bCs/>
        </w:rPr>
        <w:t>의</w:t>
      </w:r>
      <w:r w:rsidRPr="003310CD">
        <w:t> · </w:t>
      </w:r>
      <w:r w:rsidRPr="003310CD">
        <w:rPr>
          <w:b/>
          <w:bCs/>
        </w:rPr>
        <w:t>마다</w:t>
      </w:r>
      <w:r w:rsidRPr="003310CD">
        <w:t> · </w:t>
      </w:r>
      <w:r w:rsidRPr="003310CD">
        <w:rPr>
          <w:b/>
          <w:bCs/>
        </w:rPr>
        <w:t>보다</w:t>
      </w:r>
      <w:r w:rsidRPr="003310CD">
        <w:t> · </w:t>
      </w:r>
      <w:r w:rsidRPr="003310CD">
        <w:rPr>
          <w:b/>
          <w:bCs/>
        </w:rPr>
        <w:t>처럼</w:t>
      </w:r>
      <w:r w:rsidRPr="003310CD">
        <w:t> Bài này kết thúc phần trợ từ! 4 cái này tuy đơn giản hơn nhưng </w:t>
      </w:r>
      <w:r w:rsidRPr="003310CD">
        <w:rPr>
          <w:b/>
          <w:bCs/>
        </w:rPr>
        <w:t>보다</w:t>
      </w:r>
      <w:r w:rsidRPr="003310CD">
        <w:t> và </w:t>
      </w:r>
      <w:r w:rsidRPr="003310CD">
        <w:rPr>
          <w:b/>
          <w:bCs/>
        </w:rPr>
        <w:t>처럼</w:t>
      </w:r>
      <w:r w:rsidRPr="003310CD">
        <w:t> hay xuất hiện trong câu đọc hiểu TOPIK I.</w:t>
      </w:r>
    </w:p>
    <w:p w14:paraId="3576B95C" w14:textId="77777777" w:rsidR="003310CD" w:rsidRPr="003310CD" w:rsidRDefault="003310CD" w:rsidP="003310CD">
      <w:r w:rsidRPr="003310CD">
        <w:pict w14:anchorId="73DB3E3D">
          <v:rect id="_x0000_i2834" style="width:0;height:0" o:hralign="center" o:hrstd="t" o:hr="t" fillcolor="#a0a0a0" stroked="f"/>
        </w:pict>
      </w:r>
    </w:p>
    <w:p w14:paraId="26B1D005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🔷</w:t>
      </w:r>
      <w:r w:rsidRPr="003310CD">
        <w:rPr>
          <w:b/>
          <w:bCs/>
        </w:rPr>
        <w:t xml:space="preserve"> No.24 — </w:t>
      </w:r>
      <w:r w:rsidRPr="003310CD">
        <w:rPr>
          <w:b/>
          <w:bCs/>
        </w:rPr>
        <w:t>의</w:t>
      </w:r>
      <w:r w:rsidRPr="003310CD">
        <w:rPr>
          <w:b/>
          <w:bCs/>
        </w:rPr>
        <w:t xml:space="preserve"> (của — sở hữu)</w:t>
      </w:r>
    </w:p>
    <w:p w14:paraId="0E86223E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lastRenderedPageBreak/>
        <w:t>📌</w:t>
      </w:r>
      <w:r w:rsidRPr="003310CD">
        <w:rPr>
          <w:b/>
          <w:bCs/>
        </w:rPr>
        <w:t xml:space="preserve"> Công thức</w:t>
      </w:r>
    </w:p>
    <w:p w14:paraId="4ADC5082" w14:textId="77777777" w:rsidR="003310CD" w:rsidRPr="003310CD" w:rsidRDefault="003310CD" w:rsidP="003310CD">
      <w:r w:rsidRPr="003310CD">
        <w:t xml:space="preserve">Danh từ sở hữu + </w:t>
      </w:r>
      <w:r w:rsidRPr="003310CD">
        <w:t>의</w:t>
      </w:r>
      <w:r w:rsidRPr="003310CD">
        <w:t xml:space="preserve"> + Danh từ được sở hữu</w:t>
      </w:r>
    </w:p>
    <w:p w14:paraId="0109569C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Cách dùng</w:t>
      </w:r>
    </w:p>
    <w:p w14:paraId="5E4C47CE" w14:textId="77777777" w:rsidR="003310CD" w:rsidRPr="003310CD" w:rsidRDefault="003310CD" w:rsidP="003310CD">
      <w:r w:rsidRPr="003310CD">
        <w:rPr>
          <w:b/>
          <w:bCs/>
        </w:rPr>
        <w:t>① Chỉ sở hữu — "của ai"</w:t>
      </w:r>
    </w:p>
    <w:p w14:paraId="2F6B9F53" w14:textId="77777777" w:rsidR="003310CD" w:rsidRPr="003310CD" w:rsidRDefault="003310CD" w:rsidP="003310CD">
      <w:r w:rsidRPr="003310CD">
        <w:t>내</w:t>
      </w:r>
      <w:r w:rsidRPr="003310CD">
        <w:t xml:space="preserve"> </w:t>
      </w:r>
      <w:r w:rsidRPr="003310CD">
        <w:t>친구</w:t>
      </w:r>
      <w:r w:rsidRPr="003310CD">
        <w:rPr>
          <w:b/>
          <w:bCs/>
        </w:rPr>
        <w:t>의</w:t>
      </w:r>
      <w:r w:rsidRPr="003310CD">
        <w:t> </w:t>
      </w:r>
      <w:r w:rsidRPr="003310CD">
        <w:t>그림은</w:t>
      </w:r>
      <w:r w:rsidRPr="003310CD">
        <w:t xml:space="preserve"> </w:t>
      </w:r>
      <w:r w:rsidRPr="003310CD">
        <w:t>아주</w:t>
      </w:r>
      <w:r w:rsidRPr="003310CD">
        <w:t xml:space="preserve"> </w:t>
      </w:r>
      <w:r w:rsidRPr="003310CD">
        <w:t>멋져요</w:t>
      </w:r>
      <w:r w:rsidRPr="003310CD">
        <w:t>. </w:t>
      </w:r>
      <w:r w:rsidRPr="003310CD">
        <w:rPr>
          <w:i/>
          <w:iCs/>
        </w:rPr>
        <w:t>Bức tranh </w:t>
      </w:r>
      <w:r w:rsidRPr="003310CD">
        <w:rPr>
          <w:b/>
          <w:bCs/>
          <w:i/>
          <w:iCs/>
        </w:rPr>
        <w:t>của</w:t>
      </w:r>
      <w:r w:rsidRPr="003310CD">
        <w:rPr>
          <w:i/>
          <w:iCs/>
        </w:rPr>
        <w:t> bạn tôi rất tuyệt.</w:t>
      </w:r>
    </w:p>
    <w:p w14:paraId="4ECC1143" w14:textId="77777777" w:rsidR="003310CD" w:rsidRPr="003310CD" w:rsidRDefault="003310CD" w:rsidP="003310CD">
      <w:r w:rsidRPr="003310CD">
        <w:t>한국</w:t>
      </w:r>
      <w:r w:rsidRPr="003310CD">
        <w:rPr>
          <w:b/>
          <w:bCs/>
        </w:rPr>
        <w:t>의</w:t>
      </w:r>
      <w:r w:rsidRPr="003310CD">
        <w:t> </w:t>
      </w:r>
      <w:r w:rsidRPr="003310CD">
        <w:t>문화가</w:t>
      </w:r>
      <w:r w:rsidRPr="003310CD">
        <w:t xml:space="preserve"> </w:t>
      </w:r>
      <w:r w:rsidRPr="003310CD">
        <w:t>재미있어요</w:t>
      </w:r>
      <w:r w:rsidRPr="003310CD">
        <w:t>. </w:t>
      </w:r>
      <w:r w:rsidRPr="003310CD">
        <w:rPr>
          <w:b/>
          <w:bCs/>
          <w:i/>
          <w:iCs/>
        </w:rPr>
        <w:t>Văn hóa của</w:t>
      </w:r>
      <w:r w:rsidRPr="003310CD">
        <w:rPr>
          <w:i/>
          <w:iCs/>
        </w:rPr>
        <w:t> Hàn Quốc thật thú vị.</w:t>
      </w:r>
    </w:p>
    <w:p w14:paraId="05BF1694" w14:textId="77777777" w:rsidR="003310CD" w:rsidRPr="003310CD" w:rsidRDefault="003310CD" w:rsidP="003310CD">
      <w:r w:rsidRPr="003310CD">
        <w:t>회사</w:t>
      </w:r>
      <w:r w:rsidRPr="003310CD">
        <w:rPr>
          <w:b/>
          <w:bCs/>
        </w:rPr>
        <w:t>의</w:t>
      </w:r>
      <w:r w:rsidRPr="003310CD">
        <w:t> </w:t>
      </w:r>
      <w:r w:rsidRPr="003310CD">
        <w:t>규칙을</w:t>
      </w:r>
      <w:r w:rsidRPr="003310CD">
        <w:t xml:space="preserve"> </w:t>
      </w:r>
      <w:r w:rsidRPr="003310CD">
        <w:t>지켜야</w:t>
      </w:r>
      <w:r w:rsidRPr="003310CD">
        <w:t xml:space="preserve"> </w:t>
      </w:r>
      <w:r w:rsidRPr="003310CD">
        <w:t>해요</w:t>
      </w:r>
      <w:r w:rsidRPr="003310CD">
        <w:t>. </w:t>
      </w:r>
      <w:r w:rsidRPr="003310CD">
        <w:rPr>
          <w:i/>
          <w:iCs/>
        </w:rPr>
        <w:t>Phải tuân thủ </w:t>
      </w:r>
      <w:r w:rsidRPr="003310CD">
        <w:rPr>
          <w:b/>
          <w:bCs/>
          <w:i/>
          <w:iCs/>
        </w:rPr>
        <w:t>quy định của</w:t>
      </w:r>
      <w:r w:rsidRPr="003310CD">
        <w:rPr>
          <w:i/>
          <w:iCs/>
        </w:rPr>
        <w:t> công ty.</w:t>
      </w:r>
    </w:p>
    <w:p w14:paraId="0ED1DA13" w14:textId="77777777" w:rsidR="003310CD" w:rsidRPr="003310CD" w:rsidRDefault="003310CD" w:rsidP="003310CD">
      <w:r w:rsidRPr="003310CD">
        <w:pict w14:anchorId="3CEFA604">
          <v:rect id="_x0000_i2835" style="width:0;height:0" o:hralign="center" o:hrstd="t" o:hr="t" fillcolor="#a0a0a0" stroked="f"/>
        </w:pict>
      </w:r>
    </w:p>
    <w:p w14:paraId="23A7C81F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</w:t>
      </w:r>
      <w:r w:rsidRPr="003310CD">
        <w:rPr>
          <w:rFonts w:ascii="Segoe UI Emoji" w:hAnsi="Segoe UI Emoji" w:cs="Segoe UI Emoji"/>
          <w:b/>
          <w:bCs/>
        </w:rPr>
        <w:t>⚠️</w:t>
      </w:r>
      <w:r w:rsidRPr="003310CD">
        <w:rPr>
          <w:b/>
          <w:bCs/>
        </w:rPr>
        <w:t xml:space="preserve"> Đặc Biệt Quan Trọng — </w:t>
      </w:r>
      <w:r w:rsidRPr="003310CD">
        <w:rPr>
          <w:b/>
          <w:bCs/>
        </w:rPr>
        <w:t>의</w:t>
      </w:r>
      <w:r w:rsidRPr="003310CD">
        <w:rPr>
          <w:b/>
          <w:bCs/>
        </w:rPr>
        <w:t xml:space="preserve"> Trong Văn Nói</w:t>
      </w:r>
    </w:p>
    <w:p w14:paraId="76B51018" w14:textId="77777777" w:rsidR="003310CD" w:rsidRPr="003310CD" w:rsidRDefault="003310CD" w:rsidP="003310CD">
      <w:r w:rsidRPr="003310CD">
        <w:t>Trong hội thoại hàng ngày, </w:t>
      </w:r>
      <w:r w:rsidRPr="003310CD">
        <w:rPr>
          <w:b/>
          <w:bCs/>
        </w:rPr>
        <w:t>의</w:t>
      </w:r>
      <w:r w:rsidRPr="003310CD">
        <w:rPr>
          <w:b/>
          <w:bCs/>
        </w:rPr>
        <w:t xml:space="preserve"> thường bị lược bỏ hoàn toàn</w:t>
      </w:r>
      <w:r w:rsidRPr="003310CD">
        <w:t> hoặc đọc thành </w:t>
      </w:r>
      <w:r w:rsidRPr="003310CD">
        <w:rPr>
          <w:b/>
          <w:bCs/>
        </w:rPr>
        <w:t>에</w:t>
      </w:r>
      <w:r w:rsidRPr="003310CD">
        <w:t>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9"/>
        <w:gridCol w:w="1039"/>
        <w:gridCol w:w="2088"/>
      </w:tblGrid>
      <w:tr w:rsidR="003310CD" w:rsidRPr="003310CD" w14:paraId="4898D488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B3769D3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Văn viết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7E375EE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Văn nói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C3000BB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Nghĩa</w:t>
            </w:r>
          </w:p>
        </w:tc>
      </w:tr>
      <w:tr w:rsidR="003310CD" w:rsidRPr="003310CD" w14:paraId="70AD77F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A1E5401" w14:textId="77777777" w:rsidR="003310CD" w:rsidRPr="003310CD" w:rsidRDefault="003310CD" w:rsidP="003310CD">
            <w:r w:rsidRPr="003310CD">
              <w:t>나</w:t>
            </w:r>
            <w:r w:rsidRPr="003310CD">
              <w:rPr>
                <w:b/>
                <w:bCs/>
              </w:rPr>
              <w:t>의</w:t>
            </w:r>
            <w:r w:rsidRPr="003310CD">
              <w:t> </w:t>
            </w:r>
            <w:r w:rsidRPr="003310CD">
              <w:t>가방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88961BC" w14:textId="77777777" w:rsidR="003310CD" w:rsidRPr="003310CD" w:rsidRDefault="003310CD" w:rsidP="003310CD">
            <w:r w:rsidRPr="003310CD">
              <w:t>내</w:t>
            </w:r>
            <w:r w:rsidRPr="003310CD">
              <w:t xml:space="preserve"> </w:t>
            </w:r>
            <w:r w:rsidRPr="003310CD">
              <w:t>가방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9774C0D" w14:textId="77777777" w:rsidR="003310CD" w:rsidRPr="003310CD" w:rsidRDefault="003310CD" w:rsidP="003310CD">
            <w:r w:rsidRPr="003310CD">
              <w:t>túi của tôi</w:t>
            </w:r>
          </w:p>
        </w:tc>
      </w:tr>
      <w:tr w:rsidR="003310CD" w:rsidRPr="003310CD" w14:paraId="03F8A45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9E1536B" w14:textId="77777777" w:rsidR="003310CD" w:rsidRPr="003310CD" w:rsidRDefault="003310CD" w:rsidP="003310CD">
            <w:r w:rsidRPr="003310CD">
              <w:t>너</w:t>
            </w:r>
            <w:r w:rsidRPr="003310CD">
              <w:rPr>
                <w:b/>
                <w:bCs/>
              </w:rPr>
              <w:t>의</w:t>
            </w:r>
            <w:r w:rsidRPr="003310CD">
              <w:t> </w:t>
            </w:r>
            <w:r w:rsidRPr="003310CD">
              <w:t>이름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44A0B5B" w14:textId="77777777" w:rsidR="003310CD" w:rsidRPr="003310CD" w:rsidRDefault="003310CD" w:rsidP="003310CD">
            <w:r w:rsidRPr="003310CD">
              <w:t>네</w:t>
            </w:r>
            <w:r w:rsidRPr="003310CD">
              <w:t xml:space="preserve"> </w:t>
            </w:r>
            <w:r w:rsidRPr="003310CD">
              <w:t>이름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7A299F3" w14:textId="77777777" w:rsidR="003310CD" w:rsidRPr="003310CD" w:rsidRDefault="003310CD" w:rsidP="003310CD">
            <w:r w:rsidRPr="003310CD">
              <w:t>tên của bạn</w:t>
            </w:r>
          </w:p>
        </w:tc>
      </w:tr>
      <w:tr w:rsidR="003310CD" w:rsidRPr="003310CD" w14:paraId="464B3E5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4C6809D" w14:textId="77777777" w:rsidR="003310CD" w:rsidRPr="003310CD" w:rsidRDefault="003310CD" w:rsidP="003310CD">
            <w:r w:rsidRPr="003310CD">
              <w:t>우리</w:t>
            </w:r>
            <w:r w:rsidRPr="003310CD">
              <w:rPr>
                <w:b/>
                <w:bCs/>
              </w:rPr>
              <w:t>의</w:t>
            </w:r>
            <w:r w:rsidRPr="003310CD">
              <w:t> </w:t>
            </w:r>
            <w:r w:rsidRPr="003310CD">
              <w:t>학교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E40F866" w14:textId="77777777" w:rsidR="003310CD" w:rsidRPr="003310CD" w:rsidRDefault="003310CD" w:rsidP="003310CD">
            <w:r w:rsidRPr="003310CD">
              <w:t>우리</w:t>
            </w:r>
            <w:r w:rsidRPr="003310CD">
              <w:t xml:space="preserve"> </w:t>
            </w:r>
            <w:r w:rsidRPr="003310CD">
              <w:t>학교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D865A84" w14:textId="77777777" w:rsidR="003310CD" w:rsidRPr="003310CD" w:rsidRDefault="003310CD" w:rsidP="003310CD">
            <w:r w:rsidRPr="003310CD">
              <w:t>trường của chúng ta</w:t>
            </w:r>
          </w:p>
        </w:tc>
      </w:tr>
      <w:tr w:rsidR="003310CD" w:rsidRPr="003310CD" w14:paraId="51B9C90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FA44968" w14:textId="77777777" w:rsidR="003310CD" w:rsidRPr="003310CD" w:rsidRDefault="003310CD" w:rsidP="003310CD">
            <w:r w:rsidRPr="003310CD">
              <w:t>한국</w:t>
            </w:r>
            <w:r w:rsidRPr="003310CD">
              <w:rPr>
                <w:b/>
                <w:bCs/>
              </w:rPr>
              <w:t>의</w:t>
            </w:r>
            <w:r w:rsidRPr="003310CD">
              <w:t> </w:t>
            </w:r>
            <w:r w:rsidRPr="003310CD">
              <w:t>음식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CA0E987" w14:textId="77777777" w:rsidR="003310CD" w:rsidRPr="003310CD" w:rsidRDefault="003310CD" w:rsidP="003310CD">
            <w:r w:rsidRPr="003310CD">
              <w:t>한국</w:t>
            </w:r>
            <w:r w:rsidRPr="003310CD">
              <w:t xml:space="preserve"> </w:t>
            </w:r>
            <w:r w:rsidRPr="003310CD">
              <w:t>음식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42BDC92" w14:textId="77777777" w:rsidR="003310CD" w:rsidRPr="003310CD" w:rsidRDefault="003310CD" w:rsidP="003310CD">
            <w:r w:rsidRPr="003310CD">
              <w:t>đồ ăn Hàn Quốc</w:t>
            </w:r>
          </w:p>
        </w:tc>
      </w:tr>
    </w:tbl>
    <w:p w14:paraId="5F629C83" w14:textId="77777777" w:rsidR="003310CD" w:rsidRPr="003310CD" w:rsidRDefault="003310CD" w:rsidP="003310CD">
      <w:r w:rsidRPr="003310CD">
        <w:rPr>
          <w:rFonts w:ascii="Segoe UI Emoji" w:hAnsi="Segoe UI Emoji" w:cs="Segoe UI Emoji"/>
        </w:rPr>
        <w:t>💡</w:t>
      </w:r>
      <w:r w:rsidRPr="003310CD">
        <w:t> </w:t>
      </w:r>
      <w:r w:rsidRPr="003310CD">
        <w:rPr>
          <w:b/>
          <w:bCs/>
        </w:rPr>
        <w:t>Mẹo:</w:t>
      </w:r>
      <w:r w:rsidRPr="003310CD">
        <w:t xml:space="preserve"> Trong bài thi nghe TOPIK, hầu như không nghe thấy </w:t>
      </w:r>
      <w:r w:rsidRPr="003310CD">
        <w:t>의</w:t>
      </w:r>
      <w:r w:rsidRPr="003310CD">
        <w:t xml:space="preserve"> — người Hàn lược bỏ gần như hoàn toàn trong khẩu ngữ!</w:t>
      </w:r>
    </w:p>
    <w:p w14:paraId="651B2E8C" w14:textId="77777777" w:rsidR="003310CD" w:rsidRPr="003310CD" w:rsidRDefault="003310CD" w:rsidP="003310CD">
      <w:r w:rsidRPr="003310CD">
        <w:pict w14:anchorId="50C0CB08">
          <v:rect id="_x0000_i2836" style="width:0;height:0" o:hralign="center" o:hrstd="t" o:hr="t" fillcolor="#a0a0a0" stroked="f"/>
        </w:pict>
      </w:r>
    </w:p>
    <w:p w14:paraId="5ED58C58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Biến Thể Đặc Biệt: </w:t>
      </w:r>
      <w:r w:rsidRPr="003310CD">
        <w:rPr>
          <w:b/>
          <w:bCs/>
        </w:rPr>
        <w:t>나의</w:t>
      </w:r>
      <w:r w:rsidRPr="003310CD">
        <w:rPr>
          <w:b/>
          <w:bCs/>
        </w:rPr>
        <w:t xml:space="preserve"> → </w:t>
      </w:r>
      <w:r w:rsidRPr="003310CD">
        <w:rPr>
          <w:b/>
          <w:bCs/>
        </w:rPr>
        <w:t>내</w:t>
      </w:r>
      <w:r w:rsidRPr="003310CD">
        <w:rPr>
          <w:b/>
          <w:bCs/>
        </w:rPr>
        <w:t xml:space="preserve"> / </w:t>
      </w:r>
      <w:r w:rsidRPr="003310CD">
        <w:rPr>
          <w:b/>
          <w:bCs/>
        </w:rPr>
        <w:t>너의</w:t>
      </w:r>
      <w:r w:rsidRPr="003310CD">
        <w:rPr>
          <w:b/>
          <w:bCs/>
        </w:rPr>
        <w:t xml:space="preserve"> → </w:t>
      </w:r>
      <w:r w:rsidRPr="003310CD">
        <w:rPr>
          <w:b/>
          <w:bCs/>
        </w:rPr>
        <w:t>네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854"/>
        <w:gridCol w:w="5040"/>
      </w:tblGrid>
      <w:tr w:rsidR="003310CD" w:rsidRPr="003310CD" w14:paraId="012B11F5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17603DB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Gốc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77EB402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Rút gọn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2CCAD90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Phát âm thực tế</w:t>
            </w:r>
          </w:p>
        </w:tc>
      </w:tr>
      <w:tr w:rsidR="003310CD" w:rsidRPr="003310CD" w14:paraId="726BE60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C5C90A9" w14:textId="77777777" w:rsidR="003310CD" w:rsidRPr="003310CD" w:rsidRDefault="003310CD" w:rsidP="003310CD">
            <w:r w:rsidRPr="003310CD">
              <w:t>나의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6269E1F" w14:textId="77777777" w:rsidR="003310CD" w:rsidRPr="003310CD" w:rsidRDefault="003310CD" w:rsidP="003310CD">
            <w:r w:rsidRPr="003310CD">
              <w:rPr>
                <w:b/>
                <w:bCs/>
              </w:rPr>
              <w:t>내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28CE64E" w14:textId="77777777" w:rsidR="003310CD" w:rsidRPr="003310CD" w:rsidRDefault="003310CD" w:rsidP="003310CD">
            <w:r w:rsidRPr="003310CD">
              <w:t>nae</w:t>
            </w:r>
          </w:p>
        </w:tc>
      </w:tr>
      <w:tr w:rsidR="003310CD" w:rsidRPr="003310CD" w14:paraId="488C510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0653E8B" w14:textId="77777777" w:rsidR="003310CD" w:rsidRPr="003310CD" w:rsidRDefault="003310CD" w:rsidP="003310CD">
            <w:r w:rsidRPr="003310CD">
              <w:lastRenderedPageBreak/>
              <w:t>너의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71D1F5B" w14:textId="77777777" w:rsidR="003310CD" w:rsidRPr="003310CD" w:rsidRDefault="003310CD" w:rsidP="003310CD">
            <w:r w:rsidRPr="003310CD">
              <w:rPr>
                <w:b/>
                <w:bCs/>
              </w:rPr>
              <w:t>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348BD1F" w14:textId="77777777" w:rsidR="003310CD" w:rsidRPr="003310CD" w:rsidRDefault="003310CD" w:rsidP="003310CD">
            <w:r w:rsidRPr="003310CD">
              <w:t xml:space="preserve">ne (hay bị nhầm với </w:t>
            </w:r>
            <w:r w:rsidRPr="003310CD">
              <w:t>내</w:t>
            </w:r>
            <w:r w:rsidRPr="003310CD">
              <w:t>, nên thường đọc thành </w:t>
            </w:r>
            <w:r w:rsidRPr="003310CD">
              <w:rPr>
                <w:b/>
                <w:bCs/>
              </w:rPr>
              <w:t>니</w:t>
            </w:r>
            <w:r w:rsidRPr="003310CD">
              <w:t>)</w:t>
            </w:r>
          </w:p>
        </w:tc>
      </w:tr>
      <w:tr w:rsidR="003310CD" w:rsidRPr="003310CD" w14:paraId="657B299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A0CB894" w14:textId="77777777" w:rsidR="003310CD" w:rsidRPr="003310CD" w:rsidRDefault="003310CD" w:rsidP="003310CD">
            <w:r w:rsidRPr="003310CD">
              <w:t>저의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511F375" w14:textId="77777777" w:rsidR="003310CD" w:rsidRPr="003310CD" w:rsidRDefault="003310CD" w:rsidP="003310CD">
            <w:r w:rsidRPr="003310CD">
              <w:rPr>
                <w:b/>
                <w:bCs/>
              </w:rPr>
              <w:t>제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CB5CCB5" w14:textId="77777777" w:rsidR="003310CD" w:rsidRPr="003310CD" w:rsidRDefault="003310CD" w:rsidP="003310CD">
            <w:r w:rsidRPr="003310CD">
              <w:t>je</w:t>
            </w:r>
          </w:p>
        </w:tc>
      </w:tr>
      <w:tr w:rsidR="003310CD" w:rsidRPr="003310CD" w14:paraId="2EDA57C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0F7B783" w14:textId="77777777" w:rsidR="003310CD" w:rsidRPr="003310CD" w:rsidRDefault="003310CD" w:rsidP="003310CD">
            <w:r w:rsidRPr="003310CD">
              <w:t>우리의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A47E9C3" w14:textId="77777777" w:rsidR="003310CD" w:rsidRPr="003310CD" w:rsidRDefault="003310CD" w:rsidP="003310CD">
            <w:r w:rsidRPr="003310CD">
              <w:rPr>
                <w:b/>
                <w:bCs/>
              </w:rPr>
              <w:t>우리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3DFE17D" w14:textId="77777777" w:rsidR="003310CD" w:rsidRPr="003310CD" w:rsidRDefault="003310CD" w:rsidP="003310CD">
            <w:r w:rsidRPr="003310CD">
              <w:t>uri</w:t>
            </w:r>
          </w:p>
        </w:tc>
      </w:tr>
    </w:tbl>
    <w:p w14:paraId="0966E95B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🔷</w:t>
      </w:r>
      <w:r w:rsidRPr="003310CD">
        <w:rPr>
          <w:b/>
          <w:bCs/>
        </w:rPr>
        <w:t xml:space="preserve"> No.25 — </w:t>
      </w:r>
      <w:r w:rsidRPr="003310CD">
        <w:rPr>
          <w:b/>
          <w:bCs/>
        </w:rPr>
        <w:t>마다</w:t>
      </w:r>
      <w:r w:rsidRPr="003310CD">
        <w:rPr>
          <w:b/>
          <w:bCs/>
        </w:rPr>
        <w:t xml:space="preserve"> (mỗi / bất cứ khi nào / lần nào cũng)</w:t>
      </w:r>
    </w:p>
    <w:p w14:paraId="4C12FD08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Công thức</w:t>
      </w:r>
    </w:p>
    <w:p w14:paraId="0F8205DC" w14:textId="77777777" w:rsidR="003310CD" w:rsidRPr="003310CD" w:rsidRDefault="003310CD" w:rsidP="003310CD">
      <w:r w:rsidRPr="003310CD">
        <w:t xml:space="preserve">Danh từ (thời gian / người / vật) + </w:t>
      </w:r>
      <w:r w:rsidRPr="003310CD">
        <w:t>마다</w:t>
      </w:r>
    </w:p>
    <w:p w14:paraId="0A277642" w14:textId="77777777" w:rsidR="003310CD" w:rsidRPr="003310CD" w:rsidRDefault="003310CD" w:rsidP="003310CD">
      <w:r w:rsidRPr="003310CD">
        <w:t xml:space="preserve">Không biến hình — luôn là </w:t>
      </w:r>
      <w:r w:rsidRPr="003310CD">
        <w:t>마다</w:t>
      </w:r>
    </w:p>
    <w:p w14:paraId="26F07155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Cách dùng</w:t>
      </w:r>
    </w:p>
    <w:p w14:paraId="71389BEC" w14:textId="77777777" w:rsidR="003310CD" w:rsidRPr="003310CD" w:rsidRDefault="003310CD" w:rsidP="003310CD">
      <w:r w:rsidRPr="003310CD">
        <w:rPr>
          <w:b/>
          <w:bCs/>
        </w:rPr>
        <w:t>① "Mỗi" — chỉ tần suất đều đặn</w:t>
      </w:r>
    </w:p>
    <w:p w14:paraId="23C2A8F8" w14:textId="77777777" w:rsidR="003310CD" w:rsidRPr="003310CD" w:rsidRDefault="003310CD" w:rsidP="003310CD">
      <w:r w:rsidRPr="003310CD">
        <w:t>한국에</w:t>
      </w:r>
      <w:r w:rsidRPr="003310CD">
        <w:t xml:space="preserve"> </w:t>
      </w:r>
      <w:r w:rsidRPr="003310CD">
        <w:t>올</w:t>
      </w:r>
      <w:r w:rsidRPr="003310CD">
        <w:t xml:space="preserve"> </w:t>
      </w:r>
      <w:r w:rsidRPr="003310CD">
        <w:t>때</w:t>
      </w:r>
      <w:r w:rsidRPr="003310CD">
        <w:rPr>
          <w:b/>
          <w:bCs/>
        </w:rPr>
        <w:t>마다</w:t>
      </w:r>
      <w:r w:rsidRPr="003310CD">
        <w:t> </w:t>
      </w:r>
      <w:r w:rsidRPr="003310CD">
        <w:t>이</w:t>
      </w:r>
      <w:r w:rsidRPr="003310CD">
        <w:t xml:space="preserve"> </w:t>
      </w:r>
      <w:r w:rsidRPr="003310CD">
        <w:t>가게를</w:t>
      </w:r>
      <w:r w:rsidRPr="003310CD">
        <w:t xml:space="preserve"> </w:t>
      </w:r>
      <w:r w:rsidRPr="003310CD">
        <w:t>찾아요</w:t>
      </w:r>
      <w:r w:rsidRPr="003310CD">
        <w:t>. </w:t>
      </w:r>
      <w:r w:rsidRPr="003310CD">
        <w:rPr>
          <w:b/>
          <w:bCs/>
          <w:i/>
          <w:iCs/>
        </w:rPr>
        <w:t>Mỗi lần</w:t>
      </w:r>
      <w:r w:rsidRPr="003310CD">
        <w:rPr>
          <w:i/>
          <w:iCs/>
        </w:rPr>
        <w:t> đến Hàn Quốc tôi đều ghé cửa hàng này.</w:t>
      </w:r>
    </w:p>
    <w:p w14:paraId="7DD8EBDC" w14:textId="77777777" w:rsidR="003310CD" w:rsidRPr="003310CD" w:rsidRDefault="003310CD" w:rsidP="003310CD">
      <w:r w:rsidRPr="003310CD">
        <w:t>아침</w:t>
      </w:r>
      <w:r w:rsidRPr="003310CD">
        <w:rPr>
          <w:b/>
          <w:bCs/>
        </w:rPr>
        <w:t>마다</w:t>
      </w:r>
      <w:r w:rsidRPr="003310CD">
        <w:t> </w:t>
      </w:r>
      <w:r w:rsidRPr="003310CD">
        <w:t>커피를</w:t>
      </w:r>
      <w:r w:rsidRPr="003310CD">
        <w:t xml:space="preserve"> </w:t>
      </w:r>
      <w:r w:rsidRPr="003310CD">
        <w:t>마셔요</w:t>
      </w:r>
      <w:r w:rsidRPr="003310CD">
        <w:t>. </w:t>
      </w:r>
      <w:r w:rsidRPr="003310CD">
        <w:rPr>
          <w:b/>
          <w:bCs/>
          <w:i/>
          <w:iCs/>
        </w:rPr>
        <w:t>Mỗi</w:t>
      </w:r>
      <w:r w:rsidRPr="003310CD">
        <w:rPr>
          <w:i/>
          <w:iCs/>
        </w:rPr>
        <w:t> sáng tôi đều uống cà phê.</w:t>
      </w:r>
    </w:p>
    <w:p w14:paraId="05DD58DA" w14:textId="77777777" w:rsidR="003310CD" w:rsidRPr="003310CD" w:rsidRDefault="003310CD" w:rsidP="003310CD">
      <w:r w:rsidRPr="003310CD">
        <w:t>주말</w:t>
      </w:r>
      <w:r w:rsidRPr="003310CD">
        <w:rPr>
          <w:b/>
          <w:bCs/>
        </w:rPr>
        <w:t>마다</w:t>
      </w:r>
      <w:r w:rsidRPr="003310CD">
        <w:t> </w:t>
      </w:r>
      <w:r w:rsidRPr="003310CD">
        <w:t>운동해요</w:t>
      </w:r>
      <w:r w:rsidRPr="003310CD">
        <w:t>. </w:t>
      </w:r>
      <w:r w:rsidRPr="003310CD">
        <w:rPr>
          <w:b/>
          <w:bCs/>
          <w:i/>
          <w:iCs/>
        </w:rPr>
        <w:t>Mỗi</w:t>
      </w:r>
      <w:r w:rsidRPr="003310CD">
        <w:rPr>
          <w:i/>
          <w:iCs/>
        </w:rPr>
        <w:t> cuối tuần tôi đều tập thể dục.</w:t>
      </w:r>
    </w:p>
    <w:p w14:paraId="17A6557A" w14:textId="77777777" w:rsidR="003310CD" w:rsidRPr="003310CD" w:rsidRDefault="003310CD" w:rsidP="003310CD">
      <w:r w:rsidRPr="003310CD">
        <w:rPr>
          <w:b/>
          <w:bCs/>
        </w:rPr>
        <w:t>② "Mỗi cái / mỗi người" — phân phối đều</w:t>
      </w:r>
    </w:p>
    <w:p w14:paraId="6329D839" w14:textId="77777777" w:rsidR="003310CD" w:rsidRPr="003310CD" w:rsidRDefault="003310CD" w:rsidP="003310CD">
      <w:r w:rsidRPr="003310CD">
        <w:t>사람</w:t>
      </w:r>
      <w:r w:rsidRPr="003310CD">
        <w:rPr>
          <w:b/>
          <w:bCs/>
        </w:rPr>
        <w:t>마다</w:t>
      </w:r>
      <w:r w:rsidRPr="003310CD">
        <w:t> </w:t>
      </w:r>
      <w:r w:rsidRPr="003310CD">
        <w:t>생각이</w:t>
      </w:r>
      <w:r w:rsidRPr="003310CD">
        <w:t xml:space="preserve"> </w:t>
      </w:r>
      <w:r w:rsidRPr="003310CD">
        <w:t>달라요</w:t>
      </w:r>
      <w:r w:rsidRPr="003310CD">
        <w:t>. </w:t>
      </w:r>
      <w:r w:rsidRPr="003310CD">
        <w:rPr>
          <w:b/>
          <w:bCs/>
          <w:i/>
          <w:iCs/>
        </w:rPr>
        <w:t>Mỗi người</w:t>
      </w:r>
      <w:r w:rsidRPr="003310CD">
        <w:rPr>
          <w:i/>
          <w:iCs/>
        </w:rPr>
        <w:t> có suy nghĩ khác nhau.</w:t>
      </w:r>
    </w:p>
    <w:p w14:paraId="5758F7AB" w14:textId="77777777" w:rsidR="003310CD" w:rsidRPr="003310CD" w:rsidRDefault="003310CD" w:rsidP="003310CD">
      <w:r w:rsidRPr="003310CD">
        <w:t>나라</w:t>
      </w:r>
      <w:r w:rsidRPr="003310CD">
        <w:rPr>
          <w:b/>
          <w:bCs/>
        </w:rPr>
        <w:t>마다</w:t>
      </w:r>
      <w:r w:rsidRPr="003310CD">
        <w:t> </w:t>
      </w:r>
      <w:r w:rsidRPr="003310CD">
        <w:t>문화가</w:t>
      </w:r>
      <w:r w:rsidRPr="003310CD">
        <w:t xml:space="preserve"> </w:t>
      </w:r>
      <w:r w:rsidRPr="003310CD">
        <w:t>달라요</w:t>
      </w:r>
      <w:r w:rsidRPr="003310CD">
        <w:t>. </w:t>
      </w:r>
      <w:r w:rsidRPr="003310CD">
        <w:rPr>
          <w:b/>
          <w:bCs/>
          <w:i/>
          <w:iCs/>
        </w:rPr>
        <w:t>Mỗi</w:t>
      </w:r>
      <w:r w:rsidRPr="003310CD">
        <w:rPr>
          <w:i/>
          <w:iCs/>
        </w:rPr>
        <w:t> quốc gia có văn hóa khác nhau.</w:t>
      </w:r>
    </w:p>
    <w:p w14:paraId="0B2249B8" w14:textId="77777777" w:rsidR="003310CD" w:rsidRPr="003310CD" w:rsidRDefault="003310CD" w:rsidP="003310CD">
      <w:r w:rsidRPr="003310CD">
        <w:rPr>
          <w:b/>
          <w:bCs/>
        </w:rPr>
        <w:t xml:space="preserve">③ Kết hợp với </w:t>
      </w:r>
      <w:r w:rsidRPr="003310CD">
        <w:rPr>
          <w:b/>
          <w:bCs/>
        </w:rPr>
        <w:t>때</w:t>
      </w:r>
      <w:r w:rsidRPr="003310CD">
        <w:rPr>
          <w:b/>
          <w:bCs/>
        </w:rPr>
        <w:t xml:space="preserve"> — "mỗi khi"</w:t>
      </w:r>
    </w:p>
    <w:p w14:paraId="3D72CF37" w14:textId="77777777" w:rsidR="003310CD" w:rsidRPr="003310CD" w:rsidRDefault="003310CD" w:rsidP="003310CD">
      <w:r w:rsidRPr="003310CD">
        <w:t>힘들</w:t>
      </w:r>
      <w:r w:rsidRPr="003310CD">
        <w:t xml:space="preserve"> </w:t>
      </w:r>
      <w:r w:rsidRPr="003310CD">
        <w:t>때</w:t>
      </w:r>
      <w:r w:rsidRPr="003310CD">
        <w:rPr>
          <w:b/>
          <w:bCs/>
        </w:rPr>
        <w:t>마다</w:t>
      </w:r>
      <w:r w:rsidRPr="003310CD">
        <w:t> </w:t>
      </w:r>
      <w:r w:rsidRPr="003310CD">
        <w:t>음악을</w:t>
      </w:r>
      <w:r w:rsidRPr="003310CD">
        <w:t xml:space="preserve"> </w:t>
      </w:r>
      <w:r w:rsidRPr="003310CD">
        <w:t>들어요</w:t>
      </w:r>
      <w:r w:rsidRPr="003310CD">
        <w:t>. </w:t>
      </w:r>
      <w:r w:rsidRPr="003310CD">
        <w:rPr>
          <w:b/>
          <w:bCs/>
          <w:i/>
          <w:iCs/>
        </w:rPr>
        <w:t>Mỗi khi</w:t>
      </w:r>
      <w:r w:rsidRPr="003310CD">
        <w:rPr>
          <w:i/>
          <w:iCs/>
        </w:rPr>
        <w:t> khó khăn tôi đều nghe nhạc.</w:t>
      </w:r>
    </w:p>
    <w:p w14:paraId="788453BC" w14:textId="77777777" w:rsidR="003310CD" w:rsidRPr="003310CD" w:rsidRDefault="003310CD" w:rsidP="003310CD">
      <w:r w:rsidRPr="003310CD">
        <w:t>비가</w:t>
      </w:r>
      <w:r w:rsidRPr="003310CD">
        <w:t xml:space="preserve"> </w:t>
      </w:r>
      <w:r w:rsidRPr="003310CD">
        <w:t>올</w:t>
      </w:r>
      <w:r w:rsidRPr="003310CD">
        <w:t xml:space="preserve"> </w:t>
      </w:r>
      <w:r w:rsidRPr="003310CD">
        <w:t>때</w:t>
      </w:r>
      <w:r w:rsidRPr="003310CD">
        <w:rPr>
          <w:b/>
          <w:bCs/>
        </w:rPr>
        <w:t>마다</w:t>
      </w:r>
      <w:r w:rsidRPr="003310CD">
        <w:t> </w:t>
      </w:r>
      <w:r w:rsidRPr="003310CD">
        <w:t>생각나요</w:t>
      </w:r>
      <w:r w:rsidRPr="003310CD">
        <w:t>. </w:t>
      </w:r>
      <w:r w:rsidRPr="003310CD">
        <w:rPr>
          <w:b/>
          <w:bCs/>
          <w:i/>
          <w:iCs/>
        </w:rPr>
        <w:t>Mỗi khi</w:t>
      </w:r>
      <w:r w:rsidRPr="003310CD">
        <w:rPr>
          <w:i/>
          <w:iCs/>
        </w:rPr>
        <w:t> trời mưa lại nhớ đến.</w:t>
      </w:r>
    </w:p>
    <w:p w14:paraId="078D3C93" w14:textId="77777777" w:rsidR="003310CD" w:rsidRPr="003310CD" w:rsidRDefault="003310CD" w:rsidP="003310CD">
      <w:r w:rsidRPr="003310CD">
        <w:pict w14:anchorId="0F39DB1C">
          <v:rect id="_x0000_i2837" style="width:0;height:0" o:hralign="center" o:hrstd="t" o:hr="t" fillcolor="#a0a0a0" stroked="f"/>
        </w:pict>
      </w:r>
    </w:p>
    <w:p w14:paraId="50598ED2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마다</w:t>
      </w:r>
      <w:r w:rsidRPr="003310CD">
        <w:rPr>
          <w:b/>
          <w:bCs/>
        </w:rPr>
        <w:t xml:space="preserve"> vs </w:t>
      </w:r>
      <w:r w:rsidRPr="003310CD">
        <w:rPr>
          <w:b/>
          <w:bCs/>
        </w:rPr>
        <w:t>에</w:t>
      </w:r>
      <w:r w:rsidRPr="003310CD">
        <w:rPr>
          <w:b/>
          <w:bCs/>
        </w:rPr>
        <w:t xml:space="preserve"> — Phân Biệt Tần Suất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4"/>
        <w:gridCol w:w="2437"/>
        <w:gridCol w:w="2407"/>
      </w:tblGrid>
      <w:tr w:rsidR="003310CD" w:rsidRPr="003310CD" w14:paraId="61E92080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6C8E9B4" w14:textId="77777777" w:rsidR="003310CD" w:rsidRPr="003310CD" w:rsidRDefault="003310CD" w:rsidP="003310CD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4BA68F2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E58DB7C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마다</w:t>
            </w:r>
          </w:p>
        </w:tc>
      </w:tr>
      <w:tr w:rsidR="003310CD" w:rsidRPr="003310CD" w14:paraId="3D22E6B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790C377" w14:textId="77777777" w:rsidR="003310CD" w:rsidRPr="003310CD" w:rsidRDefault="003310CD" w:rsidP="003310CD">
            <w:r w:rsidRPr="003310CD">
              <w:t>Ý nghĩa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7A77477" w14:textId="77777777" w:rsidR="003310CD" w:rsidRPr="003310CD" w:rsidRDefault="003310CD" w:rsidP="003310CD">
            <w:r w:rsidRPr="003310CD">
              <w:t>vào lúc (một lần cụ thể)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E2BB09B" w14:textId="77777777" w:rsidR="003310CD" w:rsidRPr="003310CD" w:rsidRDefault="003310CD" w:rsidP="003310CD">
            <w:r w:rsidRPr="003310CD">
              <w:t>mỗi (lần nào cũng vậy)</w:t>
            </w:r>
          </w:p>
        </w:tc>
      </w:tr>
      <w:tr w:rsidR="003310CD" w:rsidRPr="003310CD" w14:paraId="1B6B5BB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EF94A4C" w14:textId="77777777" w:rsidR="003310CD" w:rsidRPr="003310CD" w:rsidRDefault="003310CD" w:rsidP="003310CD">
            <w:r w:rsidRPr="003310CD">
              <w:t>Ví dụ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CA44DAE" w14:textId="77777777" w:rsidR="003310CD" w:rsidRPr="003310CD" w:rsidRDefault="003310CD" w:rsidP="003310CD">
            <w:r w:rsidRPr="003310CD">
              <w:t>월요일</w:t>
            </w:r>
            <w:r w:rsidRPr="003310CD">
              <w:rPr>
                <w:b/>
                <w:bCs/>
              </w:rPr>
              <w:t>에</w:t>
            </w:r>
            <w:r w:rsidRPr="003310CD">
              <w:t> </w:t>
            </w:r>
            <w:r w:rsidRPr="003310CD">
              <w:t>가요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644E0A9" w14:textId="77777777" w:rsidR="003310CD" w:rsidRPr="003310CD" w:rsidRDefault="003310CD" w:rsidP="003310CD">
            <w:r w:rsidRPr="003310CD">
              <w:t>월요일</w:t>
            </w:r>
            <w:r w:rsidRPr="003310CD">
              <w:rPr>
                <w:b/>
                <w:bCs/>
              </w:rPr>
              <w:t>마다</w:t>
            </w:r>
            <w:r w:rsidRPr="003310CD">
              <w:t> </w:t>
            </w:r>
            <w:r w:rsidRPr="003310CD">
              <w:t>가요</w:t>
            </w:r>
          </w:p>
        </w:tc>
      </w:tr>
      <w:tr w:rsidR="003310CD" w:rsidRPr="003310CD" w14:paraId="1129B54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0A9FDF5" w14:textId="77777777" w:rsidR="003310CD" w:rsidRPr="003310CD" w:rsidRDefault="003310CD" w:rsidP="003310CD">
            <w:r w:rsidRPr="003310CD">
              <w:t>Dịch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4805342" w14:textId="77777777" w:rsidR="003310CD" w:rsidRPr="003310CD" w:rsidRDefault="003310CD" w:rsidP="003310CD">
            <w:r w:rsidRPr="003310CD">
              <w:rPr>
                <w:i/>
                <w:iCs/>
              </w:rPr>
              <w:t>Tôi đến vào thứ Hai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A06C7BF" w14:textId="77777777" w:rsidR="003310CD" w:rsidRPr="003310CD" w:rsidRDefault="003310CD" w:rsidP="003310CD">
            <w:r w:rsidRPr="003310CD">
              <w:rPr>
                <w:i/>
                <w:iCs/>
              </w:rPr>
              <w:t>Mỗi thứ Hai tôi đều đến</w:t>
            </w:r>
          </w:p>
        </w:tc>
      </w:tr>
    </w:tbl>
    <w:p w14:paraId="081C408C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🔷</w:t>
      </w:r>
      <w:r w:rsidRPr="003310CD">
        <w:rPr>
          <w:b/>
          <w:bCs/>
        </w:rPr>
        <w:t xml:space="preserve"> No.27 — </w:t>
      </w:r>
      <w:r w:rsidRPr="003310CD">
        <w:rPr>
          <w:b/>
          <w:bCs/>
        </w:rPr>
        <w:t>보다</w:t>
      </w:r>
      <w:r w:rsidRPr="003310CD">
        <w:rPr>
          <w:b/>
          <w:bCs/>
        </w:rPr>
        <w:t xml:space="preserve"> (hơn — so sánh)</w:t>
      </w:r>
    </w:p>
    <w:p w14:paraId="3EE4EB3A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Công thức</w:t>
      </w:r>
    </w:p>
    <w:p w14:paraId="6F20E047" w14:textId="77777777" w:rsidR="003310CD" w:rsidRPr="003310CD" w:rsidRDefault="003310CD" w:rsidP="003310CD">
      <w:r w:rsidRPr="003310CD">
        <w:t xml:space="preserve">Danh từ (đối tượng so sánh) + </w:t>
      </w:r>
      <w:r w:rsidRPr="003310CD">
        <w:t>보다</w:t>
      </w:r>
      <w:r w:rsidRPr="003310CD">
        <w:t xml:space="preserve"> (+ </w:t>
      </w:r>
      <w:r w:rsidRPr="003310CD">
        <w:t>더</w:t>
      </w:r>
      <w:r w:rsidRPr="003310CD">
        <w:t>/</w:t>
      </w:r>
      <w:r w:rsidRPr="003310CD">
        <w:t>덜</w:t>
      </w:r>
      <w:r w:rsidRPr="003310CD">
        <w:t>) + Tính từ/Động từ</w:t>
      </w:r>
    </w:p>
    <w:p w14:paraId="5B4901F9" w14:textId="77777777" w:rsidR="003310CD" w:rsidRPr="003310CD" w:rsidRDefault="003310CD" w:rsidP="003310CD">
      <w:r w:rsidRPr="003310CD">
        <w:rPr>
          <w:rFonts w:ascii="Segoe UI Emoji" w:hAnsi="Segoe UI Emoji" w:cs="Segoe UI Emoji"/>
        </w:rPr>
        <w:t>💡</w:t>
      </w:r>
      <w:r w:rsidRPr="003310CD">
        <w:t> </w:t>
      </w:r>
      <w:r w:rsidRPr="003310CD">
        <w:rPr>
          <w:b/>
          <w:bCs/>
        </w:rPr>
        <w:t>더</w:t>
      </w:r>
      <w:r w:rsidRPr="003310CD">
        <w:t> = hơn (nhiều hơn) · </w:t>
      </w:r>
      <w:r w:rsidRPr="003310CD">
        <w:rPr>
          <w:b/>
          <w:bCs/>
        </w:rPr>
        <w:t>덜</w:t>
      </w:r>
      <w:r w:rsidRPr="003310CD">
        <w:t> = hơn (ít hơn / kém hơn)</w:t>
      </w:r>
    </w:p>
    <w:p w14:paraId="1ADD82CE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Cách dùng</w:t>
      </w:r>
    </w:p>
    <w:p w14:paraId="3EEFC80B" w14:textId="77777777" w:rsidR="003310CD" w:rsidRPr="003310CD" w:rsidRDefault="003310CD" w:rsidP="003310CD">
      <w:r w:rsidRPr="003310CD">
        <w:rPr>
          <w:b/>
          <w:bCs/>
        </w:rPr>
        <w:t>① So sánh hơn kém — cấu trúc cơ bản</w:t>
      </w:r>
    </w:p>
    <w:p w14:paraId="0FDA121C" w14:textId="77777777" w:rsidR="003310CD" w:rsidRPr="003310CD" w:rsidRDefault="003310CD" w:rsidP="003310CD">
      <w:r w:rsidRPr="003310CD">
        <w:t>이것</w:t>
      </w:r>
      <w:r w:rsidRPr="003310CD">
        <w:rPr>
          <w:b/>
          <w:bCs/>
        </w:rPr>
        <w:t>보다</w:t>
      </w:r>
      <w:r w:rsidRPr="003310CD">
        <w:t> </w:t>
      </w:r>
      <w:r w:rsidRPr="003310CD">
        <w:t>이게</w:t>
      </w:r>
      <w:r w:rsidRPr="003310CD">
        <w:t xml:space="preserve"> </w:t>
      </w:r>
      <w:r w:rsidRPr="003310CD">
        <w:t>더</w:t>
      </w:r>
      <w:r w:rsidRPr="003310CD">
        <w:t xml:space="preserve"> </w:t>
      </w:r>
      <w:r w:rsidRPr="003310CD">
        <w:t>어울려요</w:t>
      </w:r>
      <w:r w:rsidRPr="003310CD">
        <w:t>. </w:t>
      </w:r>
      <w:r w:rsidRPr="003310CD">
        <w:rPr>
          <w:i/>
          <w:iCs/>
        </w:rPr>
        <w:t>Cái này hợp hơn cái kia.</w:t>
      </w:r>
    </w:p>
    <w:p w14:paraId="3BF573EB" w14:textId="77777777" w:rsidR="003310CD" w:rsidRPr="003310CD" w:rsidRDefault="003310CD" w:rsidP="003310CD">
      <w:r w:rsidRPr="003310CD">
        <w:t>버스</w:t>
      </w:r>
      <w:r w:rsidRPr="003310CD">
        <w:rPr>
          <w:b/>
          <w:bCs/>
        </w:rPr>
        <w:t>보다</w:t>
      </w:r>
      <w:r w:rsidRPr="003310CD">
        <w:t> </w:t>
      </w:r>
      <w:r w:rsidRPr="003310CD">
        <w:t>지하철이</w:t>
      </w:r>
      <w:r w:rsidRPr="003310CD">
        <w:t xml:space="preserve"> </w:t>
      </w:r>
      <w:r w:rsidRPr="003310CD">
        <w:t>더</w:t>
      </w:r>
      <w:r w:rsidRPr="003310CD">
        <w:t xml:space="preserve"> </w:t>
      </w:r>
      <w:r w:rsidRPr="003310CD">
        <w:t>빨라요</w:t>
      </w:r>
      <w:r w:rsidRPr="003310CD">
        <w:t>. </w:t>
      </w:r>
      <w:r w:rsidRPr="003310CD">
        <w:rPr>
          <w:i/>
          <w:iCs/>
        </w:rPr>
        <w:t>Tàu điện ngầm nhanh hơn xe buýt.</w:t>
      </w:r>
    </w:p>
    <w:p w14:paraId="526CDD9B" w14:textId="77777777" w:rsidR="003310CD" w:rsidRPr="003310CD" w:rsidRDefault="003310CD" w:rsidP="003310CD">
      <w:r w:rsidRPr="003310CD">
        <w:t>어제</w:t>
      </w:r>
      <w:r w:rsidRPr="003310CD">
        <w:rPr>
          <w:b/>
          <w:bCs/>
        </w:rPr>
        <w:t>보다</w:t>
      </w:r>
      <w:r w:rsidRPr="003310CD">
        <w:t> </w:t>
      </w:r>
      <w:r w:rsidRPr="003310CD">
        <w:t>오늘</w:t>
      </w:r>
      <w:r w:rsidRPr="003310CD">
        <w:t xml:space="preserve"> </w:t>
      </w:r>
      <w:r w:rsidRPr="003310CD">
        <w:t>날씨가</w:t>
      </w:r>
      <w:r w:rsidRPr="003310CD">
        <w:t xml:space="preserve"> </w:t>
      </w:r>
      <w:r w:rsidRPr="003310CD">
        <w:t>더</w:t>
      </w:r>
      <w:r w:rsidRPr="003310CD">
        <w:t xml:space="preserve"> </w:t>
      </w:r>
      <w:r w:rsidRPr="003310CD">
        <w:t>좋아요</w:t>
      </w:r>
      <w:r w:rsidRPr="003310CD">
        <w:t>. </w:t>
      </w:r>
      <w:r w:rsidRPr="003310CD">
        <w:rPr>
          <w:i/>
          <w:iCs/>
        </w:rPr>
        <w:t>Thời tiết hôm nay đẹp hơn hôm qua.</w:t>
      </w:r>
    </w:p>
    <w:p w14:paraId="357E57FB" w14:textId="77777777" w:rsidR="003310CD" w:rsidRPr="003310CD" w:rsidRDefault="003310CD" w:rsidP="003310CD">
      <w:r w:rsidRPr="003310CD">
        <w:rPr>
          <w:b/>
          <w:bCs/>
        </w:rPr>
        <w:t xml:space="preserve">② </w:t>
      </w:r>
      <w:r w:rsidRPr="003310CD">
        <w:rPr>
          <w:b/>
          <w:bCs/>
        </w:rPr>
        <w:t>보다</w:t>
      </w:r>
      <w:r w:rsidRPr="003310CD">
        <w:rPr>
          <w:b/>
          <w:bCs/>
        </w:rPr>
        <w:t xml:space="preserve"> + </w:t>
      </w:r>
      <w:r w:rsidRPr="003310CD">
        <w:rPr>
          <w:b/>
          <w:bCs/>
        </w:rPr>
        <w:t>덜</w:t>
      </w:r>
      <w:r w:rsidRPr="003310CD">
        <w:rPr>
          <w:b/>
          <w:bCs/>
        </w:rPr>
        <w:t xml:space="preserve"> — ít hơn / kém hơn</w:t>
      </w:r>
    </w:p>
    <w:p w14:paraId="4B01F566" w14:textId="77777777" w:rsidR="003310CD" w:rsidRPr="003310CD" w:rsidRDefault="003310CD" w:rsidP="003310CD">
      <w:r w:rsidRPr="003310CD">
        <w:t>오늘은</w:t>
      </w:r>
      <w:r w:rsidRPr="003310CD">
        <w:t xml:space="preserve"> </w:t>
      </w:r>
      <w:r w:rsidRPr="003310CD">
        <w:t>어제</w:t>
      </w:r>
      <w:r w:rsidRPr="003310CD">
        <w:rPr>
          <w:b/>
          <w:bCs/>
        </w:rPr>
        <w:t>보다</w:t>
      </w:r>
      <w:r w:rsidRPr="003310CD">
        <w:t> </w:t>
      </w:r>
      <w:r w:rsidRPr="003310CD">
        <w:t>덜</w:t>
      </w:r>
      <w:r w:rsidRPr="003310CD">
        <w:t xml:space="preserve"> </w:t>
      </w:r>
      <w:r w:rsidRPr="003310CD">
        <w:t>추워요</w:t>
      </w:r>
      <w:r w:rsidRPr="003310CD">
        <w:t>. </w:t>
      </w:r>
      <w:r w:rsidRPr="003310CD">
        <w:rPr>
          <w:i/>
          <w:iCs/>
        </w:rPr>
        <w:t>Hôm nay lạnh ít hơn hôm qua.</w:t>
      </w:r>
    </w:p>
    <w:p w14:paraId="25303342" w14:textId="77777777" w:rsidR="003310CD" w:rsidRPr="003310CD" w:rsidRDefault="003310CD" w:rsidP="003310CD">
      <w:r w:rsidRPr="003310CD">
        <w:rPr>
          <w:b/>
          <w:bCs/>
        </w:rPr>
        <w:t xml:space="preserve">③ </w:t>
      </w:r>
      <w:r w:rsidRPr="003310CD">
        <w:rPr>
          <w:b/>
          <w:bCs/>
        </w:rPr>
        <w:t>보다</w:t>
      </w:r>
      <w:r w:rsidRPr="003310CD">
        <w:rPr>
          <w:b/>
          <w:bCs/>
        </w:rPr>
        <w:t xml:space="preserve"> + </w:t>
      </w:r>
      <w:r w:rsidRPr="003310CD">
        <w:rPr>
          <w:b/>
          <w:bCs/>
        </w:rPr>
        <w:t>더</w:t>
      </w:r>
      <w:r w:rsidRPr="003310CD">
        <w:rPr>
          <w:b/>
          <w:bCs/>
        </w:rPr>
        <w:t xml:space="preserve"> có thể lược bỏ </w:t>
      </w:r>
      <w:r w:rsidRPr="003310CD">
        <w:rPr>
          <w:b/>
          <w:bCs/>
        </w:rPr>
        <w:t>더</w:t>
      </w:r>
    </w:p>
    <w:p w14:paraId="452B1F5A" w14:textId="77777777" w:rsidR="003310CD" w:rsidRPr="003310CD" w:rsidRDefault="003310CD" w:rsidP="003310CD">
      <w:r w:rsidRPr="003310CD">
        <w:t>커피</w:t>
      </w:r>
      <w:r w:rsidRPr="003310CD">
        <w:rPr>
          <w:b/>
          <w:bCs/>
        </w:rPr>
        <w:t>보다</w:t>
      </w:r>
      <w:r w:rsidRPr="003310CD">
        <w:t> (</w:t>
      </w:r>
      <w:r w:rsidRPr="003310CD">
        <w:t>더</w:t>
      </w:r>
      <w:r w:rsidRPr="003310CD">
        <w:t xml:space="preserve">) </w:t>
      </w:r>
      <w:r w:rsidRPr="003310CD">
        <w:t>차가</w:t>
      </w:r>
      <w:r w:rsidRPr="003310CD">
        <w:t xml:space="preserve"> </w:t>
      </w:r>
      <w:r w:rsidRPr="003310CD">
        <w:t>좋아요</w:t>
      </w:r>
      <w:r w:rsidRPr="003310CD">
        <w:t>. </w:t>
      </w:r>
      <w:r w:rsidRPr="003310CD">
        <w:rPr>
          <w:i/>
          <w:iCs/>
        </w:rPr>
        <w:t>(vẫn đúng cả hai cách)</w:t>
      </w:r>
    </w:p>
    <w:p w14:paraId="225E9843" w14:textId="77777777" w:rsidR="003310CD" w:rsidRPr="003310CD" w:rsidRDefault="003310CD" w:rsidP="003310CD">
      <w:r w:rsidRPr="003310CD">
        <w:pict w14:anchorId="3997758C">
          <v:rect id="_x0000_i2838" style="width:0;height:0" o:hralign="center" o:hrstd="t" o:hr="t" fillcolor="#a0a0a0" stroked="f"/>
        </w:pict>
      </w:r>
    </w:p>
    <w:p w14:paraId="220410A4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Cấu Trúc So Sánh Đầy Đủ Trong TOPIK</w:t>
      </w:r>
    </w:p>
    <w:p w14:paraId="10FF364D" w14:textId="77777777" w:rsidR="003310CD" w:rsidRPr="003310CD" w:rsidRDefault="003310CD" w:rsidP="003310CD">
      <w:r w:rsidRPr="003310CD">
        <w:t xml:space="preserve">A + </w:t>
      </w:r>
      <w:r w:rsidRPr="003310CD">
        <w:t>보다</w:t>
      </w:r>
      <w:r w:rsidRPr="003310CD">
        <w:t xml:space="preserve"> + B + </w:t>
      </w:r>
      <w:r w:rsidRPr="003310CD">
        <w:t>이</w:t>
      </w:r>
      <w:r w:rsidRPr="003310CD">
        <w:t>/</w:t>
      </w:r>
      <w:r w:rsidRPr="003310CD">
        <w:t>가</w:t>
      </w:r>
      <w:r w:rsidRPr="003310CD">
        <w:t xml:space="preserve"> + </w:t>
      </w:r>
      <w:r w:rsidRPr="003310CD">
        <w:t>더</w:t>
      </w:r>
      <w:r w:rsidRPr="003310CD">
        <w:t xml:space="preserve"> + </w:t>
      </w:r>
      <w:r w:rsidRPr="003310CD">
        <w:t>형용사</w:t>
      </w:r>
    </w:p>
    <w:p w14:paraId="29D2EFD5" w14:textId="77777777" w:rsidR="003310CD" w:rsidRPr="003310CD" w:rsidRDefault="003310CD" w:rsidP="003310CD">
      <w:r w:rsidRPr="003310CD">
        <w:t xml:space="preserve">      ↑              ↑</w:t>
      </w:r>
    </w:p>
    <w:p w14:paraId="1C477946" w14:textId="77777777" w:rsidR="003310CD" w:rsidRPr="003310CD" w:rsidRDefault="003310CD" w:rsidP="003310CD">
      <w:r w:rsidRPr="003310CD">
        <w:t xml:space="preserve">  (hơn cái này)  (cái này hơn)</w:t>
      </w:r>
    </w:p>
    <w:p w14:paraId="7D04436C" w14:textId="77777777" w:rsidR="003310CD" w:rsidRPr="003310CD" w:rsidRDefault="003310CD" w:rsidP="003310CD">
      <w:r w:rsidRPr="003310CD">
        <w:lastRenderedPageBreak/>
        <w:t>사과</w:t>
      </w:r>
      <w:r w:rsidRPr="003310CD">
        <w:rPr>
          <w:b/>
          <w:bCs/>
        </w:rPr>
        <w:t>보다</w:t>
      </w:r>
      <w:r w:rsidRPr="003310CD">
        <w:t> </w:t>
      </w:r>
      <w:r w:rsidRPr="003310CD">
        <w:t>바나나</w:t>
      </w:r>
      <w:r w:rsidRPr="003310CD">
        <w:rPr>
          <w:b/>
          <w:bCs/>
        </w:rPr>
        <w:t>가</w:t>
      </w:r>
      <w:r w:rsidRPr="003310CD">
        <w:t> </w:t>
      </w:r>
      <w:r w:rsidRPr="003310CD">
        <w:t>더</w:t>
      </w:r>
      <w:r w:rsidRPr="003310CD">
        <w:t xml:space="preserve"> </w:t>
      </w:r>
      <w:r w:rsidRPr="003310CD">
        <w:t>달아요</w:t>
      </w:r>
      <w:r w:rsidRPr="003310CD">
        <w:t>. </w:t>
      </w:r>
      <w:r w:rsidRPr="003310CD">
        <w:rPr>
          <w:i/>
          <w:iCs/>
        </w:rPr>
        <w:t>Chuối ngọt hơn táo.</w:t>
      </w:r>
      <w:r w:rsidRPr="003310CD">
        <w:t xml:space="preserve"> → </w:t>
      </w:r>
      <w:r w:rsidRPr="003310CD">
        <w:t>보다</w:t>
      </w:r>
      <w:r w:rsidRPr="003310CD">
        <w:t xml:space="preserve"> đứng sau </w:t>
      </w:r>
      <w:r w:rsidRPr="003310CD">
        <w:rPr>
          <w:b/>
          <w:bCs/>
        </w:rPr>
        <w:t>đối tượng bị so sánh</w:t>
      </w:r>
      <w:r w:rsidRPr="003310CD">
        <w:t xml:space="preserve"> (táo) → </w:t>
      </w:r>
      <w:r w:rsidRPr="003310CD">
        <w:t>이</w:t>
      </w:r>
      <w:r w:rsidRPr="003310CD">
        <w:t>/</w:t>
      </w:r>
      <w:r w:rsidRPr="003310CD">
        <w:t>가</w:t>
      </w:r>
      <w:r w:rsidRPr="003310CD">
        <w:t xml:space="preserve"> đứng sau </w:t>
      </w:r>
      <w:r w:rsidRPr="003310CD">
        <w:rPr>
          <w:b/>
          <w:bCs/>
        </w:rPr>
        <w:t>đối tượng thắng cuộc</w:t>
      </w:r>
      <w:r w:rsidRPr="003310CD">
        <w:t> (chuối)</w:t>
      </w:r>
    </w:p>
    <w:p w14:paraId="279B9400" w14:textId="77777777" w:rsidR="003310CD" w:rsidRPr="003310CD" w:rsidRDefault="003310CD" w:rsidP="003310CD">
      <w:r w:rsidRPr="003310CD">
        <w:rPr>
          <w:rFonts w:ascii="Segoe UI Emoji" w:hAnsi="Segoe UI Emoji" w:cs="Segoe UI Emoji"/>
        </w:rPr>
        <w:t>⚠️</w:t>
      </w:r>
      <w:r w:rsidRPr="003310CD">
        <w:t xml:space="preserve"> Hay nhầm thứ tự! Nhớ: </w:t>
      </w:r>
      <w:r w:rsidRPr="003310CD">
        <w:rPr>
          <w:b/>
          <w:bCs/>
        </w:rPr>
        <w:t>보다</w:t>
      </w:r>
      <w:r w:rsidRPr="003310CD">
        <w:rPr>
          <w:b/>
          <w:bCs/>
        </w:rPr>
        <w:t xml:space="preserve"> = chuẩn để so sánh</w:t>
      </w:r>
      <w:r w:rsidRPr="003310CD">
        <w:t>, không phải kết quả</w:t>
      </w:r>
    </w:p>
    <w:p w14:paraId="168990F4" w14:textId="77777777" w:rsidR="003310CD" w:rsidRPr="003310CD" w:rsidRDefault="003310CD" w:rsidP="003310CD">
      <w:r w:rsidRPr="003310CD">
        <w:pict w14:anchorId="0285546E">
          <v:rect id="_x0000_i2839" style="width:0;height:0" o:hralign="center" o:hrstd="t" o:hr="t" fillcolor="#a0a0a0" stroked="f"/>
        </w:pict>
      </w:r>
    </w:p>
    <w:p w14:paraId="368AA906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🔷</w:t>
      </w:r>
      <w:r w:rsidRPr="003310CD">
        <w:rPr>
          <w:b/>
          <w:bCs/>
        </w:rPr>
        <w:t xml:space="preserve"> No.28 — </w:t>
      </w:r>
      <w:r w:rsidRPr="003310CD">
        <w:rPr>
          <w:b/>
          <w:bCs/>
        </w:rPr>
        <w:t>처럼</w:t>
      </w:r>
      <w:r w:rsidRPr="003310CD">
        <w:rPr>
          <w:b/>
          <w:bCs/>
        </w:rPr>
        <w:t xml:space="preserve"> (như / giống như / tương tự)</w:t>
      </w:r>
    </w:p>
    <w:p w14:paraId="0083107E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Công thức</w:t>
      </w:r>
    </w:p>
    <w:p w14:paraId="3F1C65ED" w14:textId="77777777" w:rsidR="003310CD" w:rsidRPr="003310CD" w:rsidRDefault="003310CD" w:rsidP="003310CD">
      <w:r w:rsidRPr="003310CD">
        <w:t xml:space="preserve">Danh từ + </w:t>
      </w:r>
      <w:r w:rsidRPr="003310CD">
        <w:t>처럼</w:t>
      </w:r>
    </w:p>
    <w:p w14:paraId="3F7EF8C2" w14:textId="77777777" w:rsidR="003310CD" w:rsidRPr="003310CD" w:rsidRDefault="003310CD" w:rsidP="003310CD">
      <w:r w:rsidRPr="003310CD">
        <w:t xml:space="preserve">Không biến hình — luôn là </w:t>
      </w:r>
      <w:r w:rsidRPr="003310CD">
        <w:t>처럼</w:t>
      </w:r>
    </w:p>
    <w:p w14:paraId="051A109C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Cách dùng</w:t>
      </w:r>
    </w:p>
    <w:p w14:paraId="53FBD3E3" w14:textId="77777777" w:rsidR="003310CD" w:rsidRPr="003310CD" w:rsidRDefault="003310CD" w:rsidP="003310CD">
      <w:r w:rsidRPr="003310CD">
        <w:rPr>
          <w:b/>
          <w:bCs/>
        </w:rPr>
        <w:t>① So sánh ngoại hình / tính chất</w:t>
      </w:r>
    </w:p>
    <w:p w14:paraId="7EFC9389" w14:textId="77777777" w:rsidR="003310CD" w:rsidRPr="003310CD" w:rsidRDefault="003310CD" w:rsidP="003310CD">
      <w:r w:rsidRPr="003310CD">
        <w:t>배우</w:t>
      </w:r>
      <w:r w:rsidRPr="003310CD">
        <w:rPr>
          <w:b/>
          <w:bCs/>
        </w:rPr>
        <w:t>처럼</w:t>
      </w:r>
      <w:r w:rsidRPr="003310CD">
        <w:t> </w:t>
      </w:r>
      <w:r w:rsidRPr="003310CD">
        <w:t>생기셨네요</w:t>
      </w:r>
      <w:r w:rsidRPr="003310CD">
        <w:t>. </w:t>
      </w:r>
      <w:r w:rsidRPr="003310CD">
        <w:rPr>
          <w:i/>
          <w:iCs/>
        </w:rPr>
        <w:t>Trông bạn </w:t>
      </w:r>
      <w:r w:rsidRPr="003310CD">
        <w:rPr>
          <w:b/>
          <w:bCs/>
          <w:i/>
          <w:iCs/>
        </w:rPr>
        <w:t>giống</w:t>
      </w:r>
      <w:r w:rsidRPr="003310CD">
        <w:rPr>
          <w:i/>
          <w:iCs/>
        </w:rPr>
        <w:t> diễn viên vậy.</w:t>
      </w:r>
    </w:p>
    <w:p w14:paraId="3AB4FA70" w14:textId="77777777" w:rsidR="003310CD" w:rsidRPr="003310CD" w:rsidRDefault="003310CD" w:rsidP="003310CD">
      <w:r w:rsidRPr="003310CD">
        <w:t>천사</w:t>
      </w:r>
      <w:r w:rsidRPr="003310CD">
        <w:rPr>
          <w:b/>
          <w:bCs/>
        </w:rPr>
        <w:t>처럼</w:t>
      </w:r>
      <w:r w:rsidRPr="003310CD">
        <w:t> </w:t>
      </w:r>
      <w:r w:rsidRPr="003310CD">
        <w:t>착해요</w:t>
      </w:r>
      <w:r w:rsidRPr="003310CD">
        <w:t>. </w:t>
      </w:r>
      <w:r w:rsidRPr="003310CD">
        <w:rPr>
          <w:b/>
          <w:bCs/>
          <w:i/>
          <w:iCs/>
        </w:rPr>
        <w:t>Hi</w:t>
      </w:r>
      <w:r w:rsidRPr="003310CD">
        <w:rPr>
          <w:b/>
          <w:bCs/>
          <w:i/>
          <w:iCs/>
        </w:rPr>
        <w:t>착</w:t>
      </w:r>
      <w:r w:rsidRPr="003310CD">
        <w:rPr>
          <w:i/>
          <w:iCs/>
        </w:rPr>
        <w:t> như thiên thần.</w:t>
      </w:r>
    </w:p>
    <w:p w14:paraId="4BF86457" w14:textId="77777777" w:rsidR="003310CD" w:rsidRPr="003310CD" w:rsidRDefault="003310CD" w:rsidP="003310CD">
      <w:r w:rsidRPr="003310CD">
        <w:rPr>
          <w:b/>
          <w:bCs/>
        </w:rPr>
        <w:t>② So sánh hành động / cách thức</w:t>
      </w:r>
    </w:p>
    <w:p w14:paraId="132E4CA7" w14:textId="77777777" w:rsidR="003310CD" w:rsidRPr="003310CD" w:rsidRDefault="003310CD" w:rsidP="003310CD">
      <w:r w:rsidRPr="003310CD">
        <w:t>선생님</w:t>
      </w:r>
      <w:r w:rsidRPr="003310CD">
        <w:rPr>
          <w:b/>
          <w:bCs/>
        </w:rPr>
        <w:t>처럼</w:t>
      </w:r>
      <w:r w:rsidRPr="003310CD">
        <w:t> </w:t>
      </w:r>
      <w:r w:rsidRPr="003310CD">
        <w:t>가르쳐요</w:t>
      </w:r>
      <w:r w:rsidRPr="003310CD">
        <w:t>. </w:t>
      </w:r>
      <w:r w:rsidRPr="003310CD">
        <w:rPr>
          <w:i/>
          <w:iCs/>
        </w:rPr>
        <w:t>Dạy </w:t>
      </w:r>
      <w:r w:rsidRPr="003310CD">
        <w:rPr>
          <w:b/>
          <w:bCs/>
          <w:i/>
          <w:iCs/>
        </w:rPr>
        <w:t>như</w:t>
      </w:r>
      <w:r w:rsidRPr="003310CD">
        <w:rPr>
          <w:i/>
          <w:iCs/>
        </w:rPr>
        <w:t> giáo viên.</w:t>
      </w:r>
    </w:p>
    <w:p w14:paraId="723F5D7C" w14:textId="77777777" w:rsidR="003310CD" w:rsidRPr="003310CD" w:rsidRDefault="003310CD" w:rsidP="003310CD">
      <w:r w:rsidRPr="003310CD">
        <w:t>아이</w:t>
      </w:r>
      <w:r w:rsidRPr="003310CD">
        <w:rPr>
          <w:b/>
          <w:bCs/>
        </w:rPr>
        <w:t>처럼</w:t>
      </w:r>
      <w:r w:rsidRPr="003310CD">
        <w:t> </w:t>
      </w:r>
      <w:r w:rsidRPr="003310CD">
        <w:t>행동하지</w:t>
      </w:r>
      <w:r w:rsidRPr="003310CD">
        <w:t xml:space="preserve"> </w:t>
      </w:r>
      <w:r w:rsidRPr="003310CD">
        <w:t>마세요</w:t>
      </w:r>
      <w:r w:rsidRPr="003310CD">
        <w:t>. </w:t>
      </w:r>
      <w:r w:rsidRPr="003310CD">
        <w:rPr>
          <w:i/>
          <w:iCs/>
        </w:rPr>
        <w:t>Đừng hành xử </w:t>
      </w:r>
      <w:r w:rsidRPr="003310CD">
        <w:rPr>
          <w:b/>
          <w:bCs/>
          <w:i/>
          <w:iCs/>
        </w:rPr>
        <w:t>như</w:t>
      </w:r>
      <w:r w:rsidRPr="003310CD">
        <w:rPr>
          <w:i/>
          <w:iCs/>
        </w:rPr>
        <w:t> trẻ con.</w:t>
      </w:r>
    </w:p>
    <w:p w14:paraId="03F24E71" w14:textId="77777777" w:rsidR="003310CD" w:rsidRPr="003310CD" w:rsidRDefault="003310CD" w:rsidP="003310CD">
      <w:r w:rsidRPr="003310CD">
        <w:rPr>
          <w:b/>
          <w:bCs/>
        </w:rPr>
        <w:t xml:space="preserve">③ Kết hợp với </w:t>
      </w:r>
      <w:r w:rsidRPr="003310CD">
        <w:rPr>
          <w:b/>
          <w:bCs/>
        </w:rPr>
        <w:t>같다</w:t>
      </w:r>
      <w:r w:rsidRPr="003310CD">
        <w:rPr>
          <w:b/>
          <w:bCs/>
        </w:rPr>
        <w:t xml:space="preserve"> — "giống như"</w:t>
      </w:r>
    </w:p>
    <w:p w14:paraId="01B80A37" w14:textId="77777777" w:rsidR="003310CD" w:rsidRPr="003310CD" w:rsidRDefault="003310CD" w:rsidP="003310CD">
      <w:r w:rsidRPr="003310CD">
        <w:t>꿈</w:t>
      </w:r>
      <w:r w:rsidRPr="003310CD">
        <w:rPr>
          <w:b/>
          <w:bCs/>
        </w:rPr>
        <w:t>처럼</w:t>
      </w:r>
      <w:r w:rsidRPr="003310CD">
        <w:t> </w:t>
      </w:r>
      <w:r w:rsidRPr="003310CD">
        <w:t>느껴져요</w:t>
      </w:r>
      <w:r w:rsidRPr="003310CD">
        <w:t xml:space="preserve">. = </w:t>
      </w:r>
      <w:r w:rsidRPr="003310CD">
        <w:t>꿈</w:t>
      </w:r>
      <w:r w:rsidRPr="003310CD">
        <w:t xml:space="preserve"> </w:t>
      </w:r>
      <w:r w:rsidRPr="003310CD">
        <w:t>같아요</w:t>
      </w:r>
      <w:r w:rsidRPr="003310CD">
        <w:t>. </w:t>
      </w:r>
      <w:r w:rsidRPr="003310CD">
        <w:rPr>
          <w:i/>
          <w:iCs/>
        </w:rPr>
        <w:t>Cảm giác </w:t>
      </w:r>
      <w:r w:rsidRPr="003310CD">
        <w:rPr>
          <w:b/>
          <w:bCs/>
          <w:i/>
          <w:iCs/>
        </w:rPr>
        <w:t>như</w:t>
      </w:r>
      <w:r w:rsidRPr="003310CD">
        <w:rPr>
          <w:i/>
          <w:iCs/>
        </w:rPr>
        <w:t> trong mơ vậy.</w:t>
      </w:r>
    </w:p>
    <w:p w14:paraId="0C6C8633" w14:textId="77777777" w:rsidR="003310CD" w:rsidRPr="003310CD" w:rsidRDefault="003310CD" w:rsidP="003310CD">
      <w:r w:rsidRPr="003310CD">
        <w:pict w14:anchorId="5004A7E6">
          <v:rect id="_x0000_i2840" style="width:0;height:0" o:hralign="center" o:hrstd="t" o:hr="t" fillcolor="#a0a0a0" stroked="f"/>
        </w:pict>
      </w:r>
    </w:p>
    <w:p w14:paraId="3A64F812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처럼</w:t>
      </w:r>
      <w:r w:rsidRPr="003310CD">
        <w:rPr>
          <w:b/>
          <w:bCs/>
        </w:rPr>
        <w:t xml:space="preserve"> vs </w:t>
      </w:r>
      <w:r w:rsidRPr="003310CD">
        <w:rPr>
          <w:b/>
          <w:bCs/>
        </w:rPr>
        <w:t>같이</w:t>
      </w:r>
      <w:r w:rsidRPr="003310CD">
        <w:rPr>
          <w:b/>
          <w:bCs/>
        </w:rPr>
        <w:t xml:space="preserve"> — Hay Dùng Lẫn Lộn</w:t>
      </w:r>
    </w:p>
    <w:p w14:paraId="4E8D9515" w14:textId="77777777" w:rsidR="003310CD" w:rsidRPr="003310CD" w:rsidRDefault="003310CD" w:rsidP="003310CD">
      <w:r w:rsidRPr="003310CD">
        <w:t>Cả hai đều nghĩa "như / giống như" nhưng: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1"/>
        <w:gridCol w:w="2636"/>
        <w:gridCol w:w="3709"/>
      </w:tblGrid>
      <w:tr w:rsidR="003310CD" w:rsidRPr="003310CD" w14:paraId="797E309D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89D2D48" w14:textId="77777777" w:rsidR="003310CD" w:rsidRPr="003310CD" w:rsidRDefault="003310CD" w:rsidP="003310CD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0DEF727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처럼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4BC5E65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같이</w:t>
            </w:r>
          </w:p>
        </w:tc>
      </w:tr>
      <w:tr w:rsidR="003310CD" w:rsidRPr="003310CD" w14:paraId="34E6FB1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91BF4D6" w14:textId="77777777" w:rsidR="003310CD" w:rsidRPr="003310CD" w:rsidRDefault="003310CD" w:rsidP="003310CD">
            <w:r w:rsidRPr="003310CD">
              <w:t>Chức năng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08CB50C" w14:textId="77777777" w:rsidR="003310CD" w:rsidRPr="003310CD" w:rsidRDefault="003310CD" w:rsidP="003310CD">
            <w:r w:rsidRPr="003310CD">
              <w:t>So sánh tính chất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10A5836" w14:textId="77777777" w:rsidR="003310CD" w:rsidRPr="003310CD" w:rsidRDefault="003310CD" w:rsidP="003310CD">
            <w:r w:rsidRPr="003310CD">
              <w:t>So sánh tính chất </w:t>
            </w:r>
            <w:r w:rsidRPr="003310CD">
              <w:rPr>
                <w:b/>
                <w:bCs/>
              </w:rPr>
              <w:t>hoặc</w:t>
            </w:r>
            <w:r w:rsidRPr="003310CD">
              <w:t> "cùng nhau"</w:t>
            </w:r>
          </w:p>
        </w:tc>
      </w:tr>
      <w:tr w:rsidR="003310CD" w:rsidRPr="003310CD" w14:paraId="36254E5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C3A80F0" w14:textId="77777777" w:rsidR="003310CD" w:rsidRPr="003310CD" w:rsidRDefault="003310CD" w:rsidP="003310CD">
            <w:r w:rsidRPr="003310CD">
              <w:lastRenderedPageBreak/>
              <w:t>Ví dụ so sánh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B712ECA" w14:textId="77777777" w:rsidR="003310CD" w:rsidRPr="003310CD" w:rsidRDefault="003310CD" w:rsidP="003310CD">
            <w:r w:rsidRPr="003310CD">
              <w:t>새</w:t>
            </w:r>
            <w:r w:rsidRPr="003310CD">
              <w:rPr>
                <w:b/>
                <w:bCs/>
              </w:rPr>
              <w:t>처럼</w:t>
            </w:r>
            <w:r w:rsidRPr="003310CD">
              <w:t> </w:t>
            </w:r>
            <w:r w:rsidRPr="003310CD">
              <w:t>날고</w:t>
            </w:r>
            <w:r w:rsidRPr="003310CD">
              <w:t xml:space="preserve"> </w:t>
            </w:r>
            <w:r w:rsidRPr="003310CD">
              <w:t>싶어요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01CA652" w14:textId="77777777" w:rsidR="003310CD" w:rsidRPr="003310CD" w:rsidRDefault="003310CD" w:rsidP="003310CD">
            <w:r w:rsidRPr="003310CD">
              <w:t>새</w:t>
            </w:r>
            <w:r w:rsidRPr="003310CD">
              <w:rPr>
                <w:b/>
                <w:bCs/>
              </w:rPr>
              <w:t>같이</w:t>
            </w:r>
            <w:r w:rsidRPr="003310CD">
              <w:t> </w:t>
            </w:r>
            <w:r w:rsidRPr="003310CD">
              <w:t>날고</w:t>
            </w:r>
            <w:r w:rsidRPr="003310CD">
              <w:t xml:space="preserve"> </w:t>
            </w:r>
            <w:r w:rsidRPr="003310CD">
              <w:t>싶어요</w:t>
            </w:r>
          </w:p>
        </w:tc>
      </w:tr>
      <w:tr w:rsidR="003310CD" w:rsidRPr="003310CD" w14:paraId="50519B5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03B1C12" w14:textId="77777777" w:rsidR="003310CD" w:rsidRPr="003310CD" w:rsidRDefault="003310CD" w:rsidP="003310CD">
            <w:r w:rsidRPr="003310CD">
              <w:t>Ví dụ "cùng nhau"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6B0CEC9" w14:textId="77777777" w:rsidR="003310CD" w:rsidRPr="003310CD" w:rsidRDefault="003310CD" w:rsidP="003310CD">
            <w:r w:rsidRPr="003310CD">
              <w:rPr>
                <w:rFonts w:ascii="Segoe UI Emoji" w:hAnsi="Segoe UI Emoji" w:cs="Segoe UI Emoji"/>
              </w:rPr>
              <w:t>❌</w:t>
            </w:r>
            <w:r w:rsidRPr="003310CD">
              <w:t xml:space="preserve"> không dùng nghĩa này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7F9AC3E" w14:textId="77777777" w:rsidR="003310CD" w:rsidRPr="003310CD" w:rsidRDefault="003310CD" w:rsidP="003310CD">
            <w:r w:rsidRPr="003310CD">
              <w:t>친구</w:t>
            </w:r>
            <w:r w:rsidRPr="003310CD">
              <w:rPr>
                <w:b/>
                <w:bCs/>
              </w:rPr>
              <w:t>같이</w:t>
            </w:r>
            <w:r w:rsidRPr="003310CD">
              <w:t> </w:t>
            </w:r>
            <w:r w:rsidRPr="003310CD">
              <w:t>갔어요</w:t>
            </w:r>
          </w:p>
        </w:tc>
      </w:tr>
    </w:tbl>
    <w:p w14:paraId="65C14A1F" w14:textId="77777777" w:rsidR="003310CD" w:rsidRPr="003310CD" w:rsidRDefault="003310CD" w:rsidP="003310CD">
      <w:r w:rsidRPr="003310CD">
        <w:rPr>
          <w:rFonts w:ascii="Segoe UI Emoji" w:hAnsi="Segoe UI Emoji" w:cs="Segoe UI Emoji"/>
        </w:rPr>
        <w:t>💡</w:t>
      </w:r>
      <w:r w:rsidRPr="003310CD">
        <w:t xml:space="preserve"> </w:t>
      </w:r>
      <w:r w:rsidRPr="003310CD">
        <w:t>처럼</w:t>
      </w:r>
      <w:r w:rsidRPr="003310CD">
        <w:t xml:space="preserve"> và </w:t>
      </w:r>
      <w:r w:rsidRPr="003310CD">
        <w:t>같이</w:t>
      </w:r>
      <w:r w:rsidRPr="003310CD">
        <w:t> </w:t>
      </w:r>
      <w:r w:rsidRPr="003310CD">
        <w:rPr>
          <w:b/>
          <w:bCs/>
        </w:rPr>
        <w:t>thay thế nhau được</w:t>
      </w:r>
      <w:r w:rsidRPr="003310CD">
        <w:t xml:space="preserve"> trong nghĩa so sánh — nhưng </w:t>
      </w:r>
      <w:r w:rsidRPr="003310CD">
        <w:t>같이</w:t>
      </w:r>
      <w:r w:rsidRPr="003310CD">
        <w:t xml:space="preserve"> còn có nghĩa "cùng nhau" nên chú ý ngữ cảnh!</w:t>
      </w:r>
    </w:p>
    <w:p w14:paraId="43456838" w14:textId="77777777" w:rsidR="003310CD" w:rsidRPr="003310CD" w:rsidRDefault="003310CD" w:rsidP="003310CD">
      <w:r w:rsidRPr="003310CD">
        <w:pict w14:anchorId="5DA9F547">
          <v:rect id="_x0000_i2841" style="width:0;height:0" o:hralign="center" o:hrstd="t" o:hr="t" fillcolor="#a0a0a0" stroked="f"/>
        </w:pict>
      </w:r>
    </w:p>
    <w:p w14:paraId="58BC07D4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🔶</w:t>
      </w:r>
      <w:r w:rsidRPr="003310CD">
        <w:rPr>
          <w:b/>
          <w:bCs/>
        </w:rPr>
        <w:t xml:space="preserve"> Tổng Kết Toàn Bộ Nhóm Trợ Từ (No.1–28)</w:t>
      </w:r>
    </w:p>
    <w:p w14:paraId="408547E7" w14:textId="77777777" w:rsidR="003310CD" w:rsidRPr="003310CD" w:rsidRDefault="003310CD" w:rsidP="003310CD">
      <w:r w:rsidRPr="003310CD">
        <w:t>Bạn vừa hoàn thành </w:t>
      </w:r>
      <w:r w:rsidRPr="003310CD">
        <w:rPr>
          <w:b/>
          <w:bCs/>
        </w:rPr>
        <w:t>toàn bộ phần trợ từ TOPIK I</w:t>
      </w:r>
      <w:r w:rsidRPr="003310CD">
        <w:t>! Đây là bảng ôn tập nhanh: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6"/>
        <w:gridCol w:w="2185"/>
        <w:gridCol w:w="2687"/>
      </w:tblGrid>
      <w:tr w:rsidR="003310CD" w:rsidRPr="003310CD" w14:paraId="73B3F275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424345F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Nhóm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BF9F6FC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Trợ từ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F84C631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Chức năng</w:t>
            </w:r>
          </w:p>
        </w:tc>
      </w:tr>
      <w:tr w:rsidR="003310CD" w:rsidRPr="003310CD" w14:paraId="07083DF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969563B" w14:textId="77777777" w:rsidR="003310CD" w:rsidRPr="003310CD" w:rsidRDefault="003310CD" w:rsidP="003310CD">
            <w:r w:rsidRPr="003310CD">
              <w:t>Chủ ngữ/Chủ đề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91E0CA5" w14:textId="77777777" w:rsidR="003310CD" w:rsidRPr="003310CD" w:rsidRDefault="003310CD" w:rsidP="003310CD">
            <w:r w:rsidRPr="003310CD">
              <w:t>이</w:t>
            </w:r>
            <w:r w:rsidRPr="003310CD">
              <w:t>/</w:t>
            </w:r>
            <w:r w:rsidRPr="003310CD">
              <w:t>가</w:t>
            </w:r>
            <w:r w:rsidRPr="003310CD">
              <w:t xml:space="preserve">, </w:t>
            </w:r>
            <w:r w:rsidRPr="003310CD">
              <w:t>은</w:t>
            </w:r>
            <w:r w:rsidRPr="003310CD">
              <w:t>/</w:t>
            </w:r>
            <w:r w:rsidRPr="003310CD">
              <w:t>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0D7EF68" w14:textId="77777777" w:rsidR="003310CD" w:rsidRPr="003310CD" w:rsidRDefault="003310CD" w:rsidP="003310CD">
            <w:r w:rsidRPr="003310CD">
              <w:t>đánh dấu chủ ngữ, chủ đề</w:t>
            </w:r>
          </w:p>
        </w:tc>
      </w:tr>
      <w:tr w:rsidR="003310CD" w:rsidRPr="003310CD" w14:paraId="214C82A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23E6773" w14:textId="77777777" w:rsidR="003310CD" w:rsidRPr="003310CD" w:rsidRDefault="003310CD" w:rsidP="003310CD">
            <w:r w:rsidRPr="003310CD">
              <w:t>Tân ngữ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F13997F" w14:textId="77777777" w:rsidR="003310CD" w:rsidRPr="003310CD" w:rsidRDefault="003310CD" w:rsidP="003310CD">
            <w:r w:rsidRPr="003310CD">
              <w:t>을</w:t>
            </w:r>
            <w:r w:rsidRPr="003310CD">
              <w:t>/</w:t>
            </w:r>
            <w:r w:rsidRPr="003310CD">
              <w:t>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DF45421" w14:textId="77777777" w:rsidR="003310CD" w:rsidRPr="003310CD" w:rsidRDefault="003310CD" w:rsidP="003310CD">
            <w:r w:rsidRPr="003310CD">
              <w:t>đánh dấu tân ngữ</w:t>
            </w:r>
          </w:p>
        </w:tc>
      </w:tr>
      <w:tr w:rsidR="003310CD" w:rsidRPr="003310CD" w14:paraId="59867B2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F3C3215" w14:textId="77777777" w:rsidR="003310CD" w:rsidRPr="003310CD" w:rsidRDefault="003310CD" w:rsidP="003310CD">
            <w:r w:rsidRPr="003310CD">
              <w:t>Nối danh từ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35A1012" w14:textId="77777777" w:rsidR="003310CD" w:rsidRPr="003310CD" w:rsidRDefault="003310CD" w:rsidP="003310CD">
            <w:r w:rsidRPr="003310CD">
              <w:t>와</w:t>
            </w:r>
            <w:r w:rsidRPr="003310CD">
              <w:t>/</w:t>
            </w:r>
            <w:r w:rsidRPr="003310CD">
              <w:t>과</w:t>
            </w:r>
            <w:r w:rsidRPr="003310CD">
              <w:t>, (</w:t>
            </w:r>
            <w:r w:rsidRPr="003310CD">
              <w:t>이</w:t>
            </w:r>
            <w:r w:rsidRPr="003310CD">
              <w:t>)</w:t>
            </w:r>
            <w:r w:rsidRPr="003310CD">
              <w:t>랑</w:t>
            </w:r>
            <w:r w:rsidRPr="003310CD">
              <w:t xml:space="preserve">, </w:t>
            </w:r>
            <w:r w:rsidRPr="003310CD">
              <w:t>하고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1273E1C" w14:textId="77777777" w:rsidR="003310CD" w:rsidRPr="003310CD" w:rsidRDefault="003310CD" w:rsidP="003310CD">
            <w:r w:rsidRPr="003310CD">
              <w:t>và / cùng với</w:t>
            </w:r>
          </w:p>
        </w:tc>
      </w:tr>
      <w:tr w:rsidR="003310CD" w:rsidRPr="003310CD" w14:paraId="684569D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72F9636" w14:textId="77777777" w:rsidR="003310CD" w:rsidRPr="003310CD" w:rsidRDefault="003310CD" w:rsidP="003310CD">
            <w:r w:rsidRPr="003310CD">
              <w:t>Bổ sung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7A24B0B" w14:textId="77777777" w:rsidR="003310CD" w:rsidRPr="003310CD" w:rsidRDefault="003310CD" w:rsidP="003310CD">
            <w:r w:rsidRPr="003310CD">
              <w:t>도</w:t>
            </w:r>
            <w:r w:rsidRPr="003310CD">
              <w:t xml:space="preserve">, </w:t>
            </w:r>
            <w:r w:rsidRPr="003310CD">
              <w:t>만</w:t>
            </w:r>
            <w:r w:rsidRPr="003310CD">
              <w:t xml:space="preserve">, </w:t>
            </w:r>
            <w:r w:rsidRPr="003310CD">
              <w:t>밖에</w:t>
            </w:r>
            <w:r w:rsidRPr="003310CD">
              <w:t>, (</w:t>
            </w:r>
            <w:r w:rsidRPr="003310CD">
              <w:t>이</w:t>
            </w:r>
            <w:r w:rsidRPr="003310CD">
              <w:t>)</w:t>
            </w:r>
            <w:r w:rsidRPr="003310CD">
              <w:t>나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825AC07" w14:textId="77777777" w:rsidR="003310CD" w:rsidRPr="003310CD" w:rsidRDefault="003310CD" w:rsidP="003310CD">
            <w:r w:rsidRPr="003310CD">
              <w:t>cũng / chỉ / hoặc</w:t>
            </w:r>
          </w:p>
        </w:tc>
      </w:tr>
      <w:tr w:rsidR="003310CD" w:rsidRPr="003310CD" w14:paraId="6FA32F9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9FB8E57" w14:textId="77777777" w:rsidR="003310CD" w:rsidRPr="003310CD" w:rsidRDefault="003310CD" w:rsidP="003310CD">
            <w:r w:rsidRPr="003310CD">
              <w:t>Nơi chốn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29082E2" w14:textId="77777777" w:rsidR="003310CD" w:rsidRPr="003310CD" w:rsidRDefault="003310CD" w:rsidP="003310CD">
            <w:r w:rsidRPr="003310CD">
              <w:t>에</w:t>
            </w:r>
            <w:r w:rsidRPr="003310CD">
              <w:t xml:space="preserve">, </w:t>
            </w:r>
            <w:r w:rsidRPr="003310CD">
              <w:t>에서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CFA0BCB" w14:textId="77777777" w:rsidR="003310CD" w:rsidRPr="003310CD" w:rsidRDefault="003310CD" w:rsidP="003310CD">
            <w:r w:rsidRPr="003310CD">
              <w:t>đến / ở / tại</w:t>
            </w:r>
          </w:p>
        </w:tc>
      </w:tr>
      <w:tr w:rsidR="003310CD" w:rsidRPr="003310CD" w14:paraId="7F98EB9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2662460" w14:textId="77777777" w:rsidR="003310CD" w:rsidRPr="003310CD" w:rsidRDefault="003310CD" w:rsidP="003310CD">
            <w:r w:rsidRPr="003310CD">
              <w:t>Phạm vi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8E536A" w14:textId="77777777" w:rsidR="003310CD" w:rsidRPr="003310CD" w:rsidRDefault="003310CD" w:rsidP="003310CD">
            <w:r w:rsidRPr="003310CD">
              <w:t>까지</w:t>
            </w:r>
            <w:r w:rsidRPr="003310CD">
              <w:t xml:space="preserve">, </w:t>
            </w:r>
            <w:r w:rsidRPr="003310CD">
              <w:t>부터</w:t>
            </w:r>
            <w:r w:rsidRPr="003310CD">
              <w:t>, (</w:t>
            </w:r>
            <w:r w:rsidRPr="003310CD">
              <w:t>으</w:t>
            </w:r>
            <w:r w:rsidRPr="003310CD">
              <w:t>)</w:t>
            </w:r>
            <w:r w:rsidRPr="003310CD">
              <w:t>로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622C980" w14:textId="77777777" w:rsidR="003310CD" w:rsidRPr="003310CD" w:rsidRDefault="003310CD" w:rsidP="003310CD">
            <w:r w:rsidRPr="003310CD">
              <w:t>đến / từ / hướng</w:t>
            </w:r>
          </w:p>
        </w:tc>
      </w:tr>
      <w:tr w:rsidR="003310CD" w:rsidRPr="003310CD" w14:paraId="384B9FA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8940E7A" w14:textId="77777777" w:rsidR="003310CD" w:rsidRPr="003310CD" w:rsidRDefault="003310CD" w:rsidP="003310CD">
            <w:r w:rsidRPr="003310CD">
              <w:t>Người nhận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2FC1E62" w14:textId="77777777" w:rsidR="003310CD" w:rsidRPr="003310CD" w:rsidRDefault="003310CD" w:rsidP="003310CD">
            <w:r w:rsidRPr="003310CD">
              <w:t>께</w:t>
            </w:r>
            <w:r w:rsidRPr="003310CD">
              <w:t xml:space="preserve">, </w:t>
            </w:r>
            <w:r w:rsidRPr="003310CD">
              <w:t>에게</w:t>
            </w:r>
            <w:r w:rsidRPr="003310CD">
              <w:t xml:space="preserve">, </w:t>
            </w:r>
            <w:r w:rsidRPr="003310CD">
              <w:t>한테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D267B0E" w14:textId="77777777" w:rsidR="003310CD" w:rsidRPr="003310CD" w:rsidRDefault="003310CD" w:rsidP="003310CD">
            <w:r w:rsidRPr="003310CD">
              <w:t>cho ai</w:t>
            </w:r>
          </w:p>
        </w:tc>
      </w:tr>
      <w:tr w:rsidR="003310CD" w:rsidRPr="003310CD" w14:paraId="29809F1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83996A6" w14:textId="77777777" w:rsidR="003310CD" w:rsidRPr="003310CD" w:rsidRDefault="003310CD" w:rsidP="003310CD">
            <w:r w:rsidRPr="003310CD">
              <w:t>Người cho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455403C" w14:textId="77777777" w:rsidR="003310CD" w:rsidRPr="003310CD" w:rsidRDefault="003310CD" w:rsidP="003310CD">
            <w:r w:rsidRPr="003310CD">
              <w:t>께서</w:t>
            </w:r>
            <w:r w:rsidRPr="003310CD">
              <w:t xml:space="preserve">, </w:t>
            </w:r>
            <w:r w:rsidRPr="003310CD">
              <w:t>에게서</w:t>
            </w:r>
            <w:r w:rsidRPr="003310CD">
              <w:t xml:space="preserve">, </w:t>
            </w:r>
            <w:r w:rsidRPr="003310CD">
              <w:t>한테서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58E2726" w14:textId="77777777" w:rsidR="003310CD" w:rsidRPr="003310CD" w:rsidRDefault="003310CD" w:rsidP="003310CD">
            <w:r w:rsidRPr="003310CD">
              <w:t>từ ai</w:t>
            </w:r>
          </w:p>
        </w:tc>
      </w:tr>
      <w:tr w:rsidR="003310CD" w:rsidRPr="003310CD" w14:paraId="49BDA48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6651239" w14:textId="77777777" w:rsidR="003310CD" w:rsidRPr="003310CD" w:rsidRDefault="003310CD" w:rsidP="003310CD">
            <w:r w:rsidRPr="003310CD">
              <w:t>Đặc biệt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E78E3C2" w14:textId="77777777" w:rsidR="003310CD" w:rsidRPr="003310CD" w:rsidRDefault="003310CD" w:rsidP="003310CD">
            <w:r w:rsidRPr="003310CD">
              <w:t>의</w:t>
            </w:r>
            <w:r w:rsidRPr="003310CD">
              <w:t xml:space="preserve">, </w:t>
            </w:r>
            <w:r w:rsidRPr="003310CD">
              <w:t>마다</w:t>
            </w:r>
            <w:r w:rsidRPr="003310CD">
              <w:t xml:space="preserve">, </w:t>
            </w:r>
            <w:r w:rsidRPr="003310CD">
              <w:t>보다</w:t>
            </w:r>
            <w:r w:rsidRPr="003310CD">
              <w:t xml:space="preserve">, </w:t>
            </w:r>
            <w:r w:rsidRPr="003310CD">
              <w:t>처럼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EC65527" w14:textId="77777777" w:rsidR="003310CD" w:rsidRPr="003310CD" w:rsidRDefault="003310CD" w:rsidP="003310CD">
            <w:r w:rsidRPr="003310CD">
              <w:t>của / mỗi / hơn / như</w:t>
            </w:r>
          </w:p>
        </w:tc>
      </w:tr>
    </w:tbl>
    <w:p w14:paraId="0B5E2737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✏️</w:t>
      </w:r>
      <w:r w:rsidRPr="003310CD">
        <w:rPr>
          <w:b/>
          <w:bCs/>
        </w:rPr>
        <w:t xml:space="preserve"> Mini Quiz Tổng Hợp Bài 7</w:t>
      </w:r>
    </w:p>
    <w:p w14:paraId="36131DBB" w14:textId="77777777" w:rsidR="003310CD" w:rsidRPr="003310CD" w:rsidRDefault="003310CD" w:rsidP="003310CD">
      <w:r w:rsidRPr="003310CD">
        <w:t>Điền </w:t>
      </w:r>
      <w:r w:rsidRPr="003310CD">
        <w:rPr>
          <w:b/>
          <w:bCs/>
        </w:rPr>
        <w:t>의</w:t>
      </w:r>
      <w:r w:rsidRPr="003310CD">
        <w:rPr>
          <w:b/>
          <w:bCs/>
        </w:rPr>
        <w:t xml:space="preserve">, </w:t>
      </w:r>
      <w:r w:rsidRPr="003310CD">
        <w:rPr>
          <w:b/>
          <w:bCs/>
        </w:rPr>
        <w:t>마다</w:t>
      </w:r>
      <w:r w:rsidRPr="003310CD">
        <w:rPr>
          <w:b/>
          <w:bCs/>
        </w:rPr>
        <w:t xml:space="preserve">, </w:t>
      </w:r>
      <w:r w:rsidRPr="003310CD">
        <w:rPr>
          <w:b/>
          <w:bCs/>
        </w:rPr>
        <w:t>보다</w:t>
      </w:r>
      <w:r w:rsidRPr="003310CD">
        <w:rPr>
          <w:b/>
          <w:bCs/>
        </w:rPr>
        <w:t xml:space="preserve">, </w:t>
      </w:r>
      <w:r w:rsidRPr="003310CD">
        <w:rPr>
          <w:b/>
          <w:bCs/>
        </w:rPr>
        <w:t>처럼</w:t>
      </w:r>
      <w:r w:rsidRPr="003310CD">
        <w:t> vào chỗ trống:</w:t>
      </w:r>
    </w:p>
    <w:p w14:paraId="166863FB" w14:textId="77777777" w:rsidR="003310CD" w:rsidRPr="003310CD" w:rsidRDefault="003310CD" w:rsidP="003310CD">
      <w:pPr>
        <w:numPr>
          <w:ilvl w:val="0"/>
          <w:numId w:val="51"/>
        </w:numPr>
      </w:pPr>
      <w:r w:rsidRPr="003310CD">
        <w:t>이건</w:t>
      </w:r>
      <w:r w:rsidRPr="003310CD">
        <w:t xml:space="preserve"> </w:t>
      </w:r>
      <w:r w:rsidRPr="003310CD">
        <w:t>우리</w:t>
      </w:r>
      <w:r w:rsidRPr="003310CD">
        <w:t xml:space="preserve"> </w:t>
      </w:r>
      <w:r w:rsidRPr="003310CD">
        <w:t>회사</w:t>
      </w:r>
      <w:r w:rsidRPr="003310CD">
        <w:t xml:space="preserve">___ </w:t>
      </w:r>
      <w:r w:rsidRPr="003310CD">
        <w:t>비밀이에요</w:t>
      </w:r>
      <w:r w:rsidRPr="003310CD">
        <w:t>. </w:t>
      </w:r>
      <w:r w:rsidRPr="003310CD">
        <w:rPr>
          <w:i/>
          <w:iCs/>
        </w:rPr>
        <w:t>(Đây là bí mật của công ty chúng tôi.)</w:t>
      </w:r>
    </w:p>
    <w:p w14:paraId="3DD04DE1" w14:textId="77777777" w:rsidR="003310CD" w:rsidRPr="003310CD" w:rsidRDefault="003310CD" w:rsidP="003310CD">
      <w:pPr>
        <w:numPr>
          <w:ilvl w:val="0"/>
          <w:numId w:val="51"/>
        </w:numPr>
      </w:pPr>
      <w:r w:rsidRPr="003310CD">
        <w:lastRenderedPageBreak/>
        <w:t>봄</w:t>
      </w:r>
      <w:r w:rsidRPr="003310CD">
        <w:t xml:space="preserve">___ </w:t>
      </w:r>
      <w:r w:rsidRPr="003310CD">
        <w:t>꽃이</w:t>
      </w:r>
      <w:r w:rsidRPr="003310CD">
        <w:t xml:space="preserve"> </w:t>
      </w:r>
      <w:r w:rsidRPr="003310CD">
        <w:t>피어요</w:t>
      </w:r>
      <w:r w:rsidRPr="003310CD">
        <w:t>. </w:t>
      </w:r>
      <w:r w:rsidRPr="003310CD">
        <w:rPr>
          <w:i/>
          <w:iCs/>
        </w:rPr>
        <w:t>(Mỗi mùa xuân hoa lại nở.)</w:t>
      </w:r>
    </w:p>
    <w:p w14:paraId="7B488554" w14:textId="77777777" w:rsidR="003310CD" w:rsidRPr="003310CD" w:rsidRDefault="003310CD" w:rsidP="003310CD">
      <w:pPr>
        <w:numPr>
          <w:ilvl w:val="0"/>
          <w:numId w:val="51"/>
        </w:numPr>
      </w:pPr>
      <w:r w:rsidRPr="003310CD">
        <w:t>한국어가</w:t>
      </w:r>
      <w:r w:rsidRPr="003310CD">
        <w:t xml:space="preserve"> </w:t>
      </w:r>
      <w:r w:rsidRPr="003310CD">
        <w:t>영어</w:t>
      </w:r>
      <w:r w:rsidRPr="003310CD">
        <w:t xml:space="preserve">___ </w:t>
      </w:r>
      <w:r w:rsidRPr="003310CD">
        <w:t>더</w:t>
      </w:r>
      <w:r w:rsidRPr="003310CD">
        <w:t xml:space="preserve"> </w:t>
      </w:r>
      <w:r w:rsidRPr="003310CD">
        <w:t>어려워요</w:t>
      </w:r>
      <w:r w:rsidRPr="003310CD">
        <w:t>. </w:t>
      </w:r>
      <w:r w:rsidRPr="003310CD">
        <w:rPr>
          <w:i/>
          <w:iCs/>
        </w:rPr>
        <w:t>(Tiếng Hàn khó hơn tiếng Anh.)</w:t>
      </w:r>
    </w:p>
    <w:p w14:paraId="282FEA7E" w14:textId="77777777" w:rsidR="003310CD" w:rsidRPr="003310CD" w:rsidRDefault="003310CD" w:rsidP="003310CD">
      <w:pPr>
        <w:numPr>
          <w:ilvl w:val="0"/>
          <w:numId w:val="51"/>
        </w:numPr>
      </w:pPr>
      <w:r w:rsidRPr="003310CD">
        <w:t>그</w:t>
      </w:r>
      <w:r w:rsidRPr="003310CD">
        <w:t xml:space="preserve"> </w:t>
      </w:r>
      <w:r w:rsidRPr="003310CD">
        <w:t>가수는</w:t>
      </w:r>
      <w:r w:rsidRPr="003310CD">
        <w:t xml:space="preserve"> </w:t>
      </w:r>
      <w:r w:rsidRPr="003310CD">
        <w:t>천사</w:t>
      </w:r>
      <w:r w:rsidRPr="003310CD">
        <w:t xml:space="preserve">___ </w:t>
      </w:r>
      <w:r w:rsidRPr="003310CD">
        <w:t>목소리를</w:t>
      </w:r>
      <w:r w:rsidRPr="003310CD">
        <w:t xml:space="preserve"> </w:t>
      </w:r>
      <w:r w:rsidRPr="003310CD">
        <w:t>가졌어요</w:t>
      </w:r>
      <w:r w:rsidRPr="003310CD">
        <w:t>. </w:t>
      </w:r>
      <w:r w:rsidRPr="003310CD">
        <w:rPr>
          <w:i/>
          <w:iCs/>
        </w:rPr>
        <w:t>(Ca sĩ đó có giọng hát như thiên thần.)</w:t>
      </w:r>
    </w:p>
    <w:p w14:paraId="5143AABB" w14:textId="77777777" w:rsidR="003310CD" w:rsidRPr="003310CD" w:rsidRDefault="003310CD" w:rsidP="003310CD">
      <w:pPr>
        <w:numPr>
          <w:ilvl w:val="0"/>
          <w:numId w:val="51"/>
        </w:numPr>
      </w:pPr>
      <w:r w:rsidRPr="003310CD">
        <w:t>비가</w:t>
      </w:r>
      <w:r w:rsidRPr="003310CD">
        <w:t xml:space="preserve"> </w:t>
      </w:r>
      <w:r w:rsidRPr="003310CD">
        <w:t>올</w:t>
      </w:r>
      <w:r w:rsidRPr="003310CD">
        <w:t xml:space="preserve"> </w:t>
      </w:r>
      <w:r w:rsidRPr="003310CD">
        <w:t>때</w:t>
      </w:r>
      <w:r w:rsidRPr="003310CD">
        <w:t xml:space="preserve">___ </w:t>
      </w:r>
      <w:r w:rsidRPr="003310CD">
        <w:t>우산을</w:t>
      </w:r>
      <w:r w:rsidRPr="003310CD">
        <w:t xml:space="preserve"> </w:t>
      </w:r>
      <w:r w:rsidRPr="003310CD">
        <w:t>가져오세요</w:t>
      </w:r>
      <w:r w:rsidRPr="003310CD">
        <w:t>. </w:t>
      </w:r>
      <w:r w:rsidRPr="003310CD">
        <w:rPr>
          <w:i/>
          <w:iCs/>
        </w:rPr>
        <w:t>(Mỗi khi trời mưa hãy mang theo ô.)</w:t>
      </w:r>
    </w:p>
    <w:p w14:paraId="2BF9A24C" w14:textId="77777777" w:rsidR="003310CD" w:rsidRPr="003310CD" w:rsidRDefault="003310CD" w:rsidP="003310CD">
      <w:r w:rsidRPr="003310CD">
        <w:t>&lt;details&gt; &lt;summary&gt;</w:t>
      </w:r>
      <w:r w:rsidRPr="003310CD">
        <w:rPr>
          <w:rFonts w:ascii="Segoe UI Emoji" w:hAnsi="Segoe UI Emoji" w:cs="Segoe UI Emoji"/>
        </w:rPr>
        <w:t>👉</w:t>
      </w:r>
      <w:r w:rsidRPr="003310CD">
        <w:t xml:space="preserve"> Xem đáp án&lt;/summary&gt;</w:t>
      </w:r>
    </w:p>
    <w:p w14:paraId="22D419B3" w14:textId="77777777" w:rsidR="003310CD" w:rsidRPr="003310CD" w:rsidRDefault="003310CD" w:rsidP="003310CD">
      <w:pPr>
        <w:numPr>
          <w:ilvl w:val="0"/>
          <w:numId w:val="52"/>
        </w:numPr>
      </w:pPr>
      <w:r w:rsidRPr="003310CD">
        <w:t>회사</w:t>
      </w:r>
      <w:r w:rsidRPr="003310CD">
        <w:rPr>
          <w:b/>
          <w:bCs/>
        </w:rPr>
        <w:t>의</w:t>
      </w:r>
      <w:r w:rsidRPr="003310CD">
        <w:t> — sở hữu</w:t>
      </w:r>
    </w:p>
    <w:p w14:paraId="3DEAA492" w14:textId="77777777" w:rsidR="003310CD" w:rsidRPr="003310CD" w:rsidRDefault="003310CD" w:rsidP="003310CD">
      <w:pPr>
        <w:numPr>
          <w:ilvl w:val="0"/>
          <w:numId w:val="52"/>
        </w:numPr>
      </w:pPr>
      <w:r w:rsidRPr="003310CD">
        <w:t>봄</w:t>
      </w:r>
      <w:r w:rsidRPr="003310CD">
        <w:rPr>
          <w:b/>
          <w:bCs/>
        </w:rPr>
        <w:t>마다</w:t>
      </w:r>
      <w:r w:rsidRPr="003310CD">
        <w:t> — mỗi mùa xuân</w:t>
      </w:r>
    </w:p>
    <w:p w14:paraId="6DB845E2" w14:textId="77777777" w:rsidR="003310CD" w:rsidRPr="003310CD" w:rsidRDefault="003310CD" w:rsidP="003310CD">
      <w:pPr>
        <w:numPr>
          <w:ilvl w:val="0"/>
          <w:numId w:val="52"/>
        </w:numPr>
      </w:pPr>
      <w:r w:rsidRPr="003310CD">
        <w:t>영어</w:t>
      </w:r>
      <w:r w:rsidRPr="003310CD">
        <w:rPr>
          <w:b/>
          <w:bCs/>
        </w:rPr>
        <w:t>보다</w:t>
      </w:r>
      <w:r w:rsidRPr="003310CD">
        <w:t> — so sánh, tiếng Anh là chuẩn để so</w:t>
      </w:r>
    </w:p>
    <w:p w14:paraId="515DEEEE" w14:textId="77777777" w:rsidR="003310CD" w:rsidRPr="003310CD" w:rsidRDefault="003310CD" w:rsidP="003310CD">
      <w:pPr>
        <w:numPr>
          <w:ilvl w:val="0"/>
          <w:numId w:val="52"/>
        </w:numPr>
      </w:pPr>
      <w:r w:rsidRPr="003310CD">
        <w:t>천사</w:t>
      </w:r>
      <w:r w:rsidRPr="003310CD">
        <w:rPr>
          <w:b/>
          <w:bCs/>
        </w:rPr>
        <w:t>처럼</w:t>
      </w:r>
      <w:r w:rsidRPr="003310CD">
        <w:t> — so sánh ngoại hình/tính chất</w:t>
      </w:r>
    </w:p>
    <w:p w14:paraId="1BA3F5CF" w14:textId="77777777" w:rsidR="003310CD" w:rsidRPr="003310CD" w:rsidRDefault="003310CD" w:rsidP="003310CD">
      <w:pPr>
        <w:numPr>
          <w:ilvl w:val="0"/>
          <w:numId w:val="52"/>
        </w:numPr>
      </w:pPr>
      <w:r w:rsidRPr="003310CD">
        <w:t>올</w:t>
      </w:r>
      <w:r w:rsidRPr="003310CD">
        <w:t xml:space="preserve"> </w:t>
      </w:r>
      <w:r w:rsidRPr="003310CD">
        <w:t>때</w:t>
      </w:r>
      <w:r w:rsidRPr="003310CD">
        <w:rPr>
          <w:b/>
          <w:bCs/>
        </w:rPr>
        <w:t>마다</w:t>
      </w:r>
      <w:r w:rsidRPr="003310CD">
        <w:t> — mỗi khi</w:t>
      </w:r>
    </w:p>
    <w:p w14:paraId="7C19B567" w14:textId="77777777" w:rsidR="003310CD" w:rsidRPr="003310CD" w:rsidRDefault="003310CD" w:rsidP="003310CD">
      <w:r w:rsidRPr="003310CD">
        <w:t>&lt;/details&gt;</w:t>
      </w:r>
    </w:p>
    <w:p w14:paraId="01511AE5" w14:textId="77777777" w:rsidR="003310CD" w:rsidRPr="003310CD" w:rsidRDefault="003310CD" w:rsidP="003310CD">
      <w:r w:rsidRPr="003310CD">
        <w:pict w14:anchorId="5C3383A7">
          <v:rect id="_x0000_i2842" style="width:0;height:0" o:hralign="center" o:hrstd="t" o:hr="t" fillcolor="#a0a0a0" stroked="f"/>
        </w:pict>
      </w:r>
    </w:p>
    <w:p w14:paraId="1F817B04" w14:textId="77777777" w:rsidR="003310CD" w:rsidRPr="003310CD" w:rsidRDefault="003310CD" w:rsidP="003310CD">
      <w:r w:rsidRPr="003310CD">
        <w:rPr>
          <w:rFonts w:ascii="Segoe UI Emoji" w:hAnsi="Segoe UI Emoji" w:cs="Segoe UI Emoji"/>
        </w:rPr>
        <w:t>🎉</w:t>
      </w:r>
      <w:r w:rsidRPr="003310CD">
        <w:t> </w:t>
      </w:r>
      <w:r w:rsidRPr="003310CD">
        <w:rPr>
          <w:b/>
          <w:bCs/>
        </w:rPr>
        <w:t>Hoàn thành toàn bộ phần Trợ Từ (No.1–28)!</w:t>
      </w:r>
    </w:p>
    <w:p w14:paraId="4559084B" w14:textId="77777777" w:rsidR="003310CD" w:rsidRPr="003310CD" w:rsidRDefault="003310CD" w:rsidP="003310CD">
      <w:r w:rsidRPr="003310CD">
        <w:t>Gõ </w:t>
      </w:r>
      <w:r w:rsidRPr="003310CD">
        <w:rPr>
          <w:b/>
          <w:bCs/>
        </w:rPr>
        <w:t>"tiếp"</w:t>
      </w:r>
      <w:r w:rsidRPr="003310CD">
        <w:t> để bước vào </w:t>
      </w:r>
      <w:r w:rsidRPr="003310CD">
        <w:rPr>
          <w:b/>
          <w:bCs/>
        </w:rPr>
        <w:t>phần mới — Cấu Trúc Câu</w:t>
      </w:r>
      <w:r w:rsidRPr="003310CD">
        <w:t>, bắt đầu với </w:t>
      </w:r>
      <w:r w:rsidRPr="003310CD">
        <w:rPr>
          <w:b/>
          <w:bCs/>
        </w:rPr>
        <w:t>No.29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ㄴ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것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같다</w:t>
      </w:r>
      <w:r w:rsidRPr="003310CD">
        <w:rPr>
          <w:b/>
          <w:bCs/>
        </w:rPr>
        <w:t xml:space="preserve"> · No.30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ㄹ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것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같다</w:t>
      </w:r>
      <w:r w:rsidRPr="003310CD">
        <w:rPr>
          <w:b/>
          <w:bCs/>
        </w:rPr>
        <w:t xml:space="preserve"> · No.39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ㄹ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것이다</w:t>
      </w:r>
      <w:r w:rsidRPr="003310CD">
        <w:t> — nhóm diễn đạt </w:t>
      </w:r>
      <w:r w:rsidRPr="003310CD">
        <w:rPr>
          <w:b/>
          <w:bCs/>
        </w:rPr>
        <w:t>phỏng đoán &amp; dự đoán</w:t>
      </w:r>
      <w:r w:rsidRPr="003310CD">
        <w:t> hay ra thi nhất trong TOPIK I!</w:t>
      </w:r>
    </w:p>
    <w:p w14:paraId="03A0014D" w14:textId="77777777" w:rsidR="003310CD" w:rsidRPr="003310CD" w:rsidRDefault="003310CD" w:rsidP="003310CD">
      <w:r w:rsidRPr="003310CD">
        <w:t>Tiếp</w:t>
      </w:r>
    </w:p>
    <w:p w14:paraId="2C5E8CE3" w14:textId="77777777" w:rsidR="003310CD" w:rsidRPr="003310CD" w:rsidRDefault="003310CD" w:rsidP="003310CD">
      <w:r w:rsidRPr="003310CD">
        <w:t>Apr 10</w:t>
      </w:r>
    </w:p>
    <w:p w14:paraId="424FB6DB" w14:textId="77777777" w:rsidR="003310CD" w:rsidRPr="003310CD" w:rsidRDefault="003310CD" w:rsidP="003310CD">
      <w:r w:rsidRPr="003310CD">
        <w:t>Xác định bài học tiếp theo về cấu trúc ngữ pháp Hàn Quốc</w:t>
      </w:r>
    </w:p>
    <w:p w14:paraId="0726D9F6" w14:textId="77777777" w:rsidR="003310CD" w:rsidRPr="003310CD" w:rsidRDefault="003310CD" w:rsidP="003310CD">
      <w:r w:rsidRPr="003310CD">
        <w:t>Xác định bài học tiếp theo về cấu trúc ngữ pháp Hàn Quốc</w:t>
      </w:r>
    </w:p>
    <w:p w14:paraId="78846324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📚</w:t>
      </w:r>
      <w:r w:rsidRPr="003310CD">
        <w:rPr>
          <w:b/>
          <w:bCs/>
        </w:rPr>
        <w:t xml:space="preserve"> Bài 8 — Diễn Đạt Phỏng Đoán &amp; Dự Đoán (No.29, 30, 39)</w:t>
      </w:r>
    </w:p>
    <w:p w14:paraId="09DC65CD" w14:textId="77777777" w:rsidR="003310CD" w:rsidRPr="003310CD" w:rsidRDefault="003310CD" w:rsidP="003310CD">
      <w:r w:rsidRPr="003310CD">
        <w:rPr>
          <w:b/>
          <w:bCs/>
        </w:rPr>
        <w:t>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ㄴ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것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같다</w:t>
      </w:r>
      <w:r w:rsidRPr="003310CD">
        <w:t> · </w:t>
      </w:r>
      <w:r w:rsidRPr="003310CD">
        <w:rPr>
          <w:b/>
          <w:bCs/>
        </w:rPr>
        <w:t>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ㄹ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것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같다</w:t>
      </w:r>
      <w:r w:rsidRPr="003310CD">
        <w:t> · </w:t>
      </w:r>
      <w:r w:rsidRPr="003310CD">
        <w:rPr>
          <w:b/>
          <w:bCs/>
        </w:rPr>
        <w:t>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ㄹ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것이다</w:t>
      </w:r>
      <w:r w:rsidRPr="003310CD">
        <w:t> Cả 3 đều liên quan đến </w:t>
      </w:r>
      <w:r w:rsidRPr="003310CD">
        <w:rPr>
          <w:b/>
          <w:bCs/>
        </w:rPr>
        <w:t>"đoán / dự đoán / khẳng định tương lai"</w:t>
      </w:r>
      <w:r w:rsidRPr="003310CD">
        <w:t> — nhưng </w:t>
      </w:r>
      <w:r w:rsidRPr="003310CD">
        <w:rPr>
          <w:b/>
          <w:bCs/>
        </w:rPr>
        <w:t>mức độ chắc chắn và thời điểm</w:t>
      </w:r>
      <w:r w:rsidRPr="003310CD">
        <w:t> hoàn toàn khác nhau. Đây là nhóm </w:t>
      </w:r>
      <w:r w:rsidRPr="003310CD">
        <w:rPr>
          <w:b/>
          <w:bCs/>
        </w:rPr>
        <w:t>hay ra thi nhất trong phần cấu trúc câu TOPIK I!</w:t>
      </w:r>
    </w:p>
    <w:p w14:paraId="673A178D" w14:textId="77777777" w:rsidR="003310CD" w:rsidRPr="003310CD" w:rsidRDefault="003310CD" w:rsidP="003310CD">
      <w:r w:rsidRPr="003310CD">
        <w:lastRenderedPageBreak/>
        <w:pict w14:anchorId="3F4E75DC">
          <v:rect id="_x0000_i2843" style="width:0;height:0" o:hralign="center" o:hrstd="t" o:hr="t" fillcolor="#a0a0a0" stroked="f"/>
        </w:pict>
      </w:r>
    </w:p>
    <w:p w14:paraId="3AA67143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🔷</w:t>
      </w:r>
      <w:r w:rsidRPr="003310CD">
        <w:rPr>
          <w:b/>
          <w:bCs/>
        </w:rPr>
        <w:t xml:space="preserve"> Bức Tranh Tổng Thể Trước</w:t>
      </w:r>
    </w:p>
    <w:p w14:paraId="1E53E68B" w14:textId="77777777" w:rsidR="003310CD" w:rsidRPr="003310CD" w:rsidRDefault="003310CD" w:rsidP="003310CD">
      <w:r w:rsidRPr="003310CD">
        <w:t>Quá khứ/Hiện tại          Tương lai</w:t>
      </w:r>
    </w:p>
    <w:p w14:paraId="13C015C0" w14:textId="77777777" w:rsidR="003310CD" w:rsidRPr="003310CD" w:rsidRDefault="003310CD" w:rsidP="003310CD">
      <w:r w:rsidRPr="003310CD">
        <w:t xml:space="preserve">      ←————————————————————————→</w:t>
      </w:r>
    </w:p>
    <w:p w14:paraId="4B0F2384" w14:textId="77777777" w:rsidR="003310CD" w:rsidRPr="003310CD" w:rsidRDefault="003310CD" w:rsidP="003310CD">
      <w:r w:rsidRPr="003310CD">
        <w:t xml:space="preserve">  </w:t>
      </w:r>
    </w:p>
    <w:p w14:paraId="1ED264B5" w14:textId="77777777" w:rsidR="003310CD" w:rsidRPr="003310CD" w:rsidRDefault="003310CD" w:rsidP="003310CD">
      <w:r w:rsidRPr="003310CD">
        <w:t>(</w:t>
      </w:r>
      <w:r w:rsidRPr="003310CD">
        <w:t>으</w:t>
      </w:r>
      <w:r w:rsidRPr="003310CD">
        <w:t>)</w:t>
      </w:r>
      <w:r w:rsidRPr="003310CD">
        <w:t>ㄴ</w:t>
      </w:r>
      <w:r w:rsidRPr="003310CD">
        <w:t xml:space="preserve"> </w:t>
      </w:r>
      <w:r w:rsidRPr="003310CD">
        <w:t>것</w:t>
      </w:r>
      <w:r w:rsidRPr="003310CD">
        <w:t xml:space="preserve"> </w:t>
      </w:r>
      <w:r w:rsidRPr="003310CD">
        <w:t>같다</w:t>
      </w:r>
      <w:r w:rsidRPr="003310CD">
        <w:t xml:space="preserve">    (</w:t>
      </w:r>
      <w:r w:rsidRPr="003310CD">
        <w:t>으</w:t>
      </w:r>
      <w:r w:rsidRPr="003310CD">
        <w:t>)</w:t>
      </w:r>
      <w:r w:rsidRPr="003310CD">
        <w:t>ㄹ</w:t>
      </w:r>
      <w:r w:rsidRPr="003310CD">
        <w:t xml:space="preserve"> </w:t>
      </w:r>
      <w:r w:rsidRPr="003310CD">
        <w:t>것</w:t>
      </w:r>
      <w:r w:rsidRPr="003310CD">
        <w:t xml:space="preserve"> </w:t>
      </w:r>
      <w:r w:rsidRPr="003310CD">
        <w:t>같다</w:t>
      </w:r>
      <w:r w:rsidRPr="003310CD">
        <w:t xml:space="preserve">    (</w:t>
      </w:r>
      <w:r w:rsidRPr="003310CD">
        <w:t>으</w:t>
      </w:r>
      <w:r w:rsidRPr="003310CD">
        <w:t>)</w:t>
      </w:r>
      <w:r w:rsidRPr="003310CD">
        <w:t>ㄹ</w:t>
      </w:r>
      <w:r w:rsidRPr="003310CD">
        <w:t xml:space="preserve"> </w:t>
      </w:r>
      <w:r w:rsidRPr="003310CD">
        <w:t>것이다</w:t>
      </w:r>
    </w:p>
    <w:p w14:paraId="086E40DC" w14:textId="77777777" w:rsidR="003310CD" w:rsidRPr="003310CD" w:rsidRDefault="003310CD" w:rsidP="003310CD">
      <w:r w:rsidRPr="003310CD">
        <w:t>"có vẻ / tôi       "chắc sẽ /        "sẽ chắc chắn"</w:t>
      </w:r>
    </w:p>
    <w:p w14:paraId="08BAE7E1" w14:textId="77777777" w:rsidR="003310CD" w:rsidRPr="003310CD" w:rsidRDefault="003310CD" w:rsidP="003310CD">
      <w:r w:rsidRPr="003310CD">
        <w:t>nghĩ là..."        tôi đoán..."       (tự tin hơn)</w:t>
      </w:r>
    </w:p>
    <w:p w14:paraId="055E5FCF" w14:textId="77777777" w:rsidR="003310CD" w:rsidRPr="003310CD" w:rsidRDefault="003310CD" w:rsidP="003310CD">
      <w:r w:rsidRPr="003310CD">
        <w:t xml:space="preserve">  </w:t>
      </w:r>
    </w:p>
    <w:p w14:paraId="108E3D1A" w14:textId="77777777" w:rsidR="003310CD" w:rsidRPr="003310CD" w:rsidRDefault="003310CD" w:rsidP="003310CD">
      <w:r w:rsidRPr="003310CD">
        <w:t xml:space="preserve">  50~70%              60~80%              80~95%</w:t>
      </w:r>
    </w:p>
    <w:p w14:paraId="3BCACB10" w14:textId="77777777" w:rsidR="003310CD" w:rsidRPr="003310CD" w:rsidRDefault="003310CD" w:rsidP="003310CD">
      <w:r w:rsidRPr="003310CD">
        <w:t xml:space="preserve">  (không chắc)      (khá chắc)          (khá tự tin)</w:t>
      </w:r>
    </w:p>
    <w:p w14:paraId="6DDCFCA0" w14:textId="77777777" w:rsidR="003310CD" w:rsidRPr="003310CD" w:rsidRDefault="003310CD" w:rsidP="003310CD">
      <w:r w:rsidRPr="003310CD">
        <w:pict w14:anchorId="400C4ABE">
          <v:rect id="_x0000_i2844" style="width:0;height:0" o:hralign="center" o:hrstd="t" o:hr="t" fillcolor="#a0a0a0" stroked="f"/>
        </w:pict>
      </w:r>
    </w:p>
    <w:p w14:paraId="51D481D5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🔷</w:t>
      </w:r>
      <w:r w:rsidRPr="003310CD">
        <w:rPr>
          <w:b/>
          <w:bCs/>
        </w:rPr>
        <w:t xml:space="preserve"> No.29 —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ㄴ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것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같다</w:t>
      </w:r>
    </w:p>
    <w:p w14:paraId="60859E05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Công thức</w:t>
      </w:r>
    </w:p>
    <w:p w14:paraId="010C1743" w14:textId="77777777" w:rsidR="003310CD" w:rsidRPr="003310CD" w:rsidRDefault="003310CD" w:rsidP="003310CD">
      <w:r w:rsidRPr="003310CD">
        <w:t>Tính từ   + (</w:t>
      </w:r>
      <w:r w:rsidRPr="003310CD">
        <w:t>으</w:t>
      </w:r>
      <w:r w:rsidRPr="003310CD">
        <w:t>)</w:t>
      </w:r>
      <w:r w:rsidRPr="003310CD">
        <w:t>ㄴ</w:t>
      </w:r>
      <w:r w:rsidRPr="003310CD">
        <w:t xml:space="preserve"> </w:t>
      </w:r>
      <w:r w:rsidRPr="003310CD">
        <w:t>것</w:t>
      </w:r>
      <w:r w:rsidRPr="003310CD">
        <w:t xml:space="preserve"> </w:t>
      </w:r>
      <w:r w:rsidRPr="003310CD">
        <w:t>같다</w:t>
      </w:r>
    </w:p>
    <w:p w14:paraId="47E518F7" w14:textId="77777777" w:rsidR="003310CD" w:rsidRPr="003310CD" w:rsidRDefault="003310CD" w:rsidP="003310CD">
      <w:r w:rsidRPr="003310CD">
        <w:t xml:space="preserve">Động từ   + </w:t>
      </w:r>
      <w:r w:rsidRPr="003310CD">
        <w:t>는</w:t>
      </w:r>
      <w:r w:rsidRPr="003310CD">
        <w:t xml:space="preserve"> </w:t>
      </w:r>
      <w:r w:rsidRPr="003310CD">
        <w:t>것</w:t>
      </w:r>
      <w:r w:rsidRPr="003310CD">
        <w:t xml:space="preserve"> </w:t>
      </w:r>
      <w:r w:rsidRPr="003310CD">
        <w:t>같다</w:t>
      </w:r>
      <w:r w:rsidRPr="003310CD">
        <w:t xml:space="preserve">      ← hiện tại đang xảy ra</w:t>
      </w:r>
    </w:p>
    <w:p w14:paraId="3AFB9B57" w14:textId="77777777" w:rsidR="003310CD" w:rsidRPr="003310CD" w:rsidRDefault="003310CD" w:rsidP="003310CD">
      <w:r w:rsidRPr="003310CD">
        <w:t>Động từ   + (</w:t>
      </w:r>
      <w:r w:rsidRPr="003310CD">
        <w:t>으</w:t>
      </w:r>
      <w:r w:rsidRPr="003310CD">
        <w:t>)</w:t>
      </w:r>
      <w:r w:rsidRPr="003310CD">
        <w:t>ㄴ</w:t>
      </w:r>
      <w:r w:rsidRPr="003310CD">
        <w:t xml:space="preserve"> </w:t>
      </w:r>
      <w:r w:rsidRPr="003310CD">
        <w:t>것</w:t>
      </w:r>
      <w:r w:rsidRPr="003310CD">
        <w:t xml:space="preserve"> </w:t>
      </w:r>
      <w:r w:rsidRPr="003310CD">
        <w:t>같다</w:t>
      </w:r>
      <w:r w:rsidRPr="003310CD">
        <w:t xml:space="preserve">  ← đã xảy ra rồi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8"/>
        <w:gridCol w:w="750"/>
        <w:gridCol w:w="1794"/>
        <w:gridCol w:w="1328"/>
      </w:tblGrid>
      <w:tr w:rsidR="003310CD" w:rsidRPr="003310CD" w14:paraId="323B87EC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1833537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Loại từ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19D6C4E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Gốc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F50A057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Kết hợp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323DF55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Kết quả</w:t>
            </w:r>
          </w:p>
        </w:tc>
      </w:tr>
      <w:tr w:rsidR="003310CD" w:rsidRPr="003310CD" w14:paraId="2B9EC20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0DA483B" w14:textId="77777777" w:rsidR="003310CD" w:rsidRPr="003310CD" w:rsidRDefault="003310CD" w:rsidP="003310CD">
            <w:r w:rsidRPr="003310CD">
              <w:t>Tính từ (kết thúc nguyên âm)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111D94F" w14:textId="77777777" w:rsidR="003310CD" w:rsidRPr="003310CD" w:rsidRDefault="003310CD" w:rsidP="003310CD">
            <w:r w:rsidRPr="003310CD">
              <w:t>비싸다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4CA9409" w14:textId="77777777" w:rsidR="003310CD" w:rsidRPr="003310CD" w:rsidRDefault="003310CD" w:rsidP="003310CD">
            <w:r w:rsidRPr="003310CD">
              <w:t>비싸</w:t>
            </w:r>
            <w:r w:rsidRPr="003310CD">
              <w:t xml:space="preserve"> + </w:t>
            </w:r>
            <w:r w:rsidRPr="003310CD">
              <w:t>ㄴ</w:t>
            </w:r>
            <w:r w:rsidRPr="003310CD">
              <w:t xml:space="preserve"> </w:t>
            </w:r>
            <w:r w:rsidRPr="003310CD">
              <w:t>것</w:t>
            </w:r>
            <w:r w:rsidRPr="003310CD">
              <w:t xml:space="preserve"> </w:t>
            </w:r>
            <w:r w:rsidRPr="003310CD">
              <w:t>같다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A9E07D1" w14:textId="77777777" w:rsidR="003310CD" w:rsidRPr="003310CD" w:rsidRDefault="003310CD" w:rsidP="003310CD">
            <w:r w:rsidRPr="003310CD">
              <w:rPr>
                <w:b/>
                <w:bCs/>
              </w:rPr>
              <w:t>비싼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것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같다</w:t>
            </w:r>
          </w:p>
        </w:tc>
      </w:tr>
      <w:tr w:rsidR="003310CD" w:rsidRPr="003310CD" w14:paraId="36A64C8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4857B7B" w14:textId="77777777" w:rsidR="003310CD" w:rsidRPr="003310CD" w:rsidRDefault="003310CD" w:rsidP="003310CD">
            <w:r w:rsidRPr="003310CD">
              <w:t>Tính từ (kết thúc phụ âm)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FDECC5E" w14:textId="77777777" w:rsidR="003310CD" w:rsidRPr="003310CD" w:rsidRDefault="003310CD" w:rsidP="003310CD">
            <w:r w:rsidRPr="003310CD">
              <w:t>작다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152EBD7" w14:textId="77777777" w:rsidR="003310CD" w:rsidRPr="003310CD" w:rsidRDefault="003310CD" w:rsidP="003310CD">
            <w:r w:rsidRPr="003310CD">
              <w:t>작</w:t>
            </w:r>
            <w:r w:rsidRPr="003310CD">
              <w:t xml:space="preserve"> + </w:t>
            </w:r>
            <w:r w:rsidRPr="003310CD">
              <w:t>은</w:t>
            </w:r>
            <w:r w:rsidRPr="003310CD">
              <w:t xml:space="preserve"> </w:t>
            </w:r>
            <w:r w:rsidRPr="003310CD">
              <w:t>것</w:t>
            </w:r>
            <w:r w:rsidRPr="003310CD">
              <w:t xml:space="preserve"> </w:t>
            </w:r>
            <w:r w:rsidRPr="003310CD">
              <w:t>같다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52E9211" w14:textId="77777777" w:rsidR="003310CD" w:rsidRPr="003310CD" w:rsidRDefault="003310CD" w:rsidP="003310CD">
            <w:r w:rsidRPr="003310CD">
              <w:rPr>
                <w:b/>
                <w:bCs/>
              </w:rPr>
              <w:t>작은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것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같다</w:t>
            </w:r>
          </w:p>
        </w:tc>
      </w:tr>
      <w:tr w:rsidR="003310CD" w:rsidRPr="003310CD" w14:paraId="4914B70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4D1986D" w14:textId="77777777" w:rsidR="003310CD" w:rsidRPr="003310CD" w:rsidRDefault="003310CD" w:rsidP="003310CD">
            <w:r w:rsidRPr="003310CD">
              <w:t>Động từ hiện tại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7D163D8" w14:textId="77777777" w:rsidR="003310CD" w:rsidRPr="003310CD" w:rsidRDefault="003310CD" w:rsidP="003310CD">
            <w:r w:rsidRPr="003310CD">
              <w:t>가다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6F00B91" w14:textId="77777777" w:rsidR="003310CD" w:rsidRPr="003310CD" w:rsidRDefault="003310CD" w:rsidP="003310CD">
            <w:r w:rsidRPr="003310CD">
              <w:t>가</w:t>
            </w:r>
            <w:r w:rsidRPr="003310CD">
              <w:t xml:space="preserve"> + </w:t>
            </w:r>
            <w:r w:rsidRPr="003310CD">
              <w:t>는</w:t>
            </w:r>
            <w:r w:rsidRPr="003310CD">
              <w:t xml:space="preserve"> </w:t>
            </w:r>
            <w:r w:rsidRPr="003310CD">
              <w:t>것</w:t>
            </w:r>
            <w:r w:rsidRPr="003310CD">
              <w:t xml:space="preserve"> </w:t>
            </w:r>
            <w:r w:rsidRPr="003310CD">
              <w:t>같다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1F8990F" w14:textId="77777777" w:rsidR="003310CD" w:rsidRPr="003310CD" w:rsidRDefault="003310CD" w:rsidP="003310CD">
            <w:r w:rsidRPr="003310CD">
              <w:rPr>
                <w:b/>
                <w:bCs/>
              </w:rPr>
              <w:t>가는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것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같다</w:t>
            </w:r>
          </w:p>
        </w:tc>
      </w:tr>
      <w:tr w:rsidR="003310CD" w:rsidRPr="003310CD" w14:paraId="0C883B9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ABF6F6D" w14:textId="77777777" w:rsidR="003310CD" w:rsidRPr="003310CD" w:rsidRDefault="003310CD" w:rsidP="003310CD">
            <w:r w:rsidRPr="003310CD">
              <w:t>Động từ quá khứ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D226C2E" w14:textId="77777777" w:rsidR="003310CD" w:rsidRPr="003310CD" w:rsidRDefault="003310CD" w:rsidP="003310CD">
            <w:r w:rsidRPr="003310CD">
              <w:t>먹다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C9D1AC6" w14:textId="77777777" w:rsidR="003310CD" w:rsidRPr="003310CD" w:rsidRDefault="003310CD" w:rsidP="003310CD">
            <w:r w:rsidRPr="003310CD">
              <w:t>먹</w:t>
            </w:r>
            <w:r w:rsidRPr="003310CD">
              <w:t xml:space="preserve"> + </w:t>
            </w:r>
            <w:r w:rsidRPr="003310CD">
              <w:t>은</w:t>
            </w:r>
            <w:r w:rsidRPr="003310CD">
              <w:t xml:space="preserve"> </w:t>
            </w:r>
            <w:r w:rsidRPr="003310CD">
              <w:t>것</w:t>
            </w:r>
            <w:r w:rsidRPr="003310CD">
              <w:t xml:space="preserve"> </w:t>
            </w:r>
            <w:r w:rsidRPr="003310CD">
              <w:t>같다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218CD4A" w14:textId="77777777" w:rsidR="003310CD" w:rsidRPr="003310CD" w:rsidRDefault="003310CD" w:rsidP="003310CD">
            <w:r w:rsidRPr="003310CD">
              <w:rPr>
                <w:b/>
                <w:bCs/>
              </w:rPr>
              <w:t>먹은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것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같다</w:t>
            </w:r>
          </w:p>
        </w:tc>
      </w:tr>
    </w:tbl>
    <w:p w14:paraId="6161FF8B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Cách Dùng</w:t>
      </w:r>
    </w:p>
    <w:p w14:paraId="07956E7A" w14:textId="77777777" w:rsidR="003310CD" w:rsidRPr="003310CD" w:rsidRDefault="003310CD" w:rsidP="003310CD">
      <w:r w:rsidRPr="003310CD">
        <w:rPr>
          <w:b/>
          <w:bCs/>
        </w:rPr>
        <w:lastRenderedPageBreak/>
        <w:t>① Phỏng đoán dựa trên điều ĐANG THẤY / HIỆN TẠI</w:t>
      </w:r>
    </w:p>
    <w:p w14:paraId="0ABBF399" w14:textId="77777777" w:rsidR="003310CD" w:rsidRPr="003310CD" w:rsidRDefault="003310CD" w:rsidP="003310CD">
      <w:r w:rsidRPr="003310CD">
        <w:t>택시</w:t>
      </w:r>
      <w:r w:rsidRPr="003310CD">
        <w:t xml:space="preserve"> </w:t>
      </w:r>
      <w:r w:rsidRPr="003310CD">
        <w:t>비용이</w:t>
      </w:r>
      <w:r w:rsidRPr="003310CD">
        <w:t xml:space="preserve"> </w:t>
      </w:r>
      <w:r w:rsidRPr="003310CD">
        <w:t>좀</w:t>
      </w:r>
      <w:r w:rsidRPr="003310CD">
        <w:t xml:space="preserve"> </w:t>
      </w:r>
      <w:r w:rsidRPr="003310CD">
        <w:t>비싼</w:t>
      </w:r>
      <w:r w:rsidRPr="003310CD">
        <w:t xml:space="preserve"> </w:t>
      </w:r>
      <w:r w:rsidRPr="003310CD">
        <w:t>것</w:t>
      </w:r>
      <w:r w:rsidRPr="003310CD">
        <w:t> </w:t>
      </w:r>
      <w:r w:rsidRPr="003310CD">
        <w:rPr>
          <w:b/>
          <w:bCs/>
        </w:rPr>
        <w:t>같아요</w:t>
      </w:r>
      <w:r w:rsidRPr="003310CD">
        <w:t>. </w:t>
      </w:r>
      <w:r w:rsidRPr="003310CD">
        <w:rPr>
          <w:i/>
          <w:iCs/>
        </w:rPr>
        <w:t>Có vẻ giá taxi hơi đắt.</w:t>
      </w:r>
      <w:r w:rsidRPr="003310CD">
        <w:t> </w:t>
      </w:r>
      <w:r w:rsidRPr="003310CD">
        <w:rPr>
          <w:i/>
          <w:iCs/>
        </w:rPr>
        <w:t>(Tôi đang nhìn vào bảng giá → đưa ra nhận xét)</w:t>
      </w:r>
    </w:p>
    <w:p w14:paraId="677CEDAD" w14:textId="77777777" w:rsidR="003310CD" w:rsidRPr="003310CD" w:rsidRDefault="003310CD" w:rsidP="003310CD">
      <w:r w:rsidRPr="003310CD">
        <w:t>저</w:t>
      </w:r>
      <w:r w:rsidRPr="003310CD">
        <w:t xml:space="preserve"> </w:t>
      </w:r>
      <w:r w:rsidRPr="003310CD">
        <w:t>사람이</w:t>
      </w:r>
      <w:r w:rsidRPr="003310CD">
        <w:t xml:space="preserve"> </w:t>
      </w:r>
      <w:r w:rsidRPr="003310CD">
        <w:t>아픈</w:t>
      </w:r>
      <w:r w:rsidRPr="003310CD">
        <w:t xml:space="preserve"> </w:t>
      </w:r>
      <w:r w:rsidRPr="003310CD">
        <w:t>것</w:t>
      </w:r>
      <w:r w:rsidRPr="003310CD">
        <w:t> </w:t>
      </w:r>
      <w:r w:rsidRPr="003310CD">
        <w:rPr>
          <w:b/>
          <w:bCs/>
        </w:rPr>
        <w:t>같아요</w:t>
      </w:r>
      <w:r w:rsidRPr="003310CD">
        <w:t>. </w:t>
      </w:r>
      <w:r w:rsidRPr="003310CD">
        <w:rPr>
          <w:i/>
          <w:iCs/>
        </w:rPr>
        <w:t>Người kia có vẻ đang bệnh.</w:t>
      </w:r>
      <w:r w:rsidRPr="003310CD">
        <w:t> </w:t>
      </w:r>
      <w:r w:rsidRPr="003310CD">
        <w:rPr>
          <w:i/>
          <w:iCs/>
        </w:rPr>
        <w:t>(Tôi đang nhìn thấy họ trông mệt mỏi)</w:t>
      </w:r>
    </w:p>
    <w:p w14:paraId="3EB6EF6C" w14:textId="77777777" w:rsidR="003310CD" w:rsidRPr="003310CD" w:rsidRDefault="003310CD" w:rsidP="003310CD">
      <w:r w:rsidRPr="003310CD">
        <w:rPr>
          <w:b/>
          <w:bCs/>
        </w:rPr>
        <w:t>② Nhận xét / cảm nhận cá nhân một cách lịch sự</w:t>
      </w:r>
    </w:p>
    <w:p w14:paraId="0B0BD974" w14:textId="77777777" w:rsidR="003310CD" w:rsidRPr="003310CD" w:rsidRDefault="003310CD" w:rsidP="003310CD">
      <w:r w:rsidRPr="003310CD">
        <w:t>이</w:t>
      </w:r>
      <w:r w:rsidRPr="003310CD">
        <w:t xml:space="preserve"> </w:t>
      </w:r>
      <w:r w:rsidRPr="003310CD">
        <w:t>음식이</w:t>
      </w:r>
      <w:r w:rsidRPr="003310CD">
        <w:t xml:space="preserve"> </w:t>
      </w:r>
      <w:r w:rsidRPr="003310CD">
        <w:t>맛있는</w:t>
      </w:r>
      <w:r w:rsidRPr="003310CD">
        <w:t xml:space="preserve"> </w:t>
      </w:r>
      <w:r w:rsidRPr="003310CD">
        <w:t>것</w:t>
      </w:r>
      <w:r w:rsidRPr="003310CD">
        <w:t> </w:t>
      </w:r>
      <w:r w:rsidRPr="003310CD">
        <w:rPr>
          <w:b/>
          <w:bCs/>
        </w:rPr>
        <w:t>같아요</w:t>
      </w:r>
      <w:r w:rsidRPr="003310CD">
        <w:t>. </w:t>
      </w:r>
      <w:r w:rsidRPr="003310CD">
        <w:rPr>
          <w:i/>
          <w:iCs/>
        </w:rPr>
        <w:t>Món này có vẻ ngon.</w:t>
      </w:r>
      <w:r w:rsidRPr="003310CD">
        <w:t> </w:t>
      </w:r>
      <w:r w:rsidRPr="003310CD">
        <w:rPr>
          <w:i/>
          <w:iCs/>
        </w:rPr>
        <w:t xml:space="preserve">(Lịch sự hơn nói thẳng </w:t>
      </w:r>
      <w:r w:rsidRPr="003310CD">
        <w:rPr>
          <w:i/>
          <w:iCs/>
        </w:rPr>
        <w:t>맛있어요</w:t>
      </w:r>
      <w:r w:rsidRPr="003310CD">
        <w:rPr>
          <w:i/>
          <w:iCs/>
        </w:rPr>
        <w:t>)</w:t>
      </w:r>
    </w:p>
    <w:p w14:paraId="60A1FB19" w14:textId="77777777" w:rsidR="003310CD" w:rsidRPr="003310CD" w:rsidRDefault="003310CD" w:rsidP="003310CD">
      <w:r w:rsidRPr="003310CD">
        <w:t>한국어가</w:t>
      </w:r>
      <w:r w:rsidRPr="003310CD">
        <w:t xml:space="preserve"> </w:t>
      </w:r>
      <w:r w:rsidRPr="003310CD">
        <w:t>어려운</w:t>
      </w:r>
      <w:r w:rsidRPr="003310CD">
        <w:t xml:space="preserve"> </w:t>
      </w:r>
      <w:r w:rsidRPr="003310CD">
        <w:t>것</w:t>
      </w:r>
      <w:r w:rsidRPr="003310CD">
        <w:t> </w:t>
      </w:r>
      <w:r w:rsidRPr="003310CD">
        <w:rPr>
          <w:b/>
          <w:bCs/>
        </w:rPr>
        <w:t>같아요</w:t>
      </w:r>
      <w:r w:rsidRPr="003310CD">
        <w:t>. </w:t>
      </w:r>
      <w:r w:rsidRPr="003310CD">
        <w:rPr>
          <w:i/>
          <w:iCs/>
        </w:rPr>
        <w:t>Tiếng Hàn có vẻ khó.</w:t>
      </w:r>
    </w:p>
    <w:p w14:paraId="412AE49E" w14:textId="77777777" w:rsidR="003310CD" w:rsidRPr="003310CD" w:rsidRDefault="003310CD" w:rsidP="003310CD">
      <w:r w:rsidRPr="003310CD">
        <w:rPr>
          <w:b/>
          <w:bCs/>
        </w:rPr>
        <w:t>③ Phỏng đoán về điều ĐÃ XẢY RA</w:t>
      </w:r>
    </w:p>
    <w:p w14:paraId="259168E0" w14:textId="77777777" w:rsidR="003310CD" w:rsidRPr="003310CD" w:rsidRDefault="003310CD" w:rsidP="003310CD">
      <w:r w:rsidRPr="003310CD">
        <w:t>비가</w:t>
      </w:r>
      <w:r w:rsidRPr="003310CD">
        <w:t xml:space="preserve"> </w:t>
      </w:r>
      <w:r w:rsidRPr="003310CD">
        <w:t>온</w:t>
      </w:r>
      <w:r w:rsidRPr="003310CD">
        <w:t xml:space="preserve"> </w:t>
      </w:r>
      <w:r w:rsidRPr="003310CD">
        <w:t>것</w:t>
      </w:r>
      <w:r w:rsidRPr="003310CD">
        <w:t> </w:t>
      </w:r>
      <w:r w:rsidRPr="003310CD">
        <w:rPr>
          <w:b/>
          <w:bCs/>
        </w:rPr>
        <w:t>같아요</w:t>
      </w:r>
      <w:r w:rsidRPr="003310CD">
        <w:t>. </w:t>
      </w:r>
      <w:r w:rsidRPr="003310CD">
        <w:rPr>
          <w:i/>
          <w:iCs/>
        </w:rPr>
        <w:t>Có vẻ đã mưa rồi.</w:t>
      </w:r>
      <w:r w:rsidRPr="003310CD">
        <w:t> </w:t>
      </w:r>
      <w:r w:rsidRPr="003310CD">
        <w:rPr>
          <w:i/>
          <w:iCs/>
        </w:rPr>
        <w:t>(Nhìn thấy đường ướt → đoán)</w:t>
      </w:r>
    </w:p>
    <w:p w14:paraId="56712D4B" w14:textId="77777777" w:rsidR="003310CD" w:rsidRPr="003310CD" w:rsidRDefault="003310CD" w:rsidP="003310CD">
      <w:r w:rsidRPr="003310CD">
        <w:t>그</w:t>
      </w:r>
      <w:r w:rsidRPr="003310CD">
        <w:t xml:space="preserve"> </w:t>
      </w:r>
      <w:r w:rsidRPr="003310CD">
        <w:t>사람이</w:t>
      </w:r>
      <w:r w:rsidRPr="003310CD">
        <w:t xml:space="preserve"> </w:t>
      </w:r>
      <w:r w:rsidRPr="003310CD">
        <w:t>이미</w:t>
      </w:r>
      <w:r w:rsidRPr="003310CD">
        <w:t xml:space="preserve"> </w:t>
      </w:r>
      <w:r w:rsidRPr="003310CD">
        <w:t>간</w:t>
      </w:r>
      <w:r w:rsidRPr="003310CD">
        <w:t xml:space="preserve"> </w:t>
      </w:r>
      <w:r w:rsidRPr="003310CD">
        <w:t>것</w:t>
      </w:r>
      <w:r w:rsidRPr="003310CD">
        <w:t> </w:t>
      </w:r>
      <w:r w:rsidRPr="003310CD">
        <w:rPr>
          <w:b/>
          <w:bCs/>
        </w:rPr>
        <w:t>같아요</w:t>
      </w:r>
      <w:r w:rsidRPr="003310CD">
        <w:t>. </w:t>
      </w:r>
      <w:r w:rsidRPr="003310CD">
        <w:rPr>
          <w:i/>
          <w:iCs/>
        </w:rPr>
        <w:t>Có vẻ người đó đã đi rồi.</w:t>
      </w:r>
    </w:p>
    <w:p w14:paraId="4EE380DE" w14:textId="77777777" w:rsidR="003310CD" w:rsidRPr="003310CD" w:rsidRDefault="003310CD" w:rsidP="003310CD">
      <w:r w:rsidRPr="003310CD">
        <w:pict w14:anchorId="329C425A">
          <v:rect id="_x0000_i2845" style="width:0;height:0" o:hralign="center" o:hrstd="t" o:hr="t" fillcolor="#a0a0a0" stroked="f"/>
        </w:pict>
      </w:r>
    </w:p>
    <w:p w14:paraId="08D3B0B3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🔷</w:t>
      </w:r>
      <w:r w:rsidRPr="003310CD">
        <w:rPr>
          <w:b/>
          <w:bCs/>
        </w:rPr>
        <w:t xml:space="preserve"> No.30 —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ㄹ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것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같다</w:t>
      </w:r>
    </w:p>
    <w:p w14:paraId="3C2E73A8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Công thức</w:t>
      </w:r>
    </w:p>
    <w:p w14:paraId="5D17C973" w14:textId="77777777" w:rsidR="003310CD" w:rsidRPr="003310CD" w:rsidRDefault="003310CD" w:rsidP="003310CD">
      <w:r w:rsidRPr="003310CD">
        <w:t>Động từ / Tính từ + (</w:t>
      </w:r>
      <w:r w:rsidRPr="003310CD">
        <w:t>으</w:t>
      </w:r>
      <w:r w:rsidRPr="003310CD">
        <w:t>)</w:t>
      </w:r>
      <w:r w:rsidRPr="003310CD">
        <w:t>ㄹ</w:t>
      </w:r>
      <w:r w:rsidRPr="003310CD">
        <w:t xml:space="preserve"> </w:t>
      </w:r>
      <w:r w:rsidRPr="003310CD">
        <w:t>것</w:t>
      </w:r>
      <w:r w:rsidRPr="003310CD">
        <w:t xml:space="preserve"> </w:t>
      </w:r>
      <w:r w:rsidRPr="003310CD">
        <w:t>같다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1794"/>
        <w:gridCol w:w="1328"/>
      </w:tblGrid>
      <w:tr w:rsidR="003310CD" w:rsidRPr="003310CD" w14:paraId="40EC37BA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4981D50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Gốc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AA96C6B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Kết hợp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0B0FD25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Kết quả</w:t>
            </w:r>
          </w:p>
        </w:tc>
      </w:tr>
      <w:tr w:rsidR="003310CD" w:rsidRPr="003310CD" w14:paraId="16A1F57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122B8C1" w14:textId="77777777" w:rsidR="003310CD" w:rsidRPr="003310CD" w:rsidRDefault="003310CD" w:rsidP="003310CD">
            <w:r w:rsidRPr="003310CD">
              <w:t>오다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C16AA50" w14:textId="77777777" w:rsidR="003310CD" w:rsidRPr="003310CD" w:rsidRDefault="003310CD" w:rsidP="003310CD">
            <w:r w:rsidRPr="003310CD">
              <w:t>오</w:t>
            </w:r>
            <w:r w:rsidRPr="003310CD">
              <w:t xml:space="preserve"> + </w:t>
            </w:r>
            <w:r w:rsidRPr="003310CD">
              <w:t>ㄹ</w:t>
            </w:r>
            <w:r w:rsidRPr="003310CD">
              <w:t xml:space="preserve"> </w:t>
            </w:r>
            <w:r w:rsidRPr="003310CD">
              <w:t>것</w:t>
            </w:r>
            <w:r w:rsidRPr="003310CD">
              <w:t xml:space="preserve"> </w:t>
            </w:r>
            <w:r w:rsidRPr="003310CD">
              <w:t>같다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C90B5F9" w14:textId="77777777" w:rsidR="003310CD" w:rsidRPr="003310CD" w:rsidRDefault="003310CD" w:rsidP="003310CD">
            <w:r w:rsidRPr="003310CD">
              <w:rPr>
                <w:b/>
                <w:bCs/>
              </w:rPr>
              <w:t>올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것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같다</w:t>
            </w:r>
          </w:p>
        </w:tc>
      </w:tr>
      <w:tr w:rsidR="003310CD" w:rsidRPr="003310CD" w14:paraId="752365E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E5382B1" w14:textId="77777777" w:rsidR="003310CD" w:rsidRPr="003310CD" w:rsidRDefault="003310CD" w:rsidP="003310CD">
            <w:r w:rsidRPr="003310CD">
              <w:t>먹다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4C9A8AD" w14:textId="77777777" w:rsidR="003310CD" w:rsidRPr="003310CD" w:rsidRDefault="003310CD" w:rsidP="003310CD">
            <w:r w:rsidRPr="003310CD">
              <w:t>먹</w:t>
            </w:r>
            <w:r w:rsidRPr="003310CD">
              <w:t xml:space="preserve"> + </w:t>
            </w:r>
            <w:r w:rsidRPr="003310CD">
              <w:t>을</w:t>
            </w:r>
            <w:r w:rsidRPr="003310CD">
              <w:t xml:space="preserve"> </w:t>
            </w:r>
            <w:r w:rsidRPr="003310CD">
              <w:t>것</w:t>
            </w:r>
            <w:r w:rsidRPr="003310CD">
              <w:t xml:space="preserve"> </w:t>
            </w:r>
            <w:r w:rsidRPr="003310CD">
              <w:t>같다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758CFAA" w14:textId="77777777" w:rsidR="003310CD" w:rsidRPr="003310CD" w:rsidRDefault="003310CD" w:rsidP="003310CD">
            <w:r w:rsidRPr="003310CD">
              <w:rPr>
                <w:b/>
                <w:bCs/>
              </w:rPr>
              <w:t>먹을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것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같다</w:t>
            </w:r>
          </w:p>
        </w:tc>
      </w:tr>
      <w:tr w:rsidR="003310CD" w:rsidRPr="003310CD" w14:paraId="17BAC78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A0A25A3" w14:textId="77777777" w:rsidR="003310CD" w:rsidRPr="003310CD" w:rsidRDefault="003310CD" w:rsidP="003310CD">
            <w:r w:rsidRPr="003310CD">
              <w:t>비싸다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252D7D3" w14:textId="77777777" w:rsidR="003310CD" w:rsidRPr="003310CD" w:rsidRDefault="003310CD" w:rsidP="003310CD">
            <w:r w:rsidRPr="003310CD">
              <w:t>비싸</w:t>
            </w:r>
            <w:r w:rsidRPr="003310CD">
              <w:t xml:space="preserve"> + </w:t>
            </w:r>
            <w:r w:rsidRPr="003310CD">
              <w:t>ㄹ</w:t>
            </w:r>
            <w:r w:rsidRPr="003310CD">
              <w:t xml:space="preserve"> </w:t>
            </w:r>
            <w:r w:rsidRPr="003310CD">
              <w:t>것</w:t>
            </w:r>
            <w:r w:rsidRPr="003310CD">
              <w:t xml:space="preserve"> </w:t>
            </w:r>
            <w:r w:rsidRPr="003310CD">
              <w:t>같다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F2E8BEC" w14:textId="77777777" w:rsidR="003310CD" w:rsidRPr="003310CD" w:rsidRDefault="003310CD" w:rsidP="003310CD">
            <w:r w:rsidRPr="003310CD">
              <w:rPr>
                <w:b/>
                <w:bCs/>
              </w:rPr>
              <w:t>비쌀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것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같다</w:t>
            </w:r>
          </w:p>
        </w:tc>
      </w:tr>
      <w:tr w:rsidR="003310CD" w:rsidRPr="003310CD" w14:paraId="5D1982F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38499D8" w14:textId="77777777" w:rsidR="003310CD" w:rsidRPr="003310CD" w:rsidRDefault="003310CD" w:rsidP="003310CD">
            <w:r w:rsidRPr="003310CD">
              <w:t>좋다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10EE895" w14:textId="77777777" w:rsidR="003310CD" w:rsidRPr="003310CD" w:rsidRDefault="003310CD" w:rsidP="003310CD">
            <w:r w:rsidRPr="003310CD">
              <w:t>좋</w:t>
            </w:r>
            <w:r w:rsidRPr="003310CD">
              <w:t xml:space="preserve"> + </w:t>
            </w:r>
            <w:r w:rsidRPr="003310CD">
              <w:t>을</w:t>
            </w:r>
            <w:r w:rsidRPr="003310CD">
              <w:t xml:space="preserve"> </w:t>
            </w:r>
            <w:r w:rsidRPr="003310CD">
              <w:t>것</w:t>
            </w:r>
            <w:r w:rsidRPr="003310CD">
              <w:t xml:space="preserve"> </w:t>
            </w:r>
            <w:r w:rsidRPr="003310CD">
              <w:t>같다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3FD725E" w14:textId="77777777" w:rsidR="003310CD" w:rsidRPr="003310CD" w:rsidRDefault="003310CD" w:rsidP="003310CD">
            <w:r w:rsidRPr="003310CD">
              <w:rPr>
                <w:b/>
                <w:bCs/>
              </w:rPr>
              <w:t>좋을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것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같다</w:t>
            </w:r>
          </w:p>
        </w:tc>
      </w:tr>
    </w:tbl>
    <w:p w14:paraId="36C269FE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Cách Dùng</w:t>
      </w:r>
    </w:p>
    <w:p w14:paraId="5B68FF73" w14:textId="77777777" w:rsidR="003310CD" w:rsidRPr="003310CD" w:rsidRDefault="003310CD" w:rsidP="003310CD">
      <w:r w:rsidRPr="003310CD">
        <w:rPr>
          <w:b/>
          <w:bCs/>
        </w:rPr>
        <w:t>① Dự đoán về TƯƠNG LAI — chưa chắc chắn</w:t>
      </w:r>
    </w:p>
    <w:p w14:paraId="661CD83C" w14:textId="77777777" w:rsidR="003310CD" w:rsidRPr="003310CD" w:rsidRDefault="003310CD" w:rsidP="003310CD">
      <w:r w:rsidRPr="003310CD">
        <w:t>이</w:t>
      </w:r>
      <w:r w:rsidRPr="003310CD">
        <w:t xml:space="preserve"> </w:t>
      </w:r>
      <w:r w:rsidRPr="003310CD">
        <w:t>화장품은</w:t>
      </w:r>
      <w:r w:rsidRPr="003310CD">
        <w:t xml:space="preserve"> </w:t>
      </w:r>
      <w:r w:rsidRPr="003310CD">
        <w:t>인기가</w:t>
      </w:r>
      <w:r w:rsidRPr="003310CD">
        <w:t xml:space="preserve"> </w:t>
      </w:r>
      <w:r w:rsidRPr="003310CD">
        <w:t>많을</w:t>
      </w:r>
      <w:r w:rsidRPr="003310CD">
        <w:t xml:space="preserve"> </w:t>
      </w:r>
      <w:r w:rsidRPr="003310CD">
        <w:t>것</w:t>
      </w:r>
      <w:r w:rsidRPr="003310CD">
        <w:t> </w:t>
      </w:r>
      <w:r w:rsidRPr="003310CD">
        <w:rPr>
          <w:b/>
          <w:bCs/>
        </w:rPr>
        <w:t>같아요</w:t>
      </w:r>
      <w:r w:rsidRPr="003310CD">
        <w:t>. </w:t>
      </w:r>
      <w:r w:rsidRPr="003310CD">
        <w:rPr>
          <w:i/>
          <w:iCs/>
        </w:rPr>
        <w:t>Tôi đoán mỹ phẩm này sẽ được nhiều người yêu thích.</w:t>
      </w:r>
    </w:p>
    <w:p w14:paraId="7BA0607E" w14:textId="77777777" w:rsidR="003310CD" w:rsidRPr="003310CD" w:rsidRDefault="003310CD" w:rsidP="003310CD">
      <w:r w:rsidRPr="003310CD">
        <w:lastRenderedPageBreak/>
        <w:t>내일</w:t>
      </w:r>
      <w:r w:rsidRPr="003310CD">
        <w:t xml:space="preserve"> </w:t>
      </w:r>
      <w:r w:rsidRPr="003310CD">
        <w:t>비가</w:t>
      </w:r>
      <w:r w:rsidRPr="003310CD">
        <w:t xml:space="preserve"> </w:t>
      </w:r>
      <w:r w:rsidRPr="003310CD">
        <w:t>올</w:t>
      </w:r>
      <w:r w:rsidRPr="003310CD">
        <w:t xml:space="preserve"> </w:t>
      </w:r>
      <w:r w:rsidRPr="003310CD">
        <w:t>것</w:t>
      </w:r>
      <w:r w:rsidRPr="003310CD">
        <w:t> </w:t>
      </w:r>
      <w:r w:rsidRPr="003310CD">
        <w:rPr>
          <w:b/>
          <w:bCs/>
        </w:rPr>
        <w:t>같아요</w:t>
      </w:r>
      <w:r w:rsidRPr="003310CD">
        <w:t>. </w:t>
      </w:r>
      <w:r w:rsidRPr="003310CD">
        <w:rPr>
          <w:i/>
          <w:iCs/>
        </w:rPr>
        <w:t>Có vẻ ngày mai trời sẽ mưa.</w:t>
      </w:r>
    </w:p>
    <w:p w14:paraId="52A2B4CA" w14:textId="77777777" w:rsidR="003310CD" w:rsidRPr="003310CD" w:rsidRDefault="003310CD" w:rsidP="003310CD">
      <w:r w:rsidRPr="003310CD">
        <w:rPr>
          <w:b/>
          <w:bCs/>
        </w:rPr>
        <w:t>② Lo lắng / lo ngại về điều sắp xảy ra</w:t>
      </w:r>
    </w:p>
    <w:p w14:paraId="46FE7C54" w14:textId="77777777" w:rsidR="003310CD" w:rsidRPr="003310CD" w:rsidRDefault="003310CD" w:rsidP="003310CD">
      <w:r w:rsidRPr="003310CD">
        <w:t>늦을</w:t>
      </w:r>
      <w:r w:rsidRPr="003310CD">
        <w:t xml:space="preserve"> </w:t>
      </w:r>
      <w:r w:rsidRPr="003310CD">
        <w:t>것</w:t>
      </w:r>
      <w:r w:rsidRPr="003310CD">
        <w:t> </w:t>
      </w:r>
      <w:r w:rsidRPr="003310CD">
        <w:rPr>
          <w:b/>
          <w:bCs/>
        </w:rPr>
        <w:t>같아요</w:t>
      </w:r>
      <w:r w:rsidRPr="003310CD">
        <w:t xml:space="preserve">. </w:t>
      </w:r>
      <w:r w:rsidRPr="003310CD">
        <w:t>빨리</w:t>
      </w:r>
      <w:r w:rsidRPr="003310CD">
        <w:t xml:space="preserve"> </w:t>
      </w:r>
      <w:r w:rsidRPr="003310CD">
        <w:t>가요</w:t>
      </w:r>
      <w:r w:rsidRPr="003310CD">
        <w:t>! </w:t>
      </w:r>
      <w:r w:rsidRPr="003310CD">
        <w:rPr>
          <w:i/>
          <w:iCs/>
        </w:rPr>
        <w:t>Có vẻ sẽ trễ mất. Đi nhanh thôi!</w:t>
      </w:r>
    </w:p>
    <w:p w14:paraId="2BF47F47" w14:textId="77777777" w:rsidR="003310CD" w:rsidRPr="003310CD" w:rsidRDefault="003310CD" w:rsidP="003310CD">
      <w:r w:rsidRPr="003310CD">
        <w:t>이</w:t>
      </w:r>
      <w:r w:rsidRPr="003310CD">
        <w:t xml:space="preserve"> </w:t>
      </w:r>
      <w:r w:rsidRPr="003310CD">
        <w:t>옷이</w:t>
      </w:r>
      <w:r w:rsidRPr="003310CD">
        <w:t xml:space="preserve"> </w:t>
      </w:r>
      <w:r w:rsidRPr="003310CD">
        <w:t>작을</w:t>
      </w:r>
      <w:r w:rsidRPr="003310CD">
        <w:t xml:space="preserve"> </w:t>
      </w:r>
      <w:r w:rsidRPr="003310CD">
        <w:t>것</w:t>
      </w:r>
      <w:r w:rsidRPr="003310CD">
        <w:t> </w:t>
      </w:r>
      <w:r w:rsidRPr="003310CD">
        <w:rPr>
          <w:b/>
          <w:bCs/>
        </w:rPr>
        <w:t>같아요</w:t>
      </w:r>
      <w:r w:rsidRPr="003310CD">
        <w:t>. </w:t>
      </w:r>
      <w:r w:rsidRPr="003310CD">
        <w:rPr>
          <w:i/>
          <w:iCs/>
        </w:rPr>
        <w:t>Tôi đoán bộ quần áo này sẽ chật.</w:t>
      </w:r>
    </w:p>
    <w:p w14:paraId="5DC39BAF" w14:textId="77777777" w:rsidR="003310CD" w:rsidRPr="003310CD" w:rsidRDefault="003310CD" w:rsidP="003310CD">
      <w:r w:rsidRPr="003310CD">
        <w:rPr>
          <w:b/>
          <w:bCs/>
        </w:rPr>
        <w:t>③ Từ chối / thoái thác lịch sự</w:t>
      </w:r>
    </w:p>
    <w:p w14:paraId="3438810F" w14:textId="77777777" w:rsidR="003310CD" w:rsidRPr="003310CD" w:rsidRDefault="003310CD" w:rsidP="003310CD">
      <w:r w:rsidRPr="003310CD">
        <w:t>오늘은</w:t>
      </w:r>
      <w:r w:rsidRPr="003310CD">
        <w:t xml:space="preserve"> </w:t>
      </w:r>
      <w:r w:rsidRPr="003310CD">
        <w:t>좀</w:t>
      </w:r>
      <w:r w:rsidRPr="003310CD">
        <w:t xml:space="preserve"> </w:t>
      </w:r>
      <w:r w:rsidRPr="003310CD">
        <w:t>힘들</w:t>
      </w:r>
      <w:r w:rsidRPr="003310CD">
        <w:t xml:space="preserve"> </w:t>
      </w:r>
      <w:r w:rsidRPr="003310CD">
        <w:t>것</w:t>
      </w:r>
      <w:r w:rsidRPr="003310CD">
        <w:t> </w:t>
      </w:r>
      <w:r w:rsidRPr="003310CD">
        <w:rPr>
          <w:b/>
          <w:bCs/>
        </w:rPr>
        <w:t>같아요</w:t>
      </w:r>
      <w:r w:rsidRPr="003310CD">
        <w:t>. </w:t>
      </w:r>
      <w:r w:rsidRPr="003310CD">
        <w:rPr>
          <w:i/>
          <w:iCs/>
        </w:rPr>
        <w:t>Hôm nay có vẻ hơi khó.</w:t>
      </w:r>
      <w:r w:rsidRPr="003310CD">
        <w:t> </w:t>
      </w:r>
      <w:r w:rsidRPr="003310CD">
        <w:rPr>
          <w:i/>
          <w:iCs/>
        </w:rPr>
        <w:t>(= Hôm nay tôi không làm được — nói lịch sự)</w:t>
      </w:r>
    </w:p>
    <w:p w14:paraId="76BBF948" w14:textId="77777777" w:rsidR="003310CD" w:rsidRPr="003310CD" w:rsidRDefault="003310CD" w:rsidP="003310CD">
      <w:r w:rsidRPr="003310CD">
        <w:t>저는</w:t>
      </w:r>
      <w:r w:rsidRPr="003310CD">
        <w:t xml:space="preserve"> </w:t>
      </w:r>
      <w:r w:rsidRPr="003310CD">
        <w:t>못</w:t>
      </w:r>
      <w:r w:rsidRPr="003310CD">
        <w:t xml:space="preserve"> </w:t>
      </w:r>
      <w:r w:rsidRPr="003310CD">
        <w:t>갈</w:t>
      </w:r>
      <w:r w:rsidRPr="003310CD">
        <w:t xml:space="preserve"> </w:t>
      </w:r>
      <w:r w:rsidRPr="003310CD">
        <w:t>것</w:t>
      </w:r>
      <w:r w:rsidRPr="003310CD">
        <w:t> </w:t>
      </w:r>
      <w:r w:rsidRPr="003310CD">
        <w:rPr>
          <w:b/>
          <w:bCs/>
        </w:rPr>
        <w:t>같아요</w:t>
      </w:r>
      <w:r w:rsidRPr="003310CD">
        <w:t>. </w:t>
      </w:r>
      <w:r w:rsidRPr="003310CD">
        <w:rPr>
          <w:i/>
          <w:iCs/>
        </w:rPr>
        <w:t>Tôi đoán là tôi không đi được.</w:t>
      </w:r>
    </w:p>
    <w:p w14:paraId="24574162" w14:textId="77777777" w:rsidR="003310CD" w:rsidRPr="003310CD" w:rsidRDefault="003310CD" w:rsidP="003310CD">
      <w:r w:rsidRPr="003310CD">
        <w:rPr>
          <w:rFonts w:ascii="Segoe UI Emoji" w:hAnsi="Segoe UI Emoji" w:cs="Segoe UI Emoji"/>
        </w:rPr>
        <w:t>💡</w:t>
      </w:r>
      <w:r w:rsidRPr="003310CD">
        <w:t xml:space="preserve"> Người Hàn </w:t>
      </w:r>
      <w:r w:rsidRPr="003310CD">
        <w:rPr>
          <w:b/>
          <w:bCs/>
        </w:rPr>
        <w:t>rất hay dùng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ㄹ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것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같다</w:t>
      </w:r>
      <w:r w:rsidRPr="003310CD">
        <w:rPr>
          <w:b/>
          <w:bCs/>
        </w:rPr>
        <w:t xml:space="preserve"> để từ chối lịch sự</w:t>
      </w:r>
      <w:r w:rsidRPr="003310CD">
        <w:t> thay vì nói thẳng!</w:t>
      </w:r>
    </w:p>
    <w:p w14:paraId="42741AC0" w14:textId="77777777" w:rsidR="003310CD" w:rsidRPr="003310CD" w:rsidRDefault="003310CD" w:rsidP="003310CD">
      <w:r w:rsidRPr="003310CD">
        <w:pict w14:anchorId="2FAA3CAE">
          <v:rect id="_x0000_i2846" style="width:0;height:0" o:hralign="center" o:hrstd="t" o:hr="t" fillcolor="#a0a0a0" stroked="f"/>
        </w:pict>
      </w:r>
    </w:p>
    <w:p w14:paraId="7B3322E5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🔷</w:t>
      </w:r>
      <w:r w:rsidRPr="003310CD">
        <w:rPr>
          <w:b/>
          <w:bCs/>
        </w:rPr>
        <w:t xml:space="preserve"> No.39 —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ㄹ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것이다</w:t>
      </w:r>
      <w:r w:rsidRPr="003310CD">
        <w:rPr>
          <w:b/>
          <w:bCs/>
        </w:rPr>
        <w:t xml:space="preserve"> /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ㄹ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거예요</w:t>
      </w:r>
    </w:p>
    <w:p w14:paraId="73CEA1A6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Công thức</w:t>
      </w:r>
    </w:p>
    <w:p w14:paraId="591C6440" w14:textId="77777777" w:rsidR="003310CD" w:rsidRPr="003310CD" w:rsidRDefault="003310CD" w:rsidP="003310CD">
      <w:r w:rsidRPr="003310CD">
        <w:t>Động từ / Tính từ + (</w:t>
      </w:r>
      <w:r w:rsidRPr="003310CD">
        <w:t>으</w:t>
      </w:r>
      <w:r w:rsidRPr="003310CD">
        <w:t>)</w:t>
      </w:r>
      <w:r w:rsidRPr="003310CD">
        <w:t>ㄹ</w:t>
      </w:r>
      <w:r w:rsidRPr="003310CD">
        <w:t xml:space="preserve"> </w:t>
      </w:r>
      <w:r w:rsidRPr="003310CD">
        <w:t>것이다</w:t>
      </w:r>
      <w:r w:rsidRPr="003310CD">
        <w:t xml:space="preserve">   ← văn viết / trang trọng</w:t>
      </w:r>
    </w:p>
    <w:p w14:paraId="313ECA56" w14:textId="77777777" w:rsidR="003310CD" w:rsidRPr="003310CD" w:rsidRDefault="003310CD" w:rsidP="003310CD">
      <w:r w:rsidRPr="003310CD">
        <w:t>Động từ / Tính từ + (</w:t>
      </w:r>
      <w:r w:rsidRPr="003310CD">
        <w:t>으</w:t>
      </w:r>
      <w:r w:rsidRPr="003310CD">
        <w:t>)</w:t>
      </w:r>
      <w:r w:rsidRPr="003310CD">
        <w:t>ㄹ</w:t>
      </w:r>
      <w:r w:rsidRPr="003310CD">
        <w:t xml:space="preserve"> </w:t>
      </w:r>
      <w:r w:rsidRPr="003310CD">
        <w:t>거예요</w:t>
      </w:r>
      <w:r w:rsidRPr="003310CD">
        <w:t xml:space="preserve">   ← khẩu ngữ (rút gọn)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1519"/>
        <w:gridCol w:w="1519"/>
      </w:tblGrid>
      <w:tr w:rsidR="003310CD" w:rsidRPr="003310CD" w14:paraId="3C3A5B75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0E50BF9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Gốc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E093B46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Trang trọng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333FB3E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Khẩu ngữ</w:t>
            </w:r>
          </w:p>
        </w:tc>
      </w:tr>
      <w:tr w:rsidR="003310CD" w:rsidRPr="003310CD" w14:paraId="6177A47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5D35A7E" w14:textId="77777777" w:rsidR="003310CD" w:rsidRPr="003310CD" w:rsidRDefault="003310CD" w:rsidP="003310CD">
            <w:r w:rsidRPr="003310CD">
              <w:t>가다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8435616" w14:textId="77777777" w:rsidR="003310CD" w:rsidRPr="003310CD" w:rsidRDefault="003310CD" w:rsidP="003310CD">
            <w:r w:rsidRPr="003310CD">
              <w:t>갈</w:t>
            </w:r>
            <w:r w:rsidRPr="003310CD">
              <w:t xml:space="preserve"> </w:t>
            </w:r>
            <w:r w:rsidRPr="003310CD">
              <w:t>것이다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A4A5A52" w14:textId="77777777" w:rsidR="003310CD" w:rsidRPr="003310CD" w:rsidRDefault="003310CD" w:rsidP="003310CD">
            <w:r w:rsidRPr="003310CD">
              <w:rPr>
                <w:b/>
                <w:bCs/>
              </w:rPr>
              <w:t>갈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거예요</w:t>
            </w:r>
          </w:p>
        </w:tc>
      </w:tr>
      <w:tr w:rsidR="003310CD" w:rsidRPr="003310CD" w14:paraId="0A959C1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5EDA7FF" w14:textId="77777777" w:rsidR="003310CD" w:rsidRPr="003310CD" w:rsidRDefault="003310CD" w:rsidP="003310CD">
            <w:r w:rsidRPr="003310CD">
              <w:t>먹다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952CD02" w14:textId="77777777" w:rsidR="003310CD" w:rsidRPr="003310CD" w:rsidRDefault="003310CD" w:rsidP="003310CD">
            <w:r w:rsidRPr="003310CD">
              <w:t>먹을</w:t>
            </w:r>
            <w:r w:rsidRPr="003310CD">
              <w:t xml:space="preserve"> </w:t>
            </w:r>
            <w:r w:rsidRPr="003310CD">
              <w:t>것이다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88FAABC" w14:textId="77777777" w:rsidR="003310CD" w:rsidRPr="003310CD" w:rsidRDefault="003310CD" w:rsidP="003310CD">
            <w:r w:rsidRPr="003310CD">
              <w:rPr>
                <w:b/>
                <w:bCs/>
              </w:rPr>
              <w:t>먹을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거예요</w:t>
            </w:r>
          </w:p>
        </w:tc>
      </w:tr>
      <w:tr w:rsidR="003310CD" w:rsidRPr="003310CD" w14:paraId="2C941B4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891846F" w14:textId="77777777" w:rsidR="003310CD" w:rsidRPr="003310CD" w:rsidRDefault="003310CD" w:rsidP="003310CD">
            <w:r w:rsidRPr="003310CD">
              <w:t>맛있다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1924FA4" w14:textId="77777777" w:rsidR="003310CD" w:rsidRPr="003310CD" w:rsidRDefault="003310CD" w:rsidP="003310CD">
            <w:r w:rsidRPr="003310CD">
              <w:t>맛있을</w:t>
            </w:r>
            <w:r w:rsidRPr="003310CD">
              <w:t xml:space="preserve"> </w:t>
            </w:r>
            <w:r w:rsidRPr="003310CD">
              <w:t>것이다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506450F" w14:textId="77777777" w:rsidR="003310CD" w:rsidRPr="003310CD" w:rsidRDefault="003310CD" w:rsidP="003310CD">
            <w:r w:rsidRPr="003310CD">
              <w:rPr>
                <w:b/>
                <w:bCs/>
              </w:rPr>
              <w:t>맛있을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거예요</w:t>
            </w:r>
          </w:p>
        </w:tc>
      </w:tr>
    </w:tbl>
    <w:p w14:paraId="48E8446B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Cách Dùng</w:t>
      </w:r>
    </w:p>
    <w:p w14:paraId="1195A8D9" w14:textId="77777777" w:rsidR="003310CD" w:rsidRPr="003310CD" w:rsidRDefault="003310CD" w:rsidP="003310CD">
      <w:r w:rsidRPr="003310CD">
        <w:rPr>
          <w:b/>
          <w:bCs/>
        </w:rPr>
        <w:t xml:space="preserve">① Khẳng định tương lai — chắc chắn hơn </w:t>
      </w:r>
      <w:r w:rsidRPr="003310CD">
        <w:rPr>
          <w:b/>
          <w:bCs/>
        </w:rPr>
        <w:t>것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같다</w:t>
      </w:r>
    </w:p>
    <w:p w14:paraId="357B367E" w14:textId="77777777" w:rsidR="003310CD" w:rsidRPr="003310CD" w:rsidRDefault="003310CD" w:rsidP="003310CD">
      <w:r w:rsidRPr="003310CD">
        <w:t>여기</w:t>
      </w:r>
      <w:r w:rsidRPr="003310CD">
        <w:t xml:space="preserve"> </w:t>
      </w:r>
      <w:r w:rsidRPr="003310CD">
        <w:t>식당은</w:t>
      </w:r>
      <w:r w:rsidRPr="003310CD">
        <w:t xml:space="preserve"> </w:t>
      </w:r>
      <w:r w:rsidRPr="003310CD">
        <w:t>맛있을</w:t>
      </w:r>
      <w:r w:rsidRPr="003310CD">
        <w:t xml:space="preserve"> </w:t>
      </w:r>
      <w:r w:rsidRPr="003310CD">
        <w:t>거예요</w:t>
      </w:r>
      <w:r w:rsidRPr="003310CD">
        <w:t>. </w:t>
      </w:r>
      <w:r w:rsidRPr="003310CD">
        <w:rPr>
          <w:i/>
          <w:iCs/>
        </w:rPr>
        <w:t>Nhà hàng ở đây chắc chắn sẽ ngon.</w:t>
      </w:r>
      <w:r w:rsidRPr="003310CD">
        <w:t> </w:t>
      </w:r>
      <w:r w:rsidRPr="003310CD">
        <w:rPr>
          <w:i/>
          <w:iCs/>
        </w:rPr>
        <w:t>(Tôi tin tưởng điều này — không chỉ đoán mơ hồ)</w:t>
      </w:r>
    </w:p>
    <w:p w14:paraId="52E65950" w14:textId="77777777" w:rsidR="003310CD" w:rsidRPr="003310CD" w:rsidRDefault="003310CD" w:rsidP="003310CD">
      <w:r w:rsidRPr="003310CD">
        <w:lastRenderedPageBreak/>
        <w:t>내일</w:t>
      </w:r>
      <w:r w:rsidRPr="003310CD">
        <w:t xml:space="preserve"> </w:t>
      </w:r>
      <w:r w:rsidRPr="003310CD">
        <w:t>날씨가</w:t>
      </w:r>
      <w:r w:rsidRPr="003310CD">
        <w:t xml:space="preserve"> </w:t>
      </w:r>
      <w:r w:rsidRPr="003310CD">
        <w:t>좋을</w:t>
      </w:r>
      <w:r w:rsidRPr="003310CD">
        <w:t xml:space="preserve"> </w:t>
      </w:r>
      <w:r w:rsidRPr="003310CD">
        <w:t>거예요</w:t>
      </w:r>
      <w:r w:rsidRPr="003310CD">
        <w:t>. </w:t>
      </w:r>
      <w:r w:rsidRPr="003310CD">
        <w:rPr>
          <w:i/>
          <w:iCs/>
        </w:rPr>
        <w:t>Ngày mai thời tiết sẽ đẹp.</w:t>
      </w:r>
    </w:p>
    <w:p w14:paraId="69FD2E39" w14:textId="77777777" w:rsidR="003310CD" w:rsidRPr="003310CD" w:rsidRDefault="003310CD" w:rsidP="003310CD">
      <w:r w:rsidRPr="003310CD">
        <w:rPr>
          <w:b/>
          <w:bCs/>
        </w:rPr>
        <w:t>② Kế hoạch / ý định chắc chắn</w:t>
      </w:r>
    </w:p>
    <w:p w14:paraId="30E32A95" w14:textId="77777777" w:rsidR="003310CD" w:rsidRPr="003310CD" w:rsidRDefault="003310CD" w:rsidP="003310CD">
      <w:r w:rsidRPr="003310CD">
        <w:t>저는</w:t>
      </w:r>
      <w:r w:rsidRPr="003310CD">
        <w:t xml:space="preserve"> </w:t>
      </w:r>
      <w:r w:rsidRPr="003310CD">
        <w:t>한국에</w:t>
      </w:r>
      <w:r w:rsidRPr="003310CD">
        <w:t xml:space="preserve"> </w:t>
      </w:r>
      <w:r w:rsidRPr="003310CD">
        <w:t>갈</w:t>
      </w:r>
      <w:r w:rsidRPr="003310CD">
        <w:t xml:space="preserve"> </w:t>
      </w:r>
      <w:r w:rsidRPr="003310CD">
        <w:t>거예요</w:t>
      </w:r>
      <w:r w:rsidRPr="003310CD">
        <w:t>. </w:t>
      </w:r>
      <w:r w:rsidRPr="003310CD">
        <w:rPr>
          <w:i/>
          <w:iCs/>
        </w:rPr>
        <w:t>Tôi sẽ đến Hàn Quốc.</w:t>
      </w:r>
    </w:p>
    <w:p w14:paraId="15E562DC" w14:textId="77777777" w:rsidR="003310CD" w:rsidRPr="003310CD" w:rsidRDefault="003310CD" w:rsidP="003310CD">
      <w:r w:rsidRPr="003310CD">
        <w:t>내년에</w:t>
      </w:r>
      <w:r w:rsidRPr="003310CD">
        <w:t xml:space="preserve"> </w:t>
      </w:r>
      <w:r w:rsidRPr="003310CD">
        <w:t>결혼할</w:t>
      </w:r>
      <w:r w:rsidRPr="003310CD">
        <w:t xml:space="preserve"> </w:t>
      </w:r>
      <w:r w:rsidRPr="003310CD">
        <w:t>거예요</w:t>
      </w:r>
      <w:r w:rsidRPr="003310CD">
        <w:t>. </w:t>
      </w:r>
      <w:r w:rsidRPr="003310CD">
        <w:rPr>
          <w:i/>
          <w:iCs/>
        </w:rPr>
        <w:t>Năm sau tôi sẽ kết hôn.</w:t>
      </w:r>
    </w:p>
    <w:p w14:paraId="1C0E4566" w14:textId="77777777" w:rsidR="003310CD" w:rsidRPr="003310CD" w:rsidRDefault="003310CD" w:rsidP="003310CD">
      <w:r w:rsidRPr="003310CD">
        <w:rPr>
          <w:b/>
          <w:bCs/>
        </w:rPr>
        <w:t>③ Dự đoán với độ chắc chắn cao</w:t>
      </w:r>
    </w:p>
    <w:p w14:paraId="6A892BB9" w14:textId="77777777" w:rsidR="003310CD" w:rsidRPr="003310CD" w:rsidRDefault="003310CD" w:rsidP="003310CD">
      <w:r w:rsidRPr="003310CD">
        <w:t>그</w:t>
      </w:r>
      <w:r w:rsidRPr="003310CD">
        <w:t xml:space="preserve"> </w:t>
      </w:r>
      <w:r w:rsidRPr="003310CD">
        <w:t>사람은</w:t>
      </w:r>
      <w:r w:rsidRPr="003310CD">
        <w:t xml:space="preserve"> </w:t>
      </w:r>
      <w:r w:rsidRPr="003310CD">
        <w:t>분명히</w:t>
      </w:r>
      <w:r w:rsidRPr="003310CD">
        <w:t xml:space="preserve"> </w:t>
      </w:r>
      <w:r w:rsidRPr="003310CD">
        <w:t>알고</w:t>
      </w:r>
      <w:r w:rsidRPr="003310CD">
        <w:t xml:space="preserve"> </w:t>
      </w:r>
      <w:r w:rsidRPr="003310CD">
        <w:t>있을</w:t>
      </w:r>
      <w:r w:rsidRPr="003310CD">
        <w:t xml:space="preserve"> </w:t>
      </w:r>
      <w:r w:rsidRPr="003310CD">
        <w:t>거예요</w:t>
      </w:r>
      <w:r w:rsidRPr="003310CD">
        <w:t>. </w:t>
      </w:r>
      <w:r w:rsidRPr="003310CD">
        <w:rPr>
          <w:i/>
          <w:iCs/>
        </w:rPr>
        <w:t>Người đó chắc chắn sẽ biết.</w:t>
      </w:r>
    </w:p>
    <w:p w14:paraId="2B5F57F6" w14:textId="77777777" w:rsidR="003310CD" w:rsidRPr="003310CD" w:rsidRDefault="003310CD" w:rsidP="003310CD">
      <w:r w:rsidRPr="003310CD">
        <w:pict w14:anchorId="30E6ABB7">
          <v:rect id="_x0000_i2847" style="width:0;height:0" o:hralign="center" o:hrstd="t" o:hr="t" fillcolor="#a0a0a0" stroked="f"/>
        </w:pict>
      </w:r>
    </w:p>
    <w:p w14:paraId="03BE4699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🔶</w:t>
      </w:r>
      <w:r w:rsidRPr="003310CD">
        <w:rPr>
          <w:b/>
          <w:bCs/>
        </w:rPr>
        <w:t xml:space="preserve"> So Sánh 3 Cấu Trúc — Trực Tiếp</w:t>
      </w:r>
    </w:p>
    <w:p w14:paraId="35A700F9" w14:textId="77777777" w:rsidR="003310CD" w:rsidRPr="003310CD" w:rsidRDefault="003310CD" w:rsidP="003310CD">
      <w:pPr>
        <w:rPr>
          <w:b/>
          <w:bCs/>
        </w:rPr>
      </w:pPr>
      <w:r w:rsidRPr="003310CD">
        <w:rPr>
          <w:b/>
          <w:bCs/>
        </w:rPr>
        <w:t>Cùng tình huống: </w:t>
      </w:r>
      <w:r w:rsidRPr="003310CD">
        <w:rPr>
          <w:b/>
          <w:bCs/>
          <w:i/>
          <w:iCs/>
        </w:rPr>
        <w:t>Nhìn bầu trời</w:t>
      </w:r>
      <w:r w:rsidRPr="003310CD">
        <w:rPr>
          <w:b/>
          <w:bCs/>
          <w:i/>
          <w:iCs/>
        </w:rPr>
        <w:t>흐린</w:t>
      </w:r>
      <w:r w:rsidRPr="003310CD">
        <w:rPr>
          <w:b/>
          <w:bCs/>
          <w:i/>
          <w:iCs/>
        </w:rPr>
        <w:t xml:space="preserve"> (</w:t>
      </w:r>
      <w:r w:rsidRPr="003310CD">
        <w:rPr>
          <w:b/>
          <w:bCs/>
          <w:i/>
          <w:iCs/>
        </w:rPr>
        <w:t>흐리다</w:t>
      </w:r>
      <w:r w:rsidRPr="003310CD">
        <w:rPr>
          <w:b/>
          <w:bCs/>
          <w:i/>
          <w:iCs/>
        </w:rPr>
        <w:t xml:space="preserve"> = u ám)</w:t>
      </w:r>
    </w:p>
    <w:p w14:paraId="62DD1C6F" w14:textId="77777777" w:rsidR="003310CD" w:rsidRPr="003310CD" w:rsidRDefault="003310CD" w:rsidP="003310CD">
      <w:r w:rsidRPr="003310CD">
        <w:rPr>
          <w:b/>
          <w:bCs/>
        </w:rPr>
        <w:t>비가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오는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것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같아요</w:t>
      </w:r>
      <w:r w:rsidRPr="003310CD">
        <w:rPr>
          <w:b/>
          <w:bCs/>
        </w:rPr>
        <w:t>.</w:t>
      </w:r>
      <w:r w:rsidRPr="003310CD">
        <w:t> → </w:t>
      </w:r>
      <w:r w:rsidRPr="003310CD">
        <w:rPr>
          <w:i/>
          <w:iCs/>
        </w:rPr>
        <w:t>Có vẻ đang mưa.</w:t>
      </w:r>
      <w:r w:rsidRPr="003310CD">
        <w:t> (nhìn thấy ngay lúc này)</w:t>
      </w:r>
    </w:p>
    <w:p w14:paraId="5798AF35" w14:textId="77777777" w:rsidR="003310CD" w:rsidRPr="003310CD" w:rsidRDefault="003310CD" w:rsidP="003310CD">
      <w:r w:rsidRPr="003310CD">
        <w:rPr>
          <w:b/>
          <w:bCs/>
        </w:rPr>
        <w:t>비가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올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것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같아요</w:t>
      </w:r>
      <w:r w:rsidRPr="003310CD">
        <w:rPr>
          <w:b/>
          <w:bCs/>
        </w:rPr>
        <w:t>.</w:t>
      </w:r>
      <w:r w:rsidRPr="003310CD">
        <w:t> → </w:t>
      </w:r>
      <w:r w:rsidRPr="003310CD">
        <w:rPr>
          <w:i/>
          <w:iCs/>
        </w:rPr>
        <w:t>Tôi đoán sắp mưa.</w:t>
      </w:r>
      <w:r w:rsidRPr="003310CD">
        <w:t> (chưa mưa nhưng dự báo)</w:t>
      </w:r>
    </w:p>
    <w:p w14:paraId="178658C7" w14:textId="77777777" w:rsidR="003310CD" w:rsidRPr="003310CD" w:rsidRDefault="003310CD" w:rsidP="003310CD">
      <w:r w:rsidRPr="003310CD">
        <w:rPr>
          <w:b/>
          <w:bCs/>
        </w:rPr>
        <w:t>비가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올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거예요</w:t>
      </w:r>
      <w:r w:rsidRPr="003310CD">
        <w:rPr>
          <w:b/>
          <w:bCs/>
        </w:rPr>
        <w:t>.</w:t>
      </w:r>
      <w:r w:rsidRPr="003310CD">
        <w:t> → </w:t>
      </w:r>
      <w:r w:rsidRPr="003310CD">
        <w:rPr>
          <w:i/>
          <w:iCs/>
        </w:rPr>
        <w:t>Trời sẽ mưa thôi.</w:t>
      </w:r>
      <w:r w:rsidRPr="003310CD">
        <w:t> (khá tự tin về điều này)</w:t>
      </w:r>
    </w:p>
    <w:p w14:paraId="18087993" w14:textId="77777777" w:rsidR="003310CD" w:rsidRPr="003310CD" w:rsidRDefault="003310CD" w:rsidP="003310CD">
      <w:r w:rsidRPr="003310CD">
        <w:pict w14:anchorId="1C56506B">
          <v:rect id="_x0000_i2848" style="width:0;height:0" o:hralign="center" o:hrstd="t" o:hr="t" fillcolor="#a0a0a0" stroked="f"/>
        </w:pict>
      </w:r>
    </w:p>
    <w:p w14:paraId="182CC77C" w14:textId="77777777" w:rsidR="003310CD" w:rsidRPr="003310CD" w:rsidRDefault="003310CD" w:rsidP="003310CD">
      <w:pPr>
        <w:rPr>
          <w:b/>
          <w:bCs/>
        </w:rPr>
      </w:pPr>
      <w:r w:rsidRPr="003310CD">
        <w:rPr>
          <w:b/>
          <w:bCs/>
        </w:rPr>
        <w:t>Bảng So Sánh Chi Tiết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4"/>
        <w:gridCol w:w="2076"/>
        <w:gridCol w:w="2403"/>
        <w:gridCol w:w="2099"/>
      </w:tblGrid>
      <w:tr w:rsidR="003310CD" w:rsidRPr="003310CD" w14:paraId="51A657D5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8ED93AD" w14:textId="77777777" w:rsidR="003310CD" w:rsidRPr="003310CD" w:rsidRDefault="003310CD" w:rsidP="003310CD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D470D18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(</w:t>
            </w:r>
            <w:r w:rsidRPr="003310CD">
              <w:rPr>
                <w:b/>
                <w:bCs/>
              </w:rPr>
              <w:t>으</w:t>
            </w:r>
            <w:r w:rsidRPr="003310CD">
              <w:rPr>
                <w:b/>
                <w:bCs/>
              </w:rPr>
              <w:t>)</w:t>
            </w:r>
            <w:r w:rsidRPr="003310CD">
              <w:rPr>
                <w:b/>
                <w:bCs/>
              </w:rPr>
              <w:t>ㄴ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것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같다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9CE22DE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(</w:t>
            </w:r>
            <w:r w:rsidRPr="003310CD">
              <w:rPr>
                <w:b/>
                <w:bCs/>
              </w:rPr>
              <w:t>으</w:t>
            </w:r>
            <w:r w:rsidRPr="003310CD">
              <w:rPr>
                <w:b/>
                <w:bCs/>
              </w:rPr>
              <w:t>)</w:t>
            </w:r>
            <w:r w:rsidRPr="003310CD">
              <w:rPr>
                <w:b/>
                <w:bCs/>
              </w:rPr>
              <w:t>ㄹ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것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같다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41C6DA0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(</w:t>
            </w:r>
            <w:r w:rsidRPr="003310CD">
              <w:rPr>
                <w:b/>
                <w:bCs/>
              </w:rPr>
              <w:t>으</w:t>
            </w:r>
            <w:r w:rsidRPr="003310CD">
              <w:rPr>
                <w:b/>
                <w:bCs/>
              </w:rPr>
              <w:t>)</w:t>
            </w:r>
            <w:r w:rsidRPr="003310CD">
              <w:rPr>
                <w:b/>
                <w:bCs/>
              </w:rPr>
              <w:t>ㄹ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거예요</w:t>
            </w:r>
          </w:p>
        </w:tc>
      </w:tr>
      <w:tr w:rsidR="003310CD" w:rsidRPr="003310CD" w14:paraId="20F9CFD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58475DF" w14:textId="77777777" w:rsidR="003310CD" w:rsidRPr="003310CD" w:rsidRDefault="003310CD" w:rsidP="003310CD">
            <w:r w:rsidRPr="003310CD">
              <w:t>Thời điểm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5AAD0A3" w14:textId="77777777" w:rsidR="003310CD" w:rsidRPr="003310CD" w:rsidRDefault="003310CD" w:rsidP="003310CD">
            <w:r w:rsidRPr="003310CD">
              <w:t>Hiện tại / quá khứ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512FB52" w14:textId="77777777" w:rsidR="003310CD" w:rsidRPr="003310CD" w:rsidRDefault="003310CD" w:rsidP="003310CD">
            <w:r w:rsidRPr="003310CD">
              <w:t>Tương lai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440473D" w14:textId="77777777" w:rsidR="003310CD" w:rsidRPr="003310CD" w:rsidRDefault="003310CD" w:rsidP="003310CD">
            <w:r w:rsidRPr="003310CD">
              <w:t>Tương lai</w:t>
            </w:r>
          </w:p>
        </w:tc>
      </w:tr>
      <w:tr w:rsidR="003310CD" w:rsidRPr="003310CD" w14:paraId="2E90D2A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AA66AE8" w14:textId="77777777" w:rsidR="003310CD" w:rsidRPr="003310CD" w:rsidRDefault="003310CD" w:rsidP="003310CD">
            <w:r w:rsidRPr="003310CD">
              <w:t>Mức chắc chắn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D6001EC" w14:textId="77777777" w:rsidR="003310CD" w:rsidRPr="003310CD" w:rsidRDefault="003310CD" w:rsidP="003310CD">
            <w:r w:rsidRPr="003310CD">
              <w:rPr>
                <w:rFonts w:ascii="Segoe UI Emoji" w:hAnsi="Segoe UI Emoji" w:cs="Segoe UI Emoji"/>
              </w:rPr>
              <w:t>🟡</w:t>
            </w:r>
            <w:r w:rsidRPr="003310CD">
              <w:t xml:space="preserve"> Thấp~Trung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736AB0D" w14:textId="77777777" w:rsidR="003310CD" w:rsidRPr="003310CD" w:rsidRDefault="003310CD" w:rsidP="003310CD">
            <w:r w:rsidRPr="003310CD">
              <w:rPr>
                <w:rFonts w:ascii="Segoe UI Emoji" w:hAnsi="Segoe UI Emoji" w:cs="Segoe UI Emoji"/>
              </w:rPr>
              <w:t>🟠</w:t>
            </w:r>
            <w:r w:rsidRPr="003310CD">
              <w:t xml:space="preserve"> Trung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74CF648" w14:textId="77777777" w:rsidR="003310CD" w:rsidRPr="003310CD" w:rsidRDefault="003310CD" w:rsidP="003310CD">
            <w:r w:rsidRPr="003310CD">
              <w:rPr>
                <w:rFonts w:ascii="Segoe UI Emoji" w:hAnsi="Segoe UI Emoji" w:cs="Segoe UI Emoji"/>
              </w:rPr>
              <w:t>🟢</w:t>
            </w:r>
            <w:r w:rsidRPr="003310CD">
              <w:t xml:space="preserve"> Cao</w:t>
            </w:r>
          </w:p>
        </w:tc>
      </w:tr>
      <w:tr w:rsidR="003310CD" w:rsidRPr="003310CD" w14:paraId="54EEE54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4EDB70C" w14:textId="77777777" w:rsidR="003310CD" w:rsidRPr="003310CD" w:rsidRDefault="003310CD" w:rsidP="003310CD">
            <w:r w:rsidRPr="003310CD">
              <w:t>Cơ sở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E93F631" w14:textId="77777777" w:rsidR="003310CD" w:rsidRPr="003310CD" w:rsidRDefault="003310CD" w:rsidP="003310CD">
            <w:r w:rsidRPr="003310CD">
              <w:t>Đang nhìn thấy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D587D6E" w14:textId="77777777" w:rsidR="003310CD" w:rsidRPr="003310CD" w:rsidRDefault="003310CD" w:rsidP="003310CD">
            <w:r w:rsidRPr="003310CD">
              <w:t>Dự đoán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6D0D7AD" w14:textId="77777777" w:rsidR="003310CD" w:rsidRPr="003310CD" w:rsidRDefault="003310CD" w:rsidP="003310CD">
            <w:r w:rsidRPr="003310CD">
              <w:t>Tin tưởng / kế hoạch</w:t>
            </w:r>
          </w:p>
        </w:tc>
      </w:tr>
      <w:tr w:rsidR="003310CD" w:rsidRPr="003310CD" w14:paraId="03531A5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BDEE866" w14:textId="77777777" w:rsidR="003310CD" w:rsidRPr="003310CD" w:rsidRDefault="003310CD" w:rsidP="003310CD">
            <w:r w:rsidRPr="003310CD">
              <w:t>Sắc thái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1868AD0" w14:textId="77777777" w:rsidR="003310CD" w:rsidRPr="003310CD" w:rsidRDefault="003310CD" w:rsidP="003310CD">
            <w:r w:rsidRPr="003310CD">
              <w:t>Nhận xét nhẹ nhàng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1882DD9" w14:textId="77777777" w:rsidR="003310CD" w:rsidRPr="003310CD" w:rsidRDefault="003310CD" w:rsidP="003310CD">
            <w:r w:rsidRPr="003310CD">
              <w:t>Lo lắng / từ chối lịch sự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053A0F7" w14:textId="77777777" w:rsidR="003310CD" w:rsidRPr="003310CD" w:rsidRDefault="003310CD" w:rsidP="003310CD">
            <w:r w:rsidRPr="003310CD">
              <w:t>Tự tin / kế hoạch rõ</w:t>
            </w:r>
          </w:p>
        </w:tc>
      </w:tr>
      <w:tr w:rsidR="003310CD" w:rsidRPr="003310CD" w14:paraId="1C99FD3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6267584" w14:textId="77777777" w:rsidR="003310CD" w:rsidRPr="003310CD" w:rsidRDefault="003310CD" w:rsidP="003310CD">
            <w:r w:rsidRPr="003310CD">
              <w:t>Ví dụ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C7710BD" w14:textId="77777777" w:rsidR="003310CD" w:rsidRPr="003310CD" w:rsidRDefault="003310CD" w:rsidP="003310CD">
            <w:r w:rsidRPr="003310CD">
              <w:t>비싼</w:t>
            </w:r>
            <w:r w:rsidRPr="003310CD">
              <w:t xml:space="preserve"> </w:t>
            </w:r>
            <w:r w:rsidRPr="003310CD">
              <w:t>것</w:t>
            </w:r>
            <w:r w:rsidRPr="003310CD">
              <w:t xml:space="preserve"> </w:t>
            </w:r>
            <w:r w:rsidRPr="003310CD">
              <w:t>같아요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EC9ED96" w14:textId="77777777" w:rsidR="003310CD" w:rsidRPr="003310CD" w:rsidRDefault="003310CD" w:rsidP="003310CD">
            <w:r w:rsidRPr="003310CD">
              <w:t>비쌀</w:t>
            </w:r>
            <w:r w:rsidRPr="003310CD">
              <w:t xml:space="preserve"> </w:t>
            </w:r>
            <w:r w:rsidRPr="003310CD">
              <w:t>것</w:t>
            </w:r>
            <w:r w:rsidRPr="003310CD">
              <w:t xml:space="preserve"> </w:t>
            </w:r>
            <w:r w:rsidRPr="003310CD">
              <w:t>같아요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3AC85E8" w14:textId="77777777" w:rsidR="003310CD" w:rsidRPr="003310CD" w:rsidRDefault="003310CD" w:rsidP="003310CD">
            <w:r w:rsidRPr="003310CD">
              <w:t>비쌀</w:t>
            </w:r>
            <w:r w:rsidRPr="003310CD">
              <w:t xml:space="preserve"> </w:t>
            </w:r>
            <w:r w:rsidRPr="003310CD">
              <w:t>거예요</w:t>
            </w:r>
          </w:p>
        </w:tc>
      </w:tr>
    </w:tbl>
    <w:p w14:paraId="5A93B19E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⚠️</w:t>
      </w:r>
      <w:r w:rsidRPr="003310CD">
        <w:rPr>
          <w:b/>
          <w:bCs/>
        </w:rPr>
        <w:t xml:space="preserve"> Điểm Hay Ra Thi &amp; Dễ Nhầm</w:t>
      </w:r>
    </w:p>
    <w:p w14:paraId="6F11F2A8" w14:textId="77777777" w:rsidR="003310CD" w:rsidRPr="003310CD" w:rsidRDefault="003310CD" w:rsidP="003310CD">
      <w:r w:rsidRPr="003310CD">
        <w:rPr>
          <w:b/>
          <w:bCs/>
        </w:rPr>
        <w:t>① Bẫy biến hình tính từ vs động từ:</w:t>
      </w:r>
    </w:p>
    <w:p w14:paraId="1E970554" w14:textId="77777777" w:rsidR="003310CD" w:rsidRPr="003310CD" w:rsidRDefault="003310CD" w:rsidP="003310CD">
      <w:r w:rsidRPr="003310CD">
        <w:lastRenderedPageBreak/>
        <w:t>크다</w:t>
      </w:r>
      <w:r w:rsidRPr="003310CD">
        <w:t xml:space="preserve"> (to/lớn — tính từ) → </w:t>
      </w:r>
      <w:r w:rsidRPr="003310CD">
        <w:t>크</w:t>
      </w:r>
      <w:r w:rsidRPr="003310CD">
        <w:t xml:space="preserve"> + </w:t>
      </w:r>
      <w:r w:rsidRPr="003310CD">
        <w:rPr>
          <w:b/>
          <w:bCs/>
        </w:rPr>
        <w:t>ㄴ</w:t>
      </w:r>
      <w:r w:rsidRPr="003310CD">
        <w:t> </w:t>
      </w:r>
      <w:r w:rsidRPr="003310CD">
        <w:t>것</w:t>
      </w:r>
      <w:r w:rsidRPr="003310CD">
        <w:t xml:space="preserve"> </w:t>
      </w:r>
      <w:r w:rsidRPr="003310CD">
        <w:t>같다</w:t>
      </w:r>
      <w:r w:rsidRPr="003310CD">
        <w:t xml:space="preserve"> = </w:t>
      </w:r>
      <w:r w:rsidRPr="003310CD">
        <w:rPr>
          <w:b/>
          <w:bCs/>
        </w:rPr>
        <w:t>큰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것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같다</w:t>
      </w:r>
      <w:r w:rsidRPr="003310CD">
        <w:t> </w:t>
      </w:r>
      <w:r w:rsidRPr="003310CD">
        <w:rPr>
          <w:rFonts w:ascii="Segoe UI Emoji" w:hAnsi="Segoe UI Emoji" w:cs="Segoe UI Emoji"/>
        </w:rPr>
        <w:t>✅</w:t>
      </w:r>
      <w:r w:rsidRPr="003310CD">
        <w:t xml:space="preserve"> </w:t>
      </w:r>
      <w:r w:rsidRPr="003310CD">
        <w:rPr>
          <w:rFonts w:ascii="Aptos" w:hAnsi="Aptos" w:cs="Aptos"/>
        </w:rPr>
        <w:t>→ </w:t>
      </w:r>
      <w:del w:id="4" w:author="Unknown">
        <w:r w:rsidRPr="003310CD">
          <w:delText>크는</w:delText>
        </w:r>
        <w:r w:rsidRPr="003310CD">
          <w:delText xml:space="preserve"> </w:delText>
        </w:r>
        <w:r w:rsidRPr="003310CD">
          <w:delText>것</w:delText>
        </w:r>
        <w:r w:rsidRPr="003310CD">
          <w:delText xml:space="preserve"> </w:delText>
        </w:r>
        <w:r w:rsidRPr="003310CD">
          <w:delText>같다</w:delText>
        </w:r>
      </w:del>
      <w:r w:rsidRPr="003310CD">
        <w:t> </w:t>
      </w:r>
      <w:r w:rsidRPr="003310CD">
        <w:rPr>
          <w:rFonts w:ascii="Segoe UI Emoji" w:hAnsi="Segoe UI Emoji" w:cs="Segoe UI Emoji"/>
        </w:rPr>
        <w:t>❌</w:t>
      </w:r>
      <w:r w:rsidRPr="003310CD">
        <w:t xml:space="preserve"> (t</w:t>
      </w:r>
      <w:r w:rsidRPr="003310CD">
        <w:rPr>
          <w:rFonts w:ascii="Aptos" w:hAnsi="Aptos" w:cs="Aptos"/>
        </w:rPr>
        <w:t>í</w:t>
      </w:r>
      <w:r w:rsidRPr="003310CD">
        <w:t xml:space="preserve">nh từ không dùng </w:t>
      </w:r>
      <w:r w:rsidRPr="003310CD">
        <w:t>는</w:t>
      </w:r>
      <w:r w:rsidRPr="003310CD">
        <w:t>)</w:t>
      </w:r>
    </w:p>
    <w:p w14:paraId="22B42961" w14:textId="77777777" w:rsidR="003310CD" w:rsidRPr="003310CD" w:rsidRDefault="003310CD" w:rsidP="003310CD">
      <w:r w:rsidRPr="003310CD">
        <w:t>가다</w:t>
      </w:r>
      <w:r w:rsidRPr="003310CD">
        <w:t xml:space="preserve"> (đi — động từ) → </w:t>
      </w:r>
      <w:r w:rsidRPr="003310CD">
        <w:t>가</w:t>
      </w:r>
      <w:r w:rsidRPr="003310CD">
        <w:t xml:space="preserve"> + </w:t>
      </w:r>
      <w:r w:rsidRPr="003310CD">
        <w:rPr>
          <w:b/>
          <w:bCs/>
        </w:rPr>
        <w:t>는</w:t>
      </w:r>
      <w:r w:rsidRPr="003310CD">
        <w:t> </w:t>
      </w:r>
      <w:r w:rsidRPr="003310CD">
        <w:t>것</w:t>
      </w:r>
      <w:r w:rsidRPr="003310CD">
        <w:t xml:space="preserve"> </w:t>
      </w:r>
      <w:r w:rsidRPr="003310CD">
        <w:t>같다</w:t>
      </w:r>
      <w:r w:rsidRPr="003310CD">
        <w:t xml:space="preserve"> = </w:t>
      </w:r>
      <w:r w:rsidRPr="003310CD">
        <w:rPr>
          <w:b/>
          <w:bCs/>
        </w:rPr>
        <w:t>가는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것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같다</w:t>
      </w:r>
      <w:r w:rsidRPr="003310CD">
        <w:t> </w:t>
      </w:r>
      <w:r w:rsidRPr="003310CD">
        <w:rPr>
          <w:rFonts w:ascii="Segoe UI Emoji" w:hAnsi="Segoe UI Emoji" w:cs="Segoe UI Emoji"/>
        </w:rPr>
        <w:t>✅</w:t>
      </w:r>
      <w:r w:rsidRPr="003310CD">
        <w:t xml:space="preserve"> (hiện tại) → </w:t>
      </w:r>
      <w:r w:rsidRPr="003310CD">
        <w:t>가</w:t>
      </w:r>
      <w:r w:rsidRPr="003310CD">
        <w:t xml:space="preserve"> + </w:t>
      </w:r>
      <w:r w:rsidRPr="003310CD">
        <w:rPr>
          <w:b/>
          <w:bCs/>
        </w:rPr>
        <w:t>ㄴ</w:t>
      </w:r>
      <w:r w:rsidRPr="003310CD">
        <w:t> </w:t>
      </w:r>
      <w:r w:rsidRPr="003310CD">
        <w:t>것</w:t>
      </w:r>
      <w:r w:rsidRPr="003310CD">
        <w:t xml:space="preserve"> </w:t>
      </w:r>
      <w:r w:rsidRPr="003310CD">
        <w:t>같다</w:t>
      </w:r>
      <w:r w:rsidRPr="003310CD">
        <w:t xml:space="preserve"> = </w:t>
      </w:r>
      <w:r w:rsidRPr="003310CD">
        <w:rPr>
          <w:b/>
          <w:bCs/>
        </w:rPr>
        <w:t>간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것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같다</w:t>
      </w:r>
      <w:r w:rsidRPr="003310CD">
        <w:t> </w:t>
      </w:r>
      <w:r w:rsidRPr="003310CD">
        <w:rPr>
          <w:rFonts w:ascii="Segoe UI Emoji" w:hAnsi="Segoe UI Emoji" w:cs="Segoe UI Emoji"/>
        </w:rPr>
        <w:t>✅</w:t>
      </w:r>
      <w:r w:rsidRPr="003310CD">
        <w:t xml:space="preserve"> (</w:t>
      </w:r>
      <w:r w:rsidRPr="003310CD">
        <w:rPr>
          <w:rFonts w:ascii="Aptos" w:hAnsi="Aptos" w:cs="Aptos"/>
        </w:rPr>
        <w:t>đã</w:t>
      </w:r>
      <w:r w:rsidRPr="003310CD">
        <w:t xml:space="preserve"> </w:t>
      </w:r>
      <w:r w:rsidRPr="003310CD">
        <w:rPr>
          <w:rFonts w:ascii="Aptos" w:hAnsi="Aptos" w:cs="Aptos"/>
        </w:rPr>
        <w:t>đ</w:t>
      </w:r>
      <w:r w:rsidRPr="003310CD">
        <w:t>i rồi)</w:t>
      </w:r>
    </w:p>
    <w:p w14:paraId="74A43B1D" w14:textId="77777777" w:rsidR="003310CD" w:rsidRPr="003310CD" w:rsidRDefault="003310CD" w:rsidP="003310CD">
      <w:r w:rsidRPr="003310CD">
        <w:rPr>
          <w:b/>
          <w:bCs/>
        </w:rPr>
        <w:t xml:space="preserve">② </w:t>
      </w:r>
      <w:r w:rsidRPr="003310CD">
        <w:rPr>
          <w:b/>
          <w:bCs/>
        </w:rPr>
        <w:t>ㄹ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불규칙</w:t>
      </w:r>
      <w:r w:rsidRPr="003310CD">
        <w:rPr>
          <w:b/>
          <w:bCs/>
        </w:rPr>
        <w:t xml:space="preserve"> — động từ/tính từ gốc kết thúc </w:t>
      </w:r>
      <w:r w:rsidRPr="003310CD">
        <w:rPr>
          <w:b/>
          <w:bCs/>
        </w:rPr>
        <w:t>ㄹ</w:t>
      </w:r>
      <w:r w:rsidRPr="003310CD">
        <w:rPr>
          <w:b/>
          <w:bCs/>
        </w:rPr>
        <w:t>:</w:t>
      </w:r>
    </w:p>
    <w:p w14:paraId="5B7CAF4F" w14:textId="77777777" w:rsidR="003310CD" w:rsidRPr="003310CD" w:rsidRDefault="003310CD" w:rsidP="003310CD">
      <w:r w:rsidRPr="003310CD">
        <w:t>멀다</w:t>
      </w:r>
      <w:r w:rsidRPr="003310CD">
        <w:t xml:space="preserve"> (xa) → </w:t>
      </w:r>
      <w:r w:rsidRPr="003310CD">
        <w:t>먼</w:t>
      </w:r>
      <w:r w:rsidRPr="003310CD">
        <w:t xml:space="preserve"> </w:t>
      </w:r>
      <w:r w:rsidRPr="003310CD">
        <w:t>것</w:t>
      </w:r>
      <w:r w:rsidRPr="003310CD">
        <w:t xml:space="preserve"> </w:t>
      </w:r>
      <w:r w:rsidRPr="003310CD">
        <w:t>같다</w:t>
      </w:r>
      <w:r w:rsidRPr="003310CD">
        <w:t xml:space="preserve"> </w:t>
      </w:r>
      <w:r w:rsidRPr="003310CD">
        <w:rPr>
          <w:rFonts w:ascii="Segoe UI Emoji" w:hAnsi="Segoe UI Emoji" w:cs="Segoe UI Emoji"/>
        </w:rPr>
        <w:t>✅</w:t>
      </w:r>
      <w:r w:rsidRPr="003310CD">
        <w:t xml:space="preserve"> (</w:t>
      </w:r>
      <w:r w:rsidRPr="003310CD">
        <w:t>ㄹ</w:t>
      </w:r>
      <w:r w:rsidRPr="003310CD">
        <w:t xml:space="preserve"> bị lược bỏ trước </w:t>
      </w:r>
      <w:r w:rsidRPr="003310CD">
        <w:t>ㄴ</w:t>
      </w:r>
      <w:r w:rsidRPr="003310CD">
        <w:t xml:space="preserve">) </w:t>
      </w:r>
      <w:r w:rsidRPr="003310CD">
        <w:t>살다</w:t>
      </w:r>
      <w:r w:rsidRPr="003310CD">
        <w:t xml:space="preserve"> (sống) → </w:t>
      </w:r>
      <w:r w:rsidRPr="003310CD">
        <w:t>사는</w:t>
      </w:r>
      <w:r w:rsidRPr="003310CD">
        <w:t xml:space="preserve"> </w:t>
      </w:r>
      <w:r w:rsidRPr="003310CD">
        <w:t>것</w:t>
      </w:r>
      <w:r w:rsidRPr="003310CD">
        <w:t xml:space="preserve"> </w:t>
      </w:r>
      <w:r w:rsidRPr="003310CD">
        <w:t>같다</w:t>
      </w:r>
      <w:r w:rsidRPr="003310CD">
        <w:t xml:space="preserve"> </w:t>
      </w:r>
      <w:r w:rsidRPr="003310CD">
        <w:rPr>
          <w:rFonts w:ascii="Segoe UI Emoji" w:hAnsi="Segoe UI Emoji" w:cs="Segoe UI Emoji"/>
        </w:rPr>
        <w:t>✅</w:t>
      </w:r>
      <w:r w:rsidRPr="003310CD">
        <w:t xml:space="preserve"> (</w:t>
      </w:r>
      <w:r w:rsidRPr="003310CD">
        <w:t>ㄹ</w:t>
      </w:r>
      <w:r w:rsidRPr="003310CD">
        <w:t xml:space="preserve"> bị lược bỏ trước </w:t>
      </w:r>
      <w:r w:rsidRPr="003310CD">
        <w:t>는</w:t>
      </w:r>
      <w:r w:rsidRPr="003310CD">
        <w:t>)</w:t>
      </w:r>
    </w:p>
    <w:p w14:paraId="595E5991" w14:textId="77777777" w:rsidR="003310CD" w:rsidRPr="003310CD" w:rsidRDefault="003310CD" w:rsidP="003310CD">
      <w:r w:rsidRPr="003310CD">
        <w:rPr>
          <w:b/>
          <w:bCs/>
        </w:rPr>
        <w:t>③ Đề TOPIK hay hỏi:</w:t>
      </w:r>
    </w:p>
    <w:p w14:paraId="139EF0C9" w14:textId="77777777" w:rsidR="003310CD" w:rsidRPr="003310CD" w:rsidRDefault="003310CD" w:rsidP="003310CD">
      <w:r w:rsidRPr="003310CD">
        <w:rPr>
          <w:i/>
          <w:iCs/>
        </w:rPr>
        <w:t>"Chọn câu phù hợp với ngữ cảnh"</w:t>
      </w:r>
      <w:r w:rsidRPr="003310CD">
        <w:t> Nếu ngữ cảnh là </w:t>
      </w:r>
      <w:r w:rsidRPr="003310CD">
        <w:rPr>
          <w:b/>
          <w:bCs/>
        </w:rPr>
        <w:t>đang nhìn thấy</w:t>
      </w:r>
      <w:r w:rsidRPr="003310CD">
        <w:t> → (</w:t>
      </w:r>
      <w:r w:rsidRPr="003310CD">
        <w:t>으</w:t>
      </w:r>
      <w:r w:rsidRPr="003310CD">
        <w:t>)</w:t>
      </w:r>
      <w:r w:rsidRPr="003310CD">
        <w:t>ㄴ</w:t>
      </w:r>
      <w:r w:rsidRPr="003310CD">
        <w:t xml:space="preserve"> </w:t>
      </w:r>
      <w:r w:rsidRPr="003310CD">
        <w:t>것</w:t>
      </w:r>
      <w:r w:rsidRPr="003310CD">
        <w:t xml:space="preserve"> </w:t>
      </w:r>
      <w:r w:rsidRPr="003310CD">
        <w:t>같다</w:t>
      </w:r>
      <w:r w:rsidRPr="003310CD">
        <w:t xml:space="preserve"> Nếu ngữ cảnh là </w:t>
      </w:r>
      <w:r w:rsidRPr="003310CD">
        <w:rPr>
          <w:b/>
          <w:bCs/>
        </w:rPr>
        <w:t>lo lắng / chưa xảy ra</w:t>
      </w:r>
      <w:r w:rsidRPr="003310CD">
        <w:t> → (</w:t>
      </w:r>
      <w:r w:rsidRPr="003310CD">
        <w:t>으</w:t>
      </w:r>
      <w:r w:rsidRPr="003310CD">
        <w:t>)</w:t>
      </w:r>
      <w:r w:rsidRPr="003310CD">
        <w:t>ㄹ</w:t>
      </w:r>
      <w:r w:rsidRPr="003310CD">
        <w:t xml:space="preserve"> </w:t>
      </w:r>
      <w:r w:rsidRPr="003310CD">
        <w:t>것</w:t>
      </w:r>
      <w:r w:rsidRPr="003310CD">
        <w:t xml:space="preserve"> </w:t>
      </w:r>
      <w:r w:rsidRPr="003310CD">
        <w:t>같다</w:t>
      </w:r>
      <w:r w:rsidRPr="003310CD">
        <w:t xml:space="preserve"> Nếu ngữ cảnh là </w:t>
      </w:r>
      <w:r w:rsidRPr="003310CD">
        <w:rPr>
          <w:b/>
          <w:bCs/>
        </w:rPr>
        <w:t>kế hoạch chắc chắn</w:t>
      </w:r>
      <w:r w:rsidRPr="003310CD">
        <w:t> → (</w:t>
      </w:r>
      <w:r w:rsidRPr="003310CD">
        <w:t>으</w:t>
      </w:r>
      <w:r w:rsidRPr="003310CD">
        <w:t>)</w:t>
      </w:r>
      <w:r w:rsidRPr="003310CD">
        <w:t>ㄹ</w:t>
      </w:r>
      <w:r w:rsidRPr="003310CD">
        <w:t xml:space="preserve"> </w:t>
      </w:r>
      <w:r w:rsidRPr="003310CD">
        <w:t>거예요</w:t>
      </w:r>
    </w:p>
    <w:p w14:paraId="53881214" w14:textId="77777777" w:rsidR="003310CD" w:rsidRPr="003310CD" w:rsidRDefault="003310CD" w:rsidP="003310CD">
      <w:r w:rsidRPr="003310CD">
        <w:pict w14:anchorId="3657D08B">
          <v:rect id="_x0000_i2849" style="width:0;height:0" o:hralign="center" o:hrstd="t" o:hr="t" fillcolor="#a0a0a0" stroked="f"/>
        </w:pict>
      </w:r>
    </w:p>
    <w:p w14:paraId="262A78E9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✏️</w:t>
      </w:r>
      <w:r w:rsidRPr="003310CD">
        <w:rPr>
          <w:b/>
          <w:bCs/>
        </w:rPr>
        <w:t xml:space="preserve"> Mini Quiz</w:t>
      </w:r>
    </w:p>
    <w:p w14:paraId="466D4ED9" w14:textId="77777777" w:rsidR="003310CD" w:rsidRPr="003310CD" w:rsidRDefault="003310CD" w:rsidP="003310CD">
      <w:r w:rsidRPr="003310CD">
        <w:t>Chọn cấu trúc đúng và chia đúng dạng:</w:t>
      </w:r>
    </w:p>
    <w:p w14:paraId="6A76AA41" w14:textId="77777777" w:rsidR="003310CD" w:rsidRPr="003310CD" w:rsidRDefault="003310CD" w:rsidP="003310CD">
      <w:pPr>
        <w:numPr>
          <w:ilvl w:val="0"/>
          <w:numId w:val="53"/>
        </w:numPr>
      </w:pPr>
      <w:r w:rsidRPr="003310CD">
        <w:t>저</w:t>
      </w:r>
      <w:r w:rsidRPr="003310CD">
        <w:t xml:space="preserve"> </w:t>
      </w:r>
      <w:r w:rsidRPr="003310CD">
        <w:t>구두가</w:t>
      </w:r>
      <w:r w:rsidRPr="003310CD">
        <w:t xml:space="preserve"> </w:t>
      </w:r>
      <w:r w:rsidRPr="003310CD">
        <w:t>발에</w:t>
      </w:r>
      <w:r w:rsidRPr="003310CD">
        <w:t xml:space="preserve"> ___. (</w:t>
      </w:r>
      <w:r w:rsidRPr="003310CD">
        <w:t>작다</w:t>
      </w:r>
      <w:r w:rsidRPr="003310CD">
        <w:t xml:space="preserve"> — Đôi giày kia có vẻ chật chân — đang nhìn thấy)</w:t>
      </w:r>
    </w:p>
    <w:p w14:paraId="656E6E21" w14:textId="77777777" w:rsidR="003310CD" w:rsidRPr="003310CD" w:rsidRDefault="003310CD" w:rsidP="003310CD">
      <w:pPr>
        <w:numPr>
          <w:ilvl w:val="0"/>
          <w:numId w:val="53"/>
        </w:numPr>
      </w:pPr>
      <w:r w:rsidRPr="003310CD">
        <w:t>오늘</w:t>
      </w:r>
      <w:r w:rsidRPr="003310CD">
        <w:t xml:space="preserve"> </w:t>
      </w:r>
      <w:r w:rsidRPr="003310CD">
        <w:t>길이</w:t>
      </w:r>
      <w:r w:rsidRPr="003310CD">
        <w:t xml:space="preserve"> </w:t>
      </w:r>
      <w:r w:rsidRPr="003310CD">
        <w:t>막혀서</w:t>
      </w:r>
      <w:r w:rsidRPr="003310CD">
        <w:t xml:space="preserve"> </w:t>
      </w:r>
      <w:r w:rsidRPr="003310CD">
        <w:t>약속에</w:t>
      </w:r>
      <w:r w:rsidRPr="003310CD">
        <w:t xml:space="preserve"> ___. (</w:t>
      </w:r>
      <w:r w:rsidRPr="003310CD">
        <w:t>늦다</w:t>
      </w:r>
      <w:r w:rsidRPr="003310CD">
        <w:t xml:space="preserve"> — Đường tắc nên chắc sẽ trễ — lo lắng)</w:t>
      </w:r>
    </w:p>
    <w:p w14:paraId="5883E51E" w14:textId="77777777" w:rsidR="003310CD" w:rsidRPr="003310CD" w:rsidRDefault="003310CD" w:rsidP="003310CD">
      <w:pPr>
        <w:numPr>
          <w:ilvl w:val="0"/>
          <w:numId w:val="53"/>
        </w:numPr>
      </w:pPr>
      <w:r w:rsidRPr="003310CD">
        <w:t>이</w:t>
      </w:r>
      <w:r w:rsidRPr="003310CD">
        <w:t xml:space="preserve"> </w:t>
      </w:r>
      <w:r w:rsidRPr="003310CD">
        <w:t>식당은</w:t>
      </w:r>
      <w:r w:rsidRPr="003310CD">
        <w:t xml:space="preserve"> </w:t>
      </w:r>
      <w:r w:rsidRPr="003310CD">
        <w:t>항상</w:t>
      </w:r>
      <w:r w:rsidRPr="003310CD">
        <w:t xml:space="preserve"> </w:t>
      </w:r>
      <w:r w:rsidRPr="003310CD">
        <w:t>손님이</w:t>
      </w:r>
      <w:r w:rsidRPr="003310CD">
        <w:t xml:space="preserve"> </w:t>
      </w:r>
      <w:r w:rsidRPr="003310CD">
        <w:t>많으니까</w:t>
      </w:r>
      <w:r w:rsidRPr="003310CD">
        <w:t xml:space="preserve"> </w:t>
      </w:r>
      <w:r w:rsidRPr="003310CD">
        <w:t>맛이</w:t>
      </w:r>
      <w:r w:rsidRPr="003310CD">
        <w:t xml:space="preserve"> ___. (</w:t>
      </w:r>
      <w:r w:rsidRPr="003310CD">
        <w:t>있다</w:t>
      </w:r>
      <w:r w:rsidRPr="003310CD">
        <w:t xml:space="preserve"> — Nhà hàng này lúc nào cũng đông khách nên chắc chắn ngon)</w:t>
      </w:r>
    </w:p>
    <w:p w14:paraId="56F996C6" w14:textId="77777777" w:rsidR="003310CD" w:rsidRPr="003310CD" w:rsidRDefault="003310CD" w:rsidP="003310CD">
      <w:pPr>
        <w:numPr>
          <w:ilvl w:val="0"/>
          <w:numId w:val="53"/>
        </w:numPr>
      </w:pPr>
      <w:r w:rsidRPr="003310CD">
        <w:t xml:space="preserve">A: </w:t>
      </w:r>
      <w:r w:rsidRPr="003310CD">
        <w:t>민수</w:t>
      </w:r>
      <w:r w:rsidRPr="003310CD">
        <w:t xml:space="preserve"> </w:t>
      </w:r>
      <w:r w:rsidRPr="003310CD">
        <w:t>씨</w:t>
      </w:r>
      <w:r w:rsidRPr="003310CD">
        <w:t xml:space="preserve"> </w:t>
      </w:r>
      <w:r w:rsidRPr="003310CD">
        <w:t>어디</w:t>
      </w:r>
      <w:r w:rsidRPr="003310CD">
        <w:t xml:space="preserve"> </w:t>
      </w:r>
      <w:r w:rsidRPr="003310CD">
        <w:t>있어요</w:t>
      </w:r>
      <w:r w:rsidRPr="003310CD">
        <w:t xml:space="preserve">? B: </w:t>
      </w:r>
      <w:r w:rsidRPr="003310CD">
        <w:t>화장실에</w:t>
      </w:r>
      <w:r w:rsidRPr="003310CD">
        <w:t xml:space="preserve"> ___. (</w:t>
      </w:r>
      <w:r w:rsidRPr="003310CD">
        <w:t>가다</w:t>
      </w:r>
      <w:r w:rsidRPr="003310CD">
        <w:t xml:space="preserve"> — Có vẻ anh ấy đi vào nhà vệ sinh rồi — đoán dựa trên quan sát)</w:t>
      </w:r>
    </w:p>
    <w:p w14:paraId="401A12D4" w14:textId="77777777" w:rsidR="003310CD" w:rsidRPr="003310CD" w:rsidRDefault="003310CD" w:rsidP="003310CD">
      <w:pPr>
        <w:numPr>
          <w:ilvl w:val="0"/>
          <w:numId w:val="53"/>
        </w:numPr>
      </w:pPr>
      <w:r w:rsidRPr="003310CD">
        <w:t>저는</w:t>
      </w:r>
      <w:r w:rsidRPr="003310CD">
        <w:t xml:space="preserve"> </w:t>
      </w:r>
      <w:r w:rsidRPr="003310CD">
        <w:t>내년에</w:t>
      </w:r>
      <w:r w:rsidRPr="003310CD">
        <w:t xml:space="preserve"> </w:t>
      </w:r>
      <w:r w:rsidRPr="003310CD">
        <w:t>한국에</w:t>
      </w:r>
      <w:r w:rsidRPr="003310CD">
        <w:t xml:space="preserve"> ___. (</w:t>
      </w:r>
      <w:r w:rsidRPr="003310CD">
        <w:t>가다</w:t>
      </w:r>
      <w:r w:rsidRPr="003310CD">
        <w:t xml:space="preserve"> — Năm sau tôi sẽ đi Hàn Quốc — kế hoạch chắc chắn)</w:t>
      </w:r>
    </w:p>
    <w:p w14:paraId="4351343E" w14:textId="77777777" w:rsidR="003310CD" w:rsidRPr="003310CD" w:rsidRDefault="003310CD" w:rsidP="003310CD">
      <w:r w:rsidRPr="003310CD">
        <w:t>&lt;details&gt; &lt;summary&gt;</w:t>
      </w:r>
      <w:r w:rsidRPr="003310CD">
        <w:rPr>
          <w:rFonts w:ascii="Segoe UI Emoji" w:hAnsi="Segoe UI Emoji" w:cs="Segoe UI Emoji"/>
        </w:rPr>
        <w:t>👉</w:t>
      </w:r>
      <w:r w:rsidRPr="003310CD">
        <w:t xml:space="preserve"> Xem đáp án&lt;/summary&gt;</w:t>
      </w:r>
    </w:p>
    <w:p w14:paraId="1D4E1793" w14:textId="77777777" w:rsidR="003310CD" w:rsidRPr="003310CD" w:rsidRDefault="003310CD" w:rsidP="003310CD">
      <w:pPr>
        <w:numPr>
          <w:ilvl w:val="0"/>
          <w:numId w:val="54"/>
        </w:numPr>
      </w:pPr>
      <w:r w:rsidRPr="003310CD">
        <w:rPr>
          <w:b/>
          <w:bCs/>
        </w:rPr>
        <w:t>작은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것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같아요</w:t>
      </w:r>
      <w:r w:rsidRPr="003310CD">
        <w:t> — tính từ + (</w:t>
      </w:r>
      <w:r w:rsidRPr="003310CD">
        <w:t>으</w:t>
      </w:r>
      <w:r w:rsidRPr="003310CD">
        <w:t>)</w:t>
      </w:r>
      <w:r w:rsidRPr="003310CD">
        <w:t>ㄴ</w:t>
      </w:r>
      <w:r w:rsidRPr="003310CD">
        <w:t xml:space="preserve"> </w:t>
      </w:r>
      <w:r w:rsidRPr="003310CD">
        <w:t>것</w:t>
      </w:r>
      <w:r w:rsidRPr="003310CD">
        <w:t xml:space="preserve"> </w:t>
      </w:r>
      <w:r w:rsidRPr="003310CD">
        <w:t>같다</w:t>
      </w:r>
      <w:r w:rsidRPr="003310CD">
        <w:t>, đang nhìn thấy</w:t>
      </w:r>
    </w:p>
    <w:p w14:paraId="57EB2F34" w14:textId="77777777" w:rsidR="003310CD" w:rsidRPr="003310CD" w:rsidRDefault="003310CD" w:rsidP="003310CD">
      <w:pPr>
        <w:numPr>
          <w:ilvl w:val="0"/>
          <w:numId w:val="54"/>
        </w:numPr>
      </w:pPr>
      <w:r w:rsidRPr="003310CD">
        <w:rPr>
          <w:b/>
          <w:bCs/>
        </w:rPr>
        <w:lastRenderedPageBreak/>
        <w:t>늦을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것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같아요</w:t>
      </w:r>
      <w:r w:rsidRPr="003310CD">
        <w:t> — lo lắng về tương lai → (</w:t>
      </w:r>
      <w:r w:rsidRPr="003310CD">
        <w:t>으</w:t>
      </w:r>
      <w:r w:rsidRPr="003310CD">
        <w:t>)</w:t>
      </w:r>
      <w:r w:rsidRPr="003310CD">
        <w:t>ㄹ</w:t>
      </w:r>
      <w:r w:rsidRPr="003310CD">
        <w:t xml:space="preserve"> </w:t>
      </w:r>
      <w:r w:rsidRPr="003310CD">
        <w:t>것</w:t>
      </w:r>
      <w:r w:rsidRPr="003310CD">
        <w:t xml:space="preserve"> </w:t>
      </w:r>
      <w:r w:rsidRPr="003310CD">
        <w:t>같다</w:t>
      </w:r>
    </w:p>
    <w:p w14:paraId="747EBEB2" w14:textId="77777777" w:rsidR="003310CD" w:rsidRPr="003310CD" w:rsidRDefault="003310CD" w:rsidP="003310CD">
      <w:pPr>
        <w:numPr>
          <w:ilvl w:val="0"/>
          <w:numId w:val="54"/>
        </w:numPr>
      </w:pPr>
      <w:r w:rsidRPr="003310CD">
        <w:rPr>
          <w:b/>
          <w:bCs/>
        </w:rPr>
        <w:t>있을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거예요</w:t>
      </w:r>
      <w:r w:rsidRPr="003310CD">
        <w:t> — khẳng định tự tin → (</w:t>
      </w:r>
      <w:r w:rsidRPr="003310CD">
        <w:t>으</w:t>
      </w:r>
      <w:r w:rsidRPr="003310CD">
        <w:t>)</w:t>
      </w:r>
      <w:r w:rsidRPr="003310CD">
        <w:t>ㄹ</w:t>
      </w:r>
      <w:r w:rsidRPr="003310CD">
        <w:t xml:space="preserve"> </w:t>
      </w:r>
      <w:r w:rsidRPr="003310CD">
        <w:t>거예요</w:t>
      </w:r>
    </w:p>
    <w:p w14:paraId="3D66A694" w14:textId="77777777" w:rsidR="003310CD" w:rsidRPr="003310CD" w:rsidRDefault="003310CD" w:rsidP="003310CD">
      <w:pPr>
        <w:numPr>
          <w:ilvl w:val="0"/>
          <w:numId w:val="54"/>
        </w:numPr>
      </w:pPr>
      <w:r w:rsidRPr="003310CD">
        <w:rPr>
          <w:b/>
          <w:bCs/>
        </w:rPr>
        <w:t>간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것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같아요</w:t>
      </w:r>
      <w:r w:rsidRPr="003310CD">
        <w:t> — động từ quá khứ + (</w:t>
      </w:r>
      <w:r w:rsidRPr="003310CD">
        <w:t>으</w:t>
      </w:r>
      <w:r w:rsidRPr="003310CD">
        <w:t>)</w:t>
      </w:r>
      <w:r w:rsidRPr="003310CD">
        <w:t>ㄴ</w:t>
      </w:r>
      <w:r w:rsidRPr="003310CD">
        <w:t xml:space="preserve"> </w:t>
      </w:r>
      <w:r w:rsidRPr="003310CD">
        <w:t>것</w:t>
      </w:r>
      <w:r w:rsidRPr="003310CD">
        <w:t xml:space="preserve"> </w:t>
      </w:r>
      <w:r w:rsidRPr="003310CD">
        <w:t>같다</w:t>
      </w:r>
      <w:r w:rsidRPr="003310CD">
        <w:t xml:space="preserve"> (đã đi rồi)</w:t>
      </w:r>
    </w:p>
    <w:p w14:paraId="2611559B" w14:textId="77777777" w:rsidR="003310CD" w:rsidRPr="003310CD" w:rsidRDefault="003310CD" w:rsidP="003310CD">
      <w:pPr>
        <w:numPr>
          <w:ilvl w:val="0"/>
          <w:numId w:val="54"/>
        </w:numPr>
      </w:pPr>
      <w:r w:rsidRPr="003310CD">
        <w:rPr>
          <w:b/>
          <w:bCs/>
        </w:rPr>
        <w:t>갈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거예요</w:t>
      </w:r>
      <w:r w:rsidRPr="003310CD">
        <w:t> — kế hoạch tương lai chắc chắn → (</w:t>
      </w:r>
      <w:r w:rsidRPr="003310CD">
        <w:t>으</w:t>
      </w:r>
      <w:r w:rsidRPr="003310CD">
        <w:t>)</w:t>
      </w:r>
      <w:r w:rsidRPr="003310CD">
        <w:t>ㄹ</w:t>
      </w:r>
      <w:r w:rsidRPr="003310CD">
        <w:t xml:space="preserve"> </w:t>
      </w:r>
      <w:r w:rsidRPr="003310CD">
        <w:t>거예요</w:t>
      </w:r>
    </w:p>
    <w:p w14:paraId="020DECFC" w14:textId="77777777" w:rsidR="003310CD" w:rsidRPr="003310CD" w:rsidRDefault="003310CD" w:rsidP="003310CD">
      <w:r w:rsidRPr="003310CD">
        <w:t>&lt;/details&gt;</w:t>
      </w:r>
    </w:p>
    <w:p w14:paraId="6B493292" w14:textId="77777777" w:rsidR="003310CD" w:rsidRPr="003310CD" w:rsidRDefault="003310CD" w:rsidP="003310CD">
      <w:r w:rsidRPr="003310CD">
        <w:pict w14:anchorId="61E83CC3">
          <v:rect id="_x0000_i2850" style="width:0;height:0" o:hralign="center" o:hrstd="t" o:hr="t" fillcolor="#a0a0a0" stroked="f"/>
        </w:pict>
      </w:r>
    </w:p>
    <w:p w14:paraId="7225FFA1" w14:textId="77777777" w:rsidR="003310CD" w:rsidRPr="003310CD" w:rsidRDefault="003310CD" w:rsidP="003310CD">
      <w:r w:rsidRPr="003310CD">
        <w:rPr>
          <w:rFonts w:ascii="Segoe UI Emoji" w:hAnsi="Segoe UI Emoji" w:cs="Segoe UI Emoji"/>
        </w:rPr>
        <w:t>✅</w:t>
      </w:r>
      <w:r w:rsidRPr="003310CD">
        <w:t> </w:t>
      </w:r>
      <w:r w:rsidRPr="003310CD">
        <w:rPr>
          <w:b/>
          <w:bCs/>
        </w:rPr>
        <w:t>Xong Bài 8!</w:t>
      </w:r>
      <w:r w:rsidRPr="003310CD">
        <w:t> Gõ </w:t>
      </w:r>
      <w:r w:rsidRPr="003310CD">
        <w:rPr>
          <w:b/>
          <w:bCs/>
        </w:rPr>
        <w:t>"tiếp"</w:t>
      </w:r>
      <w:r w:rsidRPr="003310CD">
        <w:t> để sang </w:t>
      </w:r>
      <w:r w:rsidRPr="003310CD">
        <w:rPr>
          <w:b/>
          <w:bCs/>
        </w:rPr>
        <w:t>No.31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ㄴ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적이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있다</w:t>
      </w:r>
      <w:r w:rsidRPr="003310CD">
        <w:rPr>
          <w:b/>
          <w:bCs/>
        </w:rPr>
        <w:t xml:space="preserve"> · No.32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ㄴ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적이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없다</w:t>
      </w:r>
      <w:r w:rsidRPr="003310CD">
        <w:rPr>
          <w:b/>
          <w:bCs/>
        </w:rPr>
        <w:t xml:space="preserve"> · No.33/34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ㄴ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지</w:t>
      </w:r>
      <w:r w:rsidRPr="003310CD">
        <w:t> — nhóm diễn đạt </w:t>
      </w:r>
      <w:r w:rsidRPr="003310CD">
        <w:rPr>
          <w:b/>
          <w:bCs/>
        </w:rPr>
        <w:t>kinh nghiệm đã từng / chưa từng và thời gian trôi qua</w:t>
      </w:r>
      <w:r w:rsidRPr="003310CD">
        <w:t> nhé!</w:t>
      </w:r>
    </w:p>
    <w:p w14:paraId="36CCA652" w14:textId="77777777" w:rsidR="003310CD" w:rsidRPr="003310CD" w:rsidRDefault="003310CD" w:rsidP="003310CD">
      <w:r w:rsidRPr="003310CD">
        <w:t>tiếp</w:t>
      </w:r>
    </w:p>
    <w:p w14:paraId="641561BE" w14:textId="77777777" w:rsidR="003310CD" w:rsidRPr="003310CD" w:rsidRDefault="003310CD" w:rsidP="003310CD">
      <w:r w:rsidRPr="003310CD">
        <w:t>Apr 11</w:t>
      </w:r>
    </w:p>
    <w:p w14:paraId="23539A94" w14:textId="77777777" w:rsidR="003310CD" w:rsidRPr="003310CD" w:rsidRDefault="003310CD" w:rsidP="003310CD">
      <w:r w:rsidRPr="003310CD">
        <w:t>Orchestrated continuation of sequential items</w:t>
      </w:r>
    </w:p>
    <w:p w14:paraId="595DF076" w14:textId="77777777" w:rsidR="003310CD" w:rsidRPr="003310CD" w:rsidRDefault="003310CD" w:rsidP="003310CD">
      <w:r w:rsidRPr="003310CD">
        <w:t>Orchestrated continuation of sequential items</w:t>
      </w:r>
    </w:p>
    <w:p w14:paraId="03DED0C3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📚</w:t>
      </w:r>
      <w:r w:rsidRPr="003310CD">
        <w:rPr>
          <w:b/>
          <w:bCs/>
        </w:rPr>
        <w:t xml:space="preserve"> Bài 9 — Kinh Nghiệm &amp; Thời Gian Đã Qua (No.31, 32, 33, 34)</w:t>
      </w:r>
    </w:p>
    <w:p w14:paraId="15FB7FEA" w14:textId="77777777" w:rsidR="003310CD" w:rsidRPr="003310CD" w:rsidRDefault="003310CD" w:rsidP="003310CD">
      <w:r w:rsidRPr="003310CD">
        <w:rPr>
          <w:b/>
          <w:bCs/>
        </w:rPr>
        <w:t>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ㄴ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적이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있다</w:t>
      </w:r>
      <w:r w:rsidRPr="003310CD">
        <w:t> · </w:t>
      </w:r>
      <w:r w:rsidRPr="003310CD">
        <w:rPr>
          <w:b/>
          <w:bCs/>
        </w:rPr>
        <w:t>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ㄴ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적이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없다</w:t>
      </w:r>
      <w:r w:rsidRPr="003310CD">
        <w:t> · </w:t>
      </w:r>
      <w:r w:rsidRPr="003310CD">
        <w:rPr>
          <w:b/>
          <w:bCs/>
        </w:rPr>
        <w:t>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ㄴ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지</w:t>
      </w:r>
      <w:r w:rsidRPr="003310CD">
        <w:t> Nhóm này diễn đạt </w:t>
      </w:r>
      <w:r w:rsidRPr="003310CD">
        <w:rPr>
          <w:b/>
          <w:bCs/>
        </w:rPr>
        <w:t>"đã từng / chưa từng"</w:t>
      </w:r>
      <w:r w:rsidRPr="003310CD">
        <w:t> và </w:t>
      </w:r>
      <w:r w:rsidRPr="003310CD">
        <w:rPr>
          <w:b/>
          <w:bCs/>
        </w:rPr>
        <w:t>"bao lâu kể từ khi"</w:t>
      </w:r>
      <w:r w:rsidRPr="003310CD">
        <w:t> — hay xuất hiện trong bài nghe hội thoại và bài đọc TOPIK I!</w:t>
      </w:r>
    </w:p>
    <w:p w14:paraId="6C66FAE3" w14:textId="77777777" w:rsidR="003310CD" w:rsidRPr="003310CD" w:rsidRDefault="003310CD" w:rsidP="003310CD">
      <w:r w:rsidRPr="003310CD">
        <w:pict w14:anchorId="256FDDA2">
          <v:rect id="_x0000_i2851" style="width:0;height:0" o:hralign="center" o:hrstd="t" o:hr="t" fillcolor="#a0a0a0" stroked="f"/>
        </w:pict>
      </w:r>
    </w:p>
    <w:p w14:paraId="45B3D039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🔷</w:t>
      </w:r>
      <w:r w:rsidRPr="003310CD">
        <w:rPr>
          <w:b/>
          <w:bCs/>
        </w:rPr>
        <w:t xml:space="preserve"> No.31 —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ㄴ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적이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있다</w:t>
      </w:r>
      <w:r w:rsidRPr="003310CD">
        <w:rPr>
          <w:b/>
          <w:bCs/>
        </w:rPr>
        <w:t xml:space="preserve"> (đã từng...)</w:t>
      </w:r>
    </w:p>
    <w:p w14:paraId="1E47FAFE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Công thức</w:t>
      </w:r>
    </w:p>
    <w:p w14:paraId="4A74A569" w14:textId="77777777" w:rsidR="003310CD" w:rsidRPr="003310CD" w:rsidRDefault="003310CD" w:rsidP="003310CD">
      <w:r w:rsidRPr="003310CD">
        <w:t>Động từ + (</w:t>
      </w:r>
      <w:r w:rsidRPr="003310CD">
        <w:t>으</w:t>
      </w:r>
      <w:r w:rsidRPr="003310CD">
        <w:t>)</w:t>
      </w:r>
      <w:r w:rsidRPr="003310CD">
        <w:t>ㄴ</w:t>
      </w:r>
      <w:r w:rsidRPr="003310CD">
        <w:t xml:space="preserve"> </w:t>
      </w:r>
      <w:r w:rsidRPr="003310CD">
        <w:t>적이</w:t>
      </w:r>
      <w:r w:rsidRPr="003310CD">
        <w:t xml:space="preserve"> </w:t>
      </w:r>
      <w:r w:rsidRPr="003310CD">
        <w:t>있다</w:t>
      </w:r>
    </w:p>
    <w:p w14:paraId="77FA7D64" w14:textId="77777777" w:rsidR="003310CD" w:rsidRPr="003310CD" w:rsidRDefault="003310CD" w:rsidP="003310CD"/>
    <w:p w14:paraId="5FA953C5" w14:textId="77777777" w:rsidR="003310CD" w:rsidRPr="003310CD" w:rsidRDefault="003310CD" w:rsidP="003310CD">
      <w:r w:rsidRPr="003310CD">
        <w:t xml:space="preserve">Động từ kết thúc nguyên âm  + </w:t>
      </w:r>
      <w:r w:rsidRPr="003310CD">
        <w:t>ㄴ</w:t>
      </w:r>
      <w:r w:rsidRPr="003310CD">
        <w:t xml:space="preserve"> </w:t>
      </w:r>
      <w:r w:rsidRPr="003310CD">
        <w:t>적이</w:t>
      </w:r>
      <w:r w:rsidRPr="003310CD">
        <w:t xml:space="preserve"> </w:t>
      </w:r>
      <w:r w:rsidRPr="003310CD">
        <w:t>있다</w:t>
      </w:r>
    </w:p>
    <w:p w14:paraId="7DFFA2E0" w14:textId="77777777" w:rsidR="003310CD" w:rsidRPr="003310CD" w:rsidRDefault="003310CD" w:rsidP="003310CD">
      <w:r w:rsidRPr="003310CD">
        <w:t xml:space="preserve">Động từ kết thúc phụ âm     + </w:t>
      </w:r>
      <w:r w:rsidRPr="003310CD">
        <w:t>은</w:t>
      </w:r>
      <w:r w:rsidRPr="003310CD">
        <w:t xml:space="preserve"> </w:t>
      </w:r>
      <w:r w:rsidRPr="003310CD">
        <w:t>적이</w:t>
      </w:r>
      <w:r w:rsidRPr="003310CD">
        <w:t xml:space="preserve"> </w:t>
      </w:r>
      <w:r w:rsidRPr="003310CD">
        <w:t>있다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2034"/>
        <w:gridCol w:w="1568"/>
      </w:tblGrid>
      <w:tr w:rsidR="003310CD" w:rsidRPr="003310CD" w14:paraId="4151659B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318644F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lastRenderedPageBreak/>
              <w:t>Gốc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9CD0B21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Kết hợp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A30E86C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Kết quả</w:t>
            </w:r>
          </w:p>
        </w:tc>
      </w:tr>
      <w:tr w:rsidR="003310CD" w:rsidRPr="003310CD" w14:paraId="3AA8F78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AB3B436" w14:textId="77777777" w:rsidR="003310CD" w:rsidRPr="003310CD" w:rsidRDefault="003310CD" w:rsidP="003310CD">
            <w:r w:rsidRPr="003310CD">
              <w:t>가다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B1571B5" w14:textId="77777777" w:rsidR="003310CD" w:rsidRPr="003310CD" w:rsidRDefault="003310CD" w:rsidP="003310CD">
            <w:r w:rsidRPr="003310CD">
              <w:t>가</w:t>
            </w:r>
            <w:r w:rsidRPr="003310CD">
              <w:t xml:space="preserve"> + </w:t>
            </w:r>
            <w:r w:rsidRPr="003310CD">
              <w:t>ㄴ</w:t>
            </w:r>
            <w:r w:rsidRPr="003310CD">
              <w:t xml:space="preserve"> </w:t>
            </w:r>
            <w:r w:rsidRPr="003310CD">
              <w:t>적이</w:t>
            </w:r>
            <w:r w:rsidRPr="003310CD">
              <w:t xml:space="preserve"> </w:t>
            </w:r>
            <w:r w:rsidRPr="003310CD">
              <w:t>있다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0B7EA6B" w14:textId="77777777" w:rsidR="003310CD" w:rsidRPr="003310CD" w:rsidRDefault="003310CD" w:rsidP="003310CD">
            <w:r w:rsidRPr="003310CD">
              <w:rPr>
                <w:b/>
                <w:bCs/>
              </w:rPr>
              <w:t>간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적이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있다</w:t>
            </w:r>
          </w:p>
        </w:tc>
      </w:tr>
      <w:tr w:rsidR="003310CD" w:rsidRPr="003310CD" w14:paraId="79AF6AE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F2C6B53" w14:textId="77777777" w:rsidR="003310CD" w:rsidRPr="003310CD" w:rsidRDefault="003310CD" w:rsidP="003310CD">
            <w:r w:rsidRPr="003310CD">
              <w:t>먹다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61E5054" w14:textId="77777777" w:rsidR="003310CD" w:rsidRPr="003310CD" w:rsidRDefault="003310CD" w:rsidP="003310CD">
            <w:r w:rsidRPr="003310CD">
              <w:t>먹</w:t>
            </w:r>
            <w:r w:rsidRPr="003310CD">
              <w:t xml:space="preserve"> + </w:t>
            </w:r>
            <w:r w:rsidRPr="003310CD">
              <w:t>은</w:t>
            </w:r>
            <w:r w:rsidRPr="003310CD">
              <w:t xml:space="preserve"> </w:t>
            </w:r>
            <w:r w:rsidRPr="003310CD">
              <w:t>적이</w:t>
            </w:r>
            <w:r w:rsidRPr="003310CD">
              <w:t xml:space="preserve"> </w:t>
            </w:r>
            <w:r w:rsidRPr="003310CD">
              <w:t>있다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3FC860D" w14:textId="77777777" w:rsidR="003310CD" w:rsidRPr="003310CD" w:rsidRDefault="003310CD" w:rsidP="003310CD">
            <w:r w:rsidRPr="003310CD">
              <w:rPr>
                <w:b/>
                <w:bCs/>
              </w:rPr>
              <w:t>먹은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적이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있다</w:t>
            </w:r>
          </w:p>
        </w:tc>
      </w:tr>
      <w:tr w:rsidR="003310CD" w:rsidRPr="003310CD" w14:paraId="31DDE40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9A4F303" w14:textId="77777777" w:rsidR="003310CD" w:rsidRPr="003310CD" w:rsidRDefault="003310CD" w:rsidP="003310CD">
            <w:r w:rsidRPr="003310CD">
              <w:t>보다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80BA4DD" w14:textId="77777777" w:rsidR="003310CD" w:rsidRPr="003310CD" w:rsidRDefault="003310CD" w:rsidP="003310CD">
            <w:r w:rsidRPr="003310CD">
              <w:t>보</w:t>
            </w:r>
            <w:r w:rsidRPr="003310CD">
              <w:t xml:space="preserve"> + </w:t>
            </w:r>
            <w:r w:rsidRPr="003310CD">
              <w:t>ㄴ</w:t>
            </w:r>
            <w:r w:rsidRPr="003310CD">
              <w:t xml:space="preserve"> </w:t>
            </w:r>
            <w:r w:rsidRPr="003310CD">
              <w:t>적이</w:t>
            </w:r>
            <w:r w:rsidRPr="003310CD">
              <w:t xml:space="preserve"> </w:t>
            </w:r>
            <w:r w:rsidRPr="003310CD">
              <w:t>있다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1C085E7" w14:textId="77777777" w:rsidR="003310CD" w:rsidRPr="003310CD" w:rsidRDefault="003310CD" w:rsidP="003310CD">
            <w:r w:rsidRPr="003310CD">
              <w:rPr>
                <w:b/>
                <w:bCs/>
              </w:rPr>
              <w:t>본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적이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있다</w:t>
            </w:r>
          </w:p>
        </w:tc>
      </w:tr>
      <w:tr w:rsidR="003310CD" w:rsidRPr="003310CD" w14:paraId="281D7D6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881DD13" w14:textId="77777777" w:rsidR="003310CD" w:rsidRPr="003310CD" w:rsidRDefault="003310CD" w:rsidP="003310CD">
            <w:r w:rsidRPr="003310CD">
              <w:t>만나다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90AF766" w14:textId="77777777" w:rsidR="003310CD" w:rsidRPr="003310CD" w:rsidRDefault="003310CD" w:rsidP="003310CD">
            <w:r w:rsidRPr="003310CD">
              <w:t>만나</w:t>
            </w:r>
            <w:r w:rsidRPr="003310CD">
              <w:t xml:space="preserve"> + </w:t>
            </w:r>
            <w:r w:rsidRPr="003310CD">
              <w:t>ㄴ</w:t>
            </w:r>
            <w:r w:rsidRPr="003310CD">
              <w:t xml:space="preserve"> </w:t>
            </w:r>
            <w:r w:rsidRPr="003310CD">
              <w:t>적이</w:t>
            </w:r>
            <w:r w:rsidRPr="003310CD">
              <w:t xml:space="preserve"> </w:t>
            </w:r>
            <w:r w:rsidRPr="003310CD">
              <w:t>있다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4C1C132" w14:textId="77777777" w:rsidR="003310CD" w:rsidRPr="003310CD" w:rsidRDefault="003310CD" w:rsidP="003310CD">
            <w:r w:rsidRPr="003310CD">
              <w:rPr>
                <w:b/>
                <w:bCs/>
              </w:rPr>
              <w:t>만난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적이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있다</w:t>
            </w:r>
          </w:p>
        </w:tc>
      </w:tr>
    </w:tbl>
    <w:p w14:paraId="0E606A8E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Cách Dùng</w:t>
      </w:r>
    </w:p>
    <w:p w14:paraId="23E47B6A" w14:textId="77777777" w:rsidR="003310CD" w:rsidRPr="003310CD" w:rsidRDefault="003310CD" w:rsidP="003310CD">
      <w:r w:rsidRPr="003310CD">
        <w:rPr>
          <w:b/>
          <w:bCs/>
        </w:rPr>
        <w:t>① Hỏi / nói về kinh nghiệm trong cuộc đời</w:t>
      </w:r>
    </w:p>
    <w:p w14:paraId="0F5F6355" w14:textId="77777777" w:rsidR="003310CD" w:rsidRPr="003310CD" w:rsidRDefault="003310CD" w:rsidP="003310CD">
      <w:r w:rsidRPr="003310CD">
        <w:t>이</w:t>
      </w:r>
      <w:r w:rsidRPr="003310CD">
        <w:t xml:space="preserve"> </w:t>
      </w:r>
      <w:r w:rsidRPr="003310CD">
        <w:t>가게에</w:t>
      </w:r>
      <w:r w:rsidRPr="003310CD">
        <w:t xml:space="preserve"> </w:t>
      </w:r>
      <w:r w:rsidRPr="003310CD">
        <w:t>와</w:t>
      </w:r>
      <w:r w:rsidRPr="003310CD">
        <w:t xml:space="preserve"> </w:t>
      </w:r>
      <w:r w:rsidRPr="003310CD">
        <w:t>본</w:t>
      </w:r>
      <w:r w:rsidRPr="003310CD">
        <w:t xml:space="preserve"> </w:t>
      </w:r>
      <w:r w:rsidRPr="003310CD">
        <w:t>적이</w:t>
      </w:r>
      <w:r w:rsidRPr="003310CD">
        <w:t xml:space="preserve"> </w:t>
      </w:r>
      <w:r w:rsidRPr="003310CD">
        <w:t>있어요</w:t>
      </w:r>
      <w:r w:rsidRPr="003310CD">
        <w:t>. </w:t>
      </w:r>
      <w:r w:rsidRPr="003310CD">
        <w:rPr>
          <w:i/>
          <w:iCs/>
        </w:rPr>
        <w:t>Tôi </w:t>
      </w:r>
      <w:r w:rsidRPr="003310CD">
        <w:rPr>
          <w:b/>
          <w:bCs/>
          <w:i/>
          <w:iCs/>
        </w:rPr>
        <w:t>đã từng</w:t>
      </w:r>
      <w:r w:rsidRPr="003310CD">
        <w:rPr>
          <w:i/>
          <w:iCs/>
        </w:rPr>
        <w:t> đến cửa hàng này.</w:t>
      </w:r>
    </w:p>
    <w:p w14:paraId="597274D7" w14:textId="77777777" w:rsidR="003310CD" w:rsidRPr="003310CD" w:rsidRDefault="003310CD" w:rsidP="003310CD">
      <w:r w:rsidRPr="003310CD">
        <w:t>한국</w:t>
      </w:r>
      <w:r w:rsidRPr="003310CD">
        <w:t xml:space="preserve"> </w:t>
      </w:r>
      <w:r w:rsidRPr="003310CD">
        <w:t>음식을</w:t>
      </w:r>
      <w:r w:rsidRPr="003310CD">
        <w:t xml:space="preserve"> </w:t>
      </w:r>
      <w:r w:rsidRPr="003310CD">
        <w:t>먹은</w:t>
      </w:r>
      <w:r w:rsidRPr="003310CD">
        <w:t xml:space="preserve"> </w:t>
      </w:r>
      <w:r w:rsidRPr="003310CD">
        <w:t>적이</w:t>
      </w:r>
      <w:r w:rsidRPr="003310CD">
        <w:t xml:space="preserve"> </w:t>
      </w:r>
      <w:r w:rsidRPr="003310CD">
        <w:t>있어요</w:t>
      </w:r>
      <w:r w:rsidRPr="003310CD">
        <w:t>? </w:t>
      </w:r>
      <w:r w:rsidRPr="003310CD">
        <w:rPr>
          <w:i/>
          <w:iCs/>
        </w:rPr>
        <w:t>Bạn </w:t>
      </w:r>
      <w:r w:rsidRPr="003310CD">
        <w:rPr>
          <w:b/>
          <w:bCs/>
          <w:i/>
          <w:iCs/>
        </w:rPr>
        <w:t>đã từng</w:t>
      </w:r>
      <w:r w:rsidRPr="003310CD">
        <w:rPr>
          <w:i/>
          <w:iCs/>
        </w:rPr>
        <w:t> ăn đồ ăn Hàn Quốc chưa?</w:t>
      </w:r>
    </w:p>
    <w:p w14:paraId="16F94874" w14:textId="77777777" w:rsidR="003310CD" w:rsidRPr="003310CD" w:rsidRDefault="003310CD" w:rsidP="003310CD">
      <w:r w:rsidRPr="003310CD">
        <w:t>스카이다이빙을</w:t>
      </w:r>
      <w:r w:rsidRPr="003310CD">
        <w:t xml:space="preserve"> </w:t>
      </w:r>
      <w:r w:rsidRPr="003310CD">
        <w:t>해</w:t>
      </w:r>
      <w:r w:rsidRPr="003310CD">
        <w:t xml:space="preserve"> </w:t>
      </w:r>
      <w:r w:rsidRPr="003310CD">
        <w:t>본</w:t>
      </w:r>
      <w:r w:rsidRPr="003310CD">
        <w:t xml:space="preserve"> </w:t>
      </w:r>
      <w:r w:rsidRPr="003310CD">
        <w:t>적이</w:t>
      </w:r>
      <w:r w:rsidRPr="003310CD">
        <w:t xml:space="preserve"> </w:t>
      </w:r>
      <w:r w:rsidRPr="003310CD">
        <w:t>있어요</w:t>
      </w:r>
      <w:r w:rsidRPr="003310CD">
        <w:t>. </w:t>
      </w:r>
      <w:r w:rsidRPr="003310CD">
        <w:rPr>
          <w:i/>
          <w:iCs/>
        </w:rPr>
        <w:t>Tôi </w:t>
      </w:r>
      <w:r w:rsidRPr="003310CD">
        <w:rPr>
          <w:b/>
          <w:bCs/>
          <w:i/>
          <w:iCs/>
        </w:rPr>
        <w:t>đã từng</w:t>
      </w:r>
      <w:r w:rsidRPr="003310CD">
        <w:rPr>
          <w:i/>
          <w:iCs/>
        </w:rPr>
        <w:t> nhảy dù.</w:t>
      </w:r>
    </w:p>
    <w:p w14:paraId="745D56A4" w14:textId="77777777" w:rsidR="003310CD" w:rsidRPr="003310CD" w:rsidRDefault="003310CD" w:rsidP="003310CD">
      <w:r w:rsidRPr="003310CD">
        <w:rPr>
          <w:b/>
          <w:bCs/>
        </w:rPr>
        <w:t xml:space="preserve">② Kết hợp với </w:t>
      </w:r>
      <w:r w:rsidRPr="003310CD">
        <w:rPr>
          <w:b/>
          <w:bCs/>
        </w:rPr>
        <w:t>보다</w:t>
      </w:r>
      <w:r w:rsidRPr="003310CD">
        <w:rPr>
          <w:b/>
          <w:bCs/>
        </w:rPr>
        <w:t xml:space="preserve"> — "đã từng thử"</w:t>
      </w:r>
    </w:p>
    <w:p w14:paraId="3BD1BCE0" w14:textId="77777777" w:rsidR="003310CD" w:rsidRPr="003310CD" w:rsidRDefault="003310CD" w:rsidP="003310CD">
      <w:r w:rsidRPr="003310CD">
        <w:t>김치찌개를</w:t>
      </w:r>
      <w:r w:rsidRPr="003310CD">
        <w:t xml:space="preserve"> </w:t>
      </w:r>
      <w:r w:rsidRPr="003310CD">
        <w:t>먹어</w:t>
      </w:r>
      <w:r w:rsidRPr="003310CD">
        <w:t> </w:t>
      </w:r>
      <w:r w:rsidRPr="003310CD">
        <w:rPr>
          <w:b/>
          <w:bCs/>
        </w:rPr>
        <w:t>본</w:t>
      </w:r>
      <w:r w:rsidRPr="003310CD">
        <w:t> </w:t>
      </w:r>
      <w:r w:rsidRPr="003310CD">
        <w:t>적이</w:t>
      </w:r>
      <w:r w:rsidRPr="003310CD">
        <w:t xml:space="preserve"> </w:t>
      </w:r>
      <w:r w:rsidRPr="003310CD">
        <w:t>있어요</w:t>
      </w:r>
      <w:r w:rsidRPr="003310CD">
        <w:t>. </w:t>
      </w:r>
      <w:r w:rsidRPr="003310CD">
        <w:rPr>
          <w:i/>
          <w:iCs/>
        </w:rPr>
        <w:t>Tôi </w:t>
      </w:r>
      <w:r w:rsidRPr="003310CD">
        <w:rPr>
          <w:b/>
          <w:bCs/>
          <w:i/>
          <w:iCs/>
        </w:rPr>
        <w:t>đã từng thử</w:t>
      </w:r>
      <w:r w:rsidRPr="003310CD">
        <w:rPr>
          <w:i/>
          <w:iCs/>
        </w:rPr>
        <w:t> ăn kimchi jjigae.</w:t>
      </w:r>
    </w:p>
    <w:p w14:paraId="7847BB68" w14:textId="77777777" w:rsidR="003310CD" w:rsidRPr="003310CD" w:rsidRDefault="003310CD" w:rsidP="003310CD">
      <w:r w:rsidRPr="003310CD">
        <w:rPr>
          <w:rFonts w:ascii="Segoe UI Emoji" w:hAnsi="Segoe UI Emoji" w:cs="Segoe UI Emoji"/>
        </w:rPr>
        <w:t>💡</w:t>
      </w:r>
      <w:r w:rsidRPr="003310CD">
        <w:t> </w:t>
      </w:r>
      <w:r w:rsidRPr="003310CD">
        <w:rPr>
          <w:b/>
          <w:bCs/>
        </w:rPr>
        <w:t>보다</w:t>
      </w:r>
      <w:r w:rsidRPr="003310CD">
        <w:t> thêm vào làm tăng sắc thái "thử trải nghiệm" — rất phổ biến trong thực tế!</w:t>
      </w:r>
    </w:p>
    <w:p w14:paraId="72ED8368" w14:textId="77777777" w:rsidR="003310CD" w:rsidRPr="003310CD" w:rsidRDefault="003310CD" w:rsidP="003310CD">
      <w:r w:rsidRPr="003310CD">
        <w:pict w14:anchorId="4F964CB1">
          <v:rect id="_x0000_i2852" style="width:0;height:0" o:hralign="center" o:hrstd="t" o:hr="t" fillcolor="#a0a0a0" stroked="f"/>
        </w:pict>
      </w:r>
    </w:p>
    <w:p w14:paraId="1CD72C16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🔷</w:t>
      </w:r>
      <w:r w:rsidRPr="003310CD">
        <w:rPr>
          <w:b/>
          <w:bCs/>
        </w:rPr>
        <w:t xml:space="preserve"> No.32 —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ㄴ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적이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없다</w:t>
      </w:r>
      <w:r w:rsidRPr="003310CD">
        <w:rPr>
          <w:b/>
          <w:bCs/>
        </w:rPr>
        <w:t xml:space="preserve"> (chưa từng...)</w:t>
      </w:r>
    </w:p>
    <w:p w14:paraId="05C312D9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Công thức</w:t>
      </w:r>
    </w:p>
    <w:p w14:paraId="27B6D3EB" w14:textId="77777777" w:rsidR="003310CD" w:rsidRPr="003310CD" w:rsidRDefault="003310CD" w:rsidP="003310CD">
      <w:r w:rsidRPr="003310CD">
        <w:t>Động từ + (</w:t>
      </w:r>
      <w:r w:rsidRPr="003310CD">
        <w:t>으</w:t>
      </w:r>
      <w:r w:rsidRPr="003310CD">
        <w:t>)</w:t>
      </w:r>
      <w:r w:rsidRPr="003310CD">
        <w:t>ㄴ</w:t>
      </w:r>
      <w:r w:rsidRPr="003310CD">
        <w:t xml:space="preserve"> </w:t>
      </w:r>
      <w:r w:rsidRPr="003310CD">
        <w:t>적이</w:t>
      </w:r>
      <w:r w:rsidRPr="003310CD">
        <w:t xml:space="preserve"> </w:t>
      </w:r>
      <w:r w:rsidRPr="003310CD">
        <w:t>없다</w:t>
      </w:r>
    </w:p>
    <w:p w14:paraId="2BECA3FB" w14:textId="77777777" w:rsidR="003310CD" w:rsidRPr="003310CD" w:rsidRDefault="003310CD" w:rsidP="003310CD">
      <w:r w:rsidRPr="003310CD">
        <w:t xml:space="preserve">(Hoàn toàn giống </w:t>
      </w:r>
      <w:r w:rsidRPr="003310CD">
        <w:t>적이</w:t>
      </w:r>
      <w:r w:rsidRPr="003310CD">
        <w:t xml:space="preserve"> </w:t>
      </w:r>
      <w:r w:rsidRPr="003310CD">
        <w:t>있다</w:t>
      </w:r>
      <w:r w:rsidRPr="003310CD">
        <w:t xml:space="preserve"> — chỉ đổi </w:t>
      </w:r>
      <w:r w:rsidRPr="003310CD">
        <w:t>있다</w:t>
      </w:r>
      <w:r w:rsidRPr="003310CD">
        <w:t xml:space="preserve"> thành </w:t>
      </w:r>
      <w:r w:rsidRPr="003310CD">
        <w:t>없다</w:t>
      </w:r>
      <w:r w:rsidRPr="003310CD">
        <w:t>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1617"/>
      </w:tblGrid>
      <w:tr w:rsidR="003310CD" w:rsidRPr="003310CD" w14:paraId="03BC6DE9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05BA435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Gốc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6B75ECB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Kết quả</w:t>
            </w:r>
          </w:p>
        </w:tc>
      </w:tr>
      <w:tr w:rsidR="003310CD" w:rsidRPr="003310CD" w14:paraId="37C83BD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ED14727" w14:textId="77777777" w:rsidR="003310CD" w:rsidRPr="003310CD" w:rsidRDefault="003310CD" w:rsidP="003310CD">
            <w:r w:rsidRPr="003310CD">
              <w:t>가다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DA39641" w14:textId="77777777" w:rsidR="003310CD" w:rsidRPr="003310CD" w:rsidRDefault="003310CD" w:rsidP="003310CD">
            <w:r w:rsidRPr="003310CD">
              <w:rPr>
                <w:b/>
                <w:bCs/>
              </w:rPr>
              <w:t>간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적이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없다</w:t>
            </w:r>
          </w:p>
        </w:tc>
      </w:tr>
      <w:tr w:rsidR="003310CD" w:rsidRPr="003310CD" w14:paraId="635B189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7AB92AD" w14:textId="77777777" w:rsidR="003310CD" w:rsidRPr="003310CD" w:rsidRDefault="003310CD" w:rsidP="003310CD">
            <w:r w:rsidRPr="003310CD">
              <w:lastRenderedPageBreak/>
              <w:t>먹다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C26B0D8" w14:textId="77777777" w:rsidR="003310CD" w:rsidRPr="003310CD" w:rsidRDefault="003310CD" w:rsidP="003310CD">
            <w:r w:rsidRPr="003310CD">
              <w:rPr>
                <w:b/>
                <w:bCs/>
              </w:rPr>
              <w:t>먹은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적이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없다</w:t>
            </w:r>
          </w:p>
        </w:tc>
      </w:tr>
      <w:tr w:rsidR="003310CD" w:rsidRPr="003310CD" w14:paraId="36F5F29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8CA8B88" w14:textId="77777777" w:rsidR="003310CD" w:rsidRPr="003310CD" w:rsidRDefault="003310CD" w:rsidP="003310CD">
            <w:r w:rsidRPr="003310CD">
              <w:t>해보다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D57A8DD" w14:textId="77777777" w:rsidR="003310CD" w:rsidRPr="003310CD" w:rsidRDefault="003310CD" w:rsidP="003310CD">
            <w:r w:rsidRPr="003310CD">
              <w:rPr>
                <w:b/>
                <w:bCs/>
              </w:rPr>
              <w:t>해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본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적이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없다</w:t>
            </w:r>
          </w:p>
        </w:tc>
      </w:tr>
    </w:tbl>
    <w:p w14:paraId="146754B5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Cách Dùng</w:t>
      </w:r>
    </w:p>
    <w:p w14:paraId="5B2967CA" w14:textId="77777777" w:rsidR="003310CD" w:rsidRPr="003310CD" w:rsidRDefault="003310CD" w:rsidP="003310CD">
      <w:r w:rsidRPr="003310CD">
        <w:rPr>
          <w:b/>
          <w:bCs/>
        </w:rPr>
        <w:t>① Diễn đạt chưa có kinh nghiệm</w:t>
      </w:r>
    </w:p>
    <w:p w14:paraId="5E7F8786" w14:textId="77777777" w:rsidR="003310CD" w:rsidRPr="003310CD" w:rsidRDefault="003310CD" w:rsidP="003310CD">
      <w:r w:rsidRPr="003310CD">
        <w:t>저는</w:t>
      </w:r>
      <w:r w:rsidRPr="003310CD">
        <w:t xml:space="preserve"> </w:t>
      </w:r>
      <w:r w:rsidRPr="003310CD">
        <w:t>한국에</w:t>
      </w:r>
      <w:r w:rsidRPr="003310CD">
        <w:t xml:space="preserve"> </w:t>
      </w:r>
      <w:r w:rsidRPr="003310CD">
        <w:t>가본</w:t>
      </w:r>
      <w:r w:rsidRPr="003310CD">
        <w:t xml:space="preserve"> </w:t>
      </w:r>
      <w:r w:rsidRPr="003310CD">
        <w:t>적이</w:t>
      </w:r>
      <w:r w:rsidRPr="003310CD">
        <w:t xml:space="preserve"> </w:t>
      </w:r>
      <w:r w:rsidRPr="003310CD">
        <w:t>없어요</w:t>
      </w:r>
      <w:r w:rsidRPr="003310CD">
        <w:t>. </w:t>
      </w:r>
      <w:r w:rsidRPr="003310CD">
        <w:rPr>
          <w:i/>
          <w:iCs/>
        </w:rPr>
        <w:t>Tôi </w:t>
      </w:r>
      <w:r w:rsidRPr="003310CD">
        <w:rPr>
          <w:b/>
          <w:bCs/>
          <w:i/>
          <w:iCs/>
        </w:rPr>
        <w:t>chưa từng</w:t>
      </w:r>
      <w:r w:rsidRPr="003310CD">
        <w:rPr>
          <w:i/>
          <w:iCs/>
        </w:rPr>
        <w:t> đến Hàn Quốc.</w:t>
      </w:r>
    </w:p>
    <w:p w14:paraId="5D7F0308" w14:textId="77777777" w:rsidR="003310CD" w:rsidRPr="003310CD" w:rsidRDefault="003310CD" w:rsidP="003310CD">
      <w:r w:rsidRPr="003310CD">
        <w:t>번지점프를</w:t>
      </w:r>
      <w:r w:rsidRPr="003310CD">
        <w:t xml:space="preserve"> </w:t>
      </w:r>
      <w:r w:rsidRPr="003310CD">
        <w:t>해</w:t>
      </w:r>
      <w:r w:rsidRPr="003310CD">
        <w:t xml:space="preserve"> </w:t>
      </w:r>
      <w:r w:rsidRPr="003310CD">
        <w:t>본</w:t>
      </w:r>
      <w:r w:rsidRPr="003310CD">
        <w:t xml:space="preserve"> </w:t>
      </w:r>
      <w:r w:rsidRPr="003310CD">
        <w:t>적이</w:t>
      </w:r>
      <w:r w:rsidRPr="003310CD">
        <w:t xml:space="preserve"> </w:t>
      </w:r>
      <w:r w:rsidRPr="003310CD">
        <w:t>없어요</w:t>
      </w:r>
      <w:r w:rsidRPr="003310CD">
        <w:t>. </w:t>
      </w:r>
      <w:r w:rsidRPr="003310CD">
        <w:rPr>
          <w:i/>
          <w:iCs/>
        </w:rPr>
        <w:t>Tôi </w:t>
      </w:r>
      <w:r w:rsidRPr="003310CD">
        <w:rPr>
          <w:b/>
          <w:bCs/>
          <w:i/>
          <w:iCs/>
        </w:rPr>
        <w:t>chưa từng</w:t>
      </w:r>
      <w:r w:rsidRPr="003310CD">
        <w:rPr>
          <w:i/>
          <w:iCs/>
        </w:rPr>
        <w:t> nhảy bungee.</w:t>
      </w:r>
    </w:p>
    <w:p w14:paraId="6CA44490" w14:textId="77777777" w:rsidR="003310CD" w:rsidRPr="003310CD" w:rsidRDefault="003310CD" w:rsidP="003310CD">
      <w:r w:rsidRPr="003310CD">
        <w:t>그</w:t>
      </w:r>
      <w:r w:rsidRPr="003310CD">
        <w:t xml:space="preserve"> </w:t>
      </w:r>
      <w:r w:rsidRPr="003310CD">
        <w:t>사람을</w:t>
      </w:r>
      <w:r w:rsidRPr="003310CD">
        <w:t xml:space="preserve"> </w:t>
      </w:r>
      <w:r w:rsidRPr="003310CD">
        <w:t>만난</w:t>
      </w:r>
      <w:r w:rsidRPr="003310CD">
        <w:t xml:space="preserve"> </w:t>
      </w:r>
      <w:r w:rsidRPr="003310CD">
        <w:t>적이</w:t>
      </w:r>
      <w:r w:rsidRPr="003310CD">
        <w:t xml:space="preserve"> </w:t>
      </w:r>
      <w:r w:rsidRPr="003310CD">
        <w:t>없어요</w:t>
      </w:r>
      <w:r w:rsidRPr="003310CD">
        <w:t>. </w:t>
      </w:r>
      <w:r w:rsidRPr="003310CD">
        <w:rPr>
          <w:i/>
          <w:iCs/>
        </w:rPr>
        <w:t>Tôi </w:t>
      </w:r>
      <w:r w:rsidRPr="003310CD">
        <w:rPr>
          <w:b/>
          <w:bCs/>
          <w:i/>
          <w:iCs/>
        </w:rPr>
        <w:t>chưa từng</w:t>
      </w:r>
      <w:r w:rsidRPr="003310CD">
        <w:rPr>
          <w:i/>
          <w:iCs/>
        </w:rPr>
        <w:t> gặp người đó.</w:t>
      </w:r>
    </w:p>
    <w:p w14:paraId="74E72F69" w14:textId="77777777" w:rsidR="003310CD" w:rsidRPr="003310CD" w:rsidRDefault="003310CD" w:rsidP="003310CD">
      <w:r w:rsidRPr="003310CD">
        <w:rPr>
          <w:b/>
          <w:bCs/>
        </w:rPr>
        <w:t>② Phủ nhận một sự kiện trong quá khứ</w:t>
      </w:r>
    </w:p>
    <w:p w14:paraId="6412CCF2" w14:textId="77777777" w:rsidR="003310CD" w:rsidRPr="003310CD" w:rsidRDefault="003310CD" w:rsidP="003310CD">
      <w:r w:rsidRPr="003310CD">
        <w:t>거짓말을</w:t>
      </w:r>
      <w:r w:rsidRPr="003310CD">
        <w:t xml:space="preserve"> </w:t>
      </w:r>
      <w:r w:rsidRPr="003310CD">
        <w:t>한</w:t>
      </w:r>
      <w:r w:rsidRPr="003310CD">
        <w:t xml:space="preserve"> </w:t>
      </w:r>
      <w:r w:rsidRPr="003310CD">
        <w:t>적이</w:t>
      </w:r>
      <w:r w:rsidRPr="003310CD">
        <w:t xml:space="preserve"> </w:t>
      </w:r>
      <w:r w:rsidRPr="003310CD">
        <w:t>없어요</w:t>
      </w:r>
      <w:r w:rsidRPr="003310CD">
        <w:t>. </w:t>
      </w:r>
      <w:r w:rsidRPr="003310CD">
        <w:rPr>
          <w:i/>
          <w:iCs/>
        </w:rPr>
        <w:t>Tôi </w:t>
      </w:r>
      <w:r w:rsidRPr="003310CD">
        <w:rPr>
          <w:b/>
          <w:bCs/>
          <w:i/>
          <w:iCs/>
        </w:rPr>
        <w:t>chưa từng</w:t>
      </w:r>
      <w:r w:rsidRPr="003310CD">
        <w:rPr>
          <w:i/>
          <w:iCs/>
        </w:rPr>
        <w:t> nói dối.</w:t>
      </w:r>
    </w:p>
    <w:p w14:paraId="404D5F38" w14:textId="77777777" w:rsidR="003310CD" w:rsidRPr="003310CD" w:rsidRDefault="003310CD" w:rsidP="003310CD">
      <w:r w:rsidRPr="003310CD">
        <w:t>그런</w:t>
      </w:r>
      <w:r w:rsidRPr="003310CD">
        <w:t xml:space="preserve"> </w:t>
      </w:r>
      <w:r w:rsidRPr="003310CD">
        <w:t>말을</w:t>
      </w:r>
      <w:r w:rsidRPr="003310CD">
        <w:t xml:space="preserve"> </w:t>
      </w:r>
      <w:r w:rsidRPr="003310CD">
        <w:t>한</w:t>
      </w:r>
      <w:r w:rsidRPr="003310CD">
        <w:t xml:space="preserve"> </w:t>
      </w:r>
      <w:r w:rsidRPr="003310CD">
        <w:t>적이</w:t>
      </w:r>
      <w:r w:rsidRPr="003310CD">
        <w:t xml:space="preserve"> </w:t>
      </w:r>
      <w:r w:rsidRPr="003310CD">
        <w:t>없어요</w:t>
      </w:r>
      <w:r w:rsidRPr="003310CD">
        <w:t>. </w:t>
      </w:r>
      <w:r w:rsidRPr="003310CD">
        <w:rPr>
          <w:i/>
          <w:iCs/>
        </w:rPr>
        <w:t>Tôi </w:t>
      </w:r>
      <w:r w:rsidRPr="003310CD">
        <w:rPr>
          <w:b/>
          <w:bCs/>
          <w:i/>
          <w:iCs/>
        </w:rPr>
        <w:t>chưa từng</w:t>
      </w:r>
      <w:r w:rsidRPr="003310CD">
        <w:rPr>
          <w:i/>
          <w:iCs/>
        </w:rPr>
        <w:t> nói điều đó.</w:t>
      </w:r>
    </w:p>
    <w:p w14:paraId="734AB21F" w14:textId="77777777" w:rsidR="003310CD" w:rsidRPr="003310CD" w:rsidRDefault="003310CD" w:rsidP="003310CD">
      <w:r w:rsidRPr="003310CD">
        <w:pict w14:anchorId="54090F05">
          <v:rect id="_x0000_i2853" style="width:0;height:0" o:hralign="center" o:hrstd="t" o:hr="t" fillcolor="#a0a0a0" stroked="f"/>
        </w:pict>
      </w:r>
    </w:p>
    <w:p w14:paraId="13A033BE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🔶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있다</w:t>
      </w:r>
      <w:r w:rsidRPr="003310CD">
        <w:rPr>
          <w:b/>
          <w:bCs/>
        </w:rPr>
        <w:t xml:space="preserve"> vs </w:t>
      </w:r>
      <w:r w:rsidRPr="003310CD">
        <w:rPr>
          <w:b/>
          <w:bCs/>
        </w:rPr>
        <w:t>없다</w:t>
      </w:r>
      <w:r w:rsidRPr="003310CD">
        <w:rPr>
          <w:b/>
          <w:bCs/>
        </w:rPr>
        <w:t xml:space="preserve"> — Hỏi &amp; Trả Lời</w:t>
      </w:r>
    </w:p>
    <w:p w14:paraId="03EDC9D5" w14:textId="77777777" w:rsidR="003310CD" w:rsidRPr="003310CD" w:rsidRDefault="003310CD" w:rsidP="003310CD">
      <w:r w:rsidRPr="003310CD">
        <w:t>Đây là dạng </w:t>
      </w:r>
      <w:r w:rsidRPr="003310CD">
        <w:rPr>
          <w:b/>
          <w:bCs/>
        </w:rPr>
        <w:t>hội thoại kinh điển hay ra trong bài nghe TOPIK:</w:t>
      </w:r>
    </w:p>
    <w:p w14:paraId="5464A0A2" w14:textId="77777777" w:rsidR="003310CD" w:rsidRPr="003310CD" w:rsidRDefault="003310CD" w:rsidP="003310CD">
      <w:r w:rsidRPr="003310CD">
        <w:t xml:space="preserve">A: </w:t>
      </w:r>
      <w:r w:rsidRPr="003310CD">
        <w:t>한국에</w:t>
      </w:r>
      <w:r w:rsidRPr="003310CD">
        <w:t xml:space="preserve"> </w:t>
      </w:r>
      <w:r w:rsidRPr="003310CD">
        <w:t>가</w:t>
      </w:r>
      <w:r w:rsidRPr="003310CD">
        <w:t xml:space="preserve"> </w:t>
      </w:r>
      <w:r w:rsidRPr="003310CD">
        <w:t>본</w:t>
      </w:r>
      <w:r w:rsidRPr="003310CD">
        <w:t xml:space="preserve"> </w:t>
      </w:r>
      <w:r w:rsidRPr="003310CD">
        <w:t>적이</w:t>
      </w:r>
      <w:r w:rsidRPr="003310CD">
        <w:t xml:space="preserve"> </w:t>
      </w:r>
      <w:r w:rsidRPr="003310CD">
        <w:t>있어요</w:t>
      </w:r>
      <w:r w:rsidRPr="003310CD">
        <w:t>?</w:t>
      </w:r>
    </w:p>
    <w:p w14:paraId="33733FCB" w14:textId="77777777" w:rsidR="003310CD" w:rsidRPr="003310CD" w:rsidRDefault="003310CD" w:rsidP="003310CD">
      <w:r w:rsidRPr="003310CD">
        <w:t xml:space="preserve">   (Bạn đã từng đến Hàn Quốc chưa?)</w:t>
      </w:r>
    </w:p>
    <w:p w14:paraId="67631986" w14:textId="77777777" w:rsidR="003310CD" w:rsidRPr="003310CD" w:rsidRDefault="003310CD" w:rsidP="003310CD"/>
    <w:p w14:paraId="5FD70E28" w14:textId="77777777" w:rsidR="003310CD" w:rsidRPr="003310CD" w:rsidRDefault="003310CD" w:rsidP="003310CD">
      <w:r w:rsidRPr="003310CD">
        <w:t xml:space="preserve">B1: </w:t>
      </w:r>
      <w:r w:rsidRPr="003310CD">
        <w:t>네</w:t>
      </w:r>
      <w:r w:rsidRPr="003310CD">
        <w:t xml:space="preserve">, </w:t>
      </w:r>
      <w:r w:rsidRPr="003310CD">
        <w:t>가</w:t>
      </w:r>
      <w:r w:rsidRPr="003310CD">
        <w:t xml:space="preserve"> </w:t>
      </w:r>
      <w:r w:rsidRPr="003310CD">
        <w:t>본</w:t>
      </w:r>
      <w:r w:rsidRPr="003310CD">
        <w:t xml:space="preserve"> </w:t>
      </w:r>
      <w:r w:rsidRPr="003310CD">
        <w:t>적이</w:t>
      </w:r>
      <w:r w:rsidRPr="003310CD">
        <w:t xml:space="preserve"> </w:t>
      </w:r>
      <w:r w:rsidRPr="003310CD">
        <w:t>있어요</w:t>
      </w:r>
      <w:r w:rsidRPr="003310CD">
        <w:t xml:space="preserve">.  </w:t>
      </w:r>
      <w:r w:rsidRPr="003310CD">
        <w:rPr>
          <w:rFonts w:ascii="Segoe UI Emoji" w:hAnsi="Segoe UI Emoji" w:cs="Segoe UI Emoji"/>
        </w:rPr>
        <w:t>✅</w:t>
      </w:r>
    </w:p>
    <w:p w14:paraId="5847049F" w14:textId="77777777" w:rsidR="003310CD" w:rsidRPr="003310CD" w:rsidRDefault="003310CD" w:rsidP="003310CD">
      <w:r w:rsidRPr="003310CD">
        <w:t xml:space="preserve">    (Có, tôi đã từng đến.)</w:t>
      </w:r>
    </w:p>
    <w:p w14:paraId="37893DC6" w14:textId="77777777" w:rsidR="003310CD" w:rsidRPr="003310CD" w:rsidRDefault="003310CD" w:rsidP="003310CD"/>
    <w:p w14:paraId="2713B1FE" w14:textId="77777777" w:rsidR="003310CD" w:rsidRPr="003310CD" w:rsidRDefault="003310CD" w:rsidP="003310CD">
      <w:r w:rsidRPr="003310CD">
        <w:t xml:space="preserve">B2: </w:t>
      </w:r>
      <w:r w:rsidRPr="003310CD">
        <w:t>아니요</w:t>
      </w:r>
      <w:r w:rsidRPr="003310CD">
        <w:t xml:space="preserve">, </w:t>
      </w:r>
      <w:r w:rsidRPr="003310CD">
        <w:t>가</w:t>
      </w:r>
      <w:r w:rsidRPr="003310CD">
        <w:t xml:space="preserve"> </w:t>
      </w:r>
      <w:r w:rsidRPr="003310CD">
        <w:t>본</w:t>
      </w:r>
      <w:r w:rsidRPr="003310CD">
        <w:t xml:space="preserve"> </w:t>
      </w:r>
      <w:r w:rsidRPr="003310CD">
        <w:t>적이</w:t>
      </w:r>
      <w:r w:rsidRPr="003310CD">
        <w:t xml:space="preserve"> </w:t>
      </w:r>
      <w:r w:rsidRPr="003310CD">
        <w:t>없어요</w:t>
      </w:r>
      <w:r w:rsidRPr="003310CD">
        <w:t xml:space="preserve">.  </w:t>
      </w:r>
      <w:r w:rsidRPr="003310CD">
        <w:rPr>
          <w:rFonts w:ascii="Segoe UI Emoji" w:hAnsi="Segoe UI Emoji" w:cs="Segoe UI Emoji"/>
        </w:rPr>
        <w:t>✅</w:t>
      </w:r>
    </w:p>
    <w:p w14:paraId="39A027AE" w14:textId="77777777" w:rsidR="003310CD" w:rsidRPr="003310CD" w:rsidRDefault="003310CD" w:rsidP="003310CD">
      <w:r w:rsidRPr="003310CD">
        <w:t xml:space="preserve">    (Không, tôi chưa từng đến.)</w:t>
      </w:r>
    </w:p>
    <w:p w14:paraId="501EFFD9" w14:textId="77777777" w:rsidR="003310CD" w:rsidRPr="003310CD" w:rsidRDefault="003310CD" w:rsidP="003310CD">
      <w:r w:rsidRPr="003310CD">
        <w:lastRenderedPageBreak/>
        <w:pict w14:anchorId="7A922228">
          <v:rect id="_x0000_i2854" style="width:0;height:0" o:hralign="center" o:hrstd="t" o:hr="t" fillcolor="#a0a0a0" stroked="f"/>
        </w:pict>
      </w:r>
    </w:p>
    <w:p w14:paraId="504A062B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🔷</w:t>
      </w:r>
      <w:r w:rsidRPr="003310CD">
        <w:rPr>
          <w:b/>
          <w:bCs/>
        </w:rPr>
        <w:t xml:space="preserve"> No.33/34 —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ㄴ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지</w:t>
      </w:r>
      <w:r w:rsidRPr="003310CD">
        <w:rPr>
          <w:b/>
          <w:bCs/>
        </w:rPr>
        <w:t xml:space="preserve"> (bao lâu kể từ khi / đã... được)</w:t>
      </w:r>
    </w:p>
    <w:p w14:paraId="42DB6D66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Công thức</w:t>
      </w:r>
    </w:p>
    <w:p w14:paraId="7700AA5C" w14:textId="77777777" w:rsidR="003310CD" w:rsidRPr="003310CD" w:rsidRDefault="003310CD" w:rsidP="003310CD">
      <w:r w:rsidRPr="003310CD">
        <w:t>Động từ + (</w:t>
      </w:r>
      <w:r w:rsidRPr="003310CD">
        <w:t>으</w:t>
      </w:r>
      <w:r w:rsidRPr="003310CD">
        <w:t>)</w:t>
      </w:r>
      <w:r w:rsidRPr="003310CD">
        <w:t>ㄴ</w:t>
      </w:r>
      <w:r w:rsidRPr="003310CD">
        <w:t xml:space="preserve"> </w:t>
      </w:r>
      <w:r w:rsidRPr="003310CD">
        <w:t>지</w:t>
      </w:r>
      <w:r w:rsidRPr="003310CD">
        <w:t xml:space="preserve"> + Khoảng thời gian + </w:t>
      </w:r>
      <w:r w:rsidRPr="003310CD">
        <w:t>되다</w:t>
      </w:r>
      <w:r w:rsidRPr="003310CD">
        <w:t>/</w:t>
      </w:r>
      <w:r w:rsidRPr="003310CD">
        <w:t>지나다</w:t>
      </w:r>
    </w:p>
    <w:p w14:paraId="6F94701F" w14:textId="77777777" w:rsidR="003310CD" w:rsidRPr="003310CD" w:rsidRDefault="003310CD" w:rsidP="003310CD"/>
    <w:p w14:paraId="2C9E5A43" w14:textId="77777777" w:rsidR="003310CD" w:rsidRPr="003310CD" w:rsidRDefault="003310CD" w:rsidP="003310CD">
      <w:r w:rsidRPr="003310CD">
        <w:t xml:space="preserve">Động từ kết thúc nguyên âm  + </w:t>
      </w:r>
      <w:r w:rsidRPr="003310CD">
        <w:t>ㄴ</w:t>
      </w:r>
      <w:r w:rsidRPr="003310CD">
        <w:t xml:space="preserve"> </w:t>
      </w:r>
      <w:r w:rsidRPr="003310CD">
        <w:t>지</w:t>
      </w:r>
    </w:p>
    <w:p w14:paraId="51F97FB3" w14:textId="77777777" w:rsidR="003310CD" w:rsidRPr="003310CD" w:rsidRDefault="003310CD" w:rsidP="003310CD">
      <w:r w:rsidRPr="003310CD">
        <w:t xml:space="preserve">Động từ kết thúc phụ âm     + </w:t>
      </w:r>
      <w:r w:rsidRPr="003310CD">
        <w:t>은</w:t>
      </w:r>
      <w:r w:rsidRPr="003310CD">
        <w:t xml:space="preserve"> </w:t>
      </w:r>
      <w:r w:rsidRPr="003310CD">
        <w:t>지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1505"/>
        <w:gridCol w:w="1039"/>
      </w:tblGrid>
      <w:tr w:rsidR="003310CD" w:rsidRPr="003310CD" w14:paraId="60CAE96C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BA4DB2E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Gốc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E7955CB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Kết hợp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FDD1DBD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Kết quả</w:t>
            </w:r>
          </w:p>
        </w:tc>
      </w:tr>
      <w:tr w:rsidR="003310CD" w:rsidRPr="003310CD" w14:paraId="163FFEF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369C78C" w14:textId="77777777" w:rsidR="003310CD" w:rsidRPr="003310CD" w:rsidRDefault="003310CD" w:rsidP="003310CD">
            <w:r w:rsidRPr="003310CD">
              <w:t>오다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C19349A" w14:textId="77777777" w:rsidR="003310CD" w:rsidRPr="003310CD" w:rsidRDefault="003310CD" w:rsidP="003310CD">
            <w:r w:rsidRPr="003310CD">
              <w:t>오</w:t>
            </w:r>
            <w:r w:rsidRPr="003310CD">
              <w:t xml:space="preserve"> + </w:t>
            </w:r>
            <w:r w:rsidRPr="003310CD">
              <w:t>ㄴ</w:t>
            </w:r>
            <w:r w:rsidRPr="003310CD">
              <w:t xml:space="preserve"> </w:t>
            </w:r>
            <w:r w:rsidRPr="003310CD">
              <w:t>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E03E39F" w14:textId="77777777" w:rsidR="003310CD" w:rsidRPr="003310CD" w:rsidRDefault="003310CD" w:rsidP="003310CD">
            <w:r w:rsidRPr="003310CD">
              <w:rPr>
                <w:b/>
                <w:bCs/>
              </w:rPr>
              <w:t>온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지</w:t>
            </w:r>
          </w:p>
        </w:tc>
      </w:tr>
      <w:tr w:rsidR="003310CD" w:rsidRPr="003310CD" w14:paraId="6A45D33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025FA8A" w14:textId="77777777" w:rsidR="003310CD" w:rsidRPr="003310CD" w:rsidRDefault="003310CD" w:rsidP="003310CD">
            <w:r w:rsidRPr="003310CD">
              <w:t>먹다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C0956AD" w14:textId="77777777" w:rsidR="003310CD" w:rsidRPr="003310CD" w:rsidRDefault="003310CD" w:rsidP="003310CD">
            <w:r w:rsidRPr="003310CD">
              <w:t>먹</w:t>
            </w:r>
            <w:r w:rsidRPr="003310CD">
              <w:t xml:space="preserve"> + </w:t>
            </w:r>
            <w:r w:rsidRPr="003310CD">
              <w:t>은</w:t>
            </w:r>
            <w:r w:rsidRPr="003310CD">
              <w:t xml:space="preserve"> </w:t>
            </w:r>
            <w:r w:rsidRPr="003310CD">
              <w:t>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D4EFCD2" w14:textId="77777777" w:rsidR="003310CD" w:rsidRPr="003310CD" w:rsidRDefault="003310CD" w:rsidP="003310CD">
            <w:r w:rsidRPr="003310CD">
              <w:rPr>
                <w:b/>
                <w:bCs/>
              </w:rPr>
              <w:t>먹은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지</w:t>
            </w:r>
          </w:p>
        </w:tc>
      </w:tr>
      <w:tr w:rsidR="003310CD" w:rsidRPr="003310CD" w14:paraId="24A31AC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3C3BC8B" w14:textId="77777777" w:rsidR="003310CD" w:rsidRPr="003310CD" w:rsidRDefault="003310CD" w:rsidP="003310CD">
            <w:r w:rsidRPr="003310CD">
              <w:t>시작하다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724EDBF" w14:textId="77777777" w:rsidR="003310CD" w:rsidRPr="003310CD" w:rsidRDefault="003310CD" w:rsidP="003310CD">
            <w:r w:rsidRPr="003310CD">
              <w:t>시작하</w:t>
            </w:r>
            <w:r w:rsidRPr="003310CD">
              <w:t xml:space="preserve"> + </w:t>
            </w:r>
            <w:r w:rsidRPr="003310CD">
              <w:t>ㄴ</w:t>
            </w:r>
            <w:r w:rsidRPr="003310CD">
              <w:t xml:space="preserve"> </w:t>
            </w:r>
            <w:r w:rsidRPr="003310CD">
              <w:t>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EC19CA4" w14:textId="77777777" w:rsidR="003310CD" w:rsidRPr="003310CD" w:rsidRDefault="003310CD" w:rsidP="003310CD">
            <w:r w:rsidRPr="003310CD">
              <w:rPr>
                <w:b/>
                <w:bCs/>
              </w:rPr>
              <w:t>시작한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지</w:t>
            </w:r>
          </w:p>
        </w:tc>
      </w:tr>
      <w:tr w:rsidR="003310CD" w:rsidRPr="003310CD" w14:paraId="0AE540B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046AD38" w14:textId="77777777" w:rsidR="003310CD" w:rsidRPr="003310CD" w:rsidRDefault="003310CD" w:rsidP="003310CD">
            <w:r w:rsidRPr="003310CD">
              <w:t>생기다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26FF2EB" w14:textId="77777777" w:rsidR="003310CD" w:rsidRPr="003310CD" w:rsidRDefault="003310CD" w:rsidP="003310CD">
            <w:r w:rsidRPr="003310CD">
              <w:t>생기</w:t>
            </w:r>
            <w:r w:rsidRPr="003310CD">
              <w:t xml:space="preserve"> + </w:t>
            </w:r>
            <w:r w:rsidRPr="003310CD">
              <w:t>ㄴ</w:t>
            </w:r>
            <w:r w:rsidRPr="003310CD">
              <w:t xml:space="preserve"> </w:t>
            </w:r>
            <w:r w:rsidRPr="003310CD">
              <w:t>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BC6F657" w14:textId="77777777" w:rsidR="003310CD" w:rsidRPr="003310CD" w:rsidRDefault="003310CD" w:rsidP="003310CD">
            <w:r w:rsidRPr="003310CD">
              <w:rPr>
                <w:b/>
                <w:bCs/>
              </w:rPr>
              <w:t>생긴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지</w:t>
            </w:r>
          </w:p>
        </w:tc>
      </w:tr>
    </w:tbl>
    <w:p w14:paraId="17EFC562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Cách Dùng</w:t>
      </w:r>
    </w:p>
    <w:p w14:paraId="6473F679" w14:textId="77777777" w:rsidR="003310CD" w:rsidRPr="003310CD" w:rsidRDefault="003310CD" w:rsidP="003310CD">
      <w:r w:rsidRPr="003310CD">
        <w:rPr>
          <w:b/>
          <w:bCs/>
        </w:rPr>
        <w:t>① Hỏi đã bao lâu (No.33)</w:t>
      </w:r>
    </w:p>
    <w:p w14:paraId="4FC370CC" w14:textId="77777777" w:rsidR="003310CD" w:rsidRPr="003310CD" w:rsidRDefault="003310CD" w:rsidP="003310CD">
      <w:r w:rsidRPr="003310CD">
        <w:t>이</w:t>
      </w:r>
      <w:r w:rsidRPr="003310CD">
        <w:t xml:space="preserve"> </w:t>
      </w:r>
      <w:r w:rsidRPr="003310CD">
        <w:t>가게가</w:t>
      </w:r>
      <w:r w:rsidRPr="003310CD">
        <w:t xml:space="preserve"> </w:t>
      </w:r>
      <w:r w:rsidRPr="003310CD">
        <w:t>생긴</w:t>
      </w:r>
      <w:r w:rsidRPr="003310CD">
        <w:t xml:space="preserve"> </w:t>
      </w:r>
      <w:r w:rsidRPr="003310CD">
        <w:t>지</w:t>
      </w:r>
      <w:r w:rsidRPr="003310CD">
        <w:t xml:space="preserve"> </w:t>
      </w:r>
      <w:r w:rsidRPr="003310CD">
        <w:t>얼마나</w:t>
      </w:r>
      <w:r w:rsidRPr="003310CD">
        <w:t xml:space="preserve"> </w:t>
      </w:r>
      <w:r w:rsidRPr="003310CD">
        <w:t>됐어요</w:t>
      </w:r>
      <w:r w:rsidRPr="003310CD">
        <w:t>? </w:t>
      </w:r>
      <w:r w:rsidRPr="003310CD">
        <w:rPr>
          <w:i/>
          <w:iCs/>
        </w:rPr>
        <w:t>Cửa hàng này mở </w:t>
      </w:r>
      <w:r w:rsidRPr="003310CD">
        <w:rPr>
          <w:b/>
          <w:bCs/>
          <w:i/>
          <w:iCs/>
        </w:rPr>
        <w:t>được bao lâu</w:t>
      </w:r>
      <w:r w:rsidRPr="003310CD">
        <w:rPr>
          <w:i/>
          <w:iCs/>
        </w:rPr>
        <w:t> rồi?</w:t>
      </w:r>
    </w:p>
    <w:p w14:paraId="17CB3115" w14:textId="77777777" w:rsidR="003310CD" w:rsidRPr="003310CD" w:rsidRDefault="003310CD" w:rsidP="003310CD">
      <w:r w:rsidRPr="003310CD">
        <w:t>한국어를</w:t>
      </w:r>
      <w:r w:rsidRPr="003310CD">
        <w:t xml:space="preserve"> </w:t>
      </w:r>
      <w:r w:rsidRPr="003310CD">
        <w:t>공부한</w:t>
      </w:r>
      <w:r w:rsidRPr="003310CD">
        <w:t xml:space="preserve"> </w:t>
      </w:r>
      <w:r w:rsidRPr="003310CD">
        <w:t>지</w:t>
      </w:r>
      <w:r w:rsidRPr="003310CD">
        <w:t xml:space="preserve"> </w:t>
      </w:r>
      <w:r w:rsidRPr="003310CD">
        <w:t>얼마나</w:t>
      </w:r>
      <w:r w:rsidRPr="003310CD">
        <w:t xml:space="preserve"> </w:t>
      </w:r>
      <w:r w:rsidRPr="003310CD">
        <w:t>됐어요</w:t>
      </w:r>
      <w:r w:rsidRPr="003310CD">
        <w:t>? </w:t>
      </w:r>
      <w:r w:rsidRPr="003310CD">
        <w:rPr>
          <w:b/>
          <w:bCs/>
          <w:i/>
          <w:iCs/>
        </w:rPr>
        <w:t>Đã được bao lâu</w:t>
      </w:r>
      <w:r w:rsidRPr="003310CD">
        <w:rPr>
          <w:i/>
          <w:iCs/>
        </w:rPr>
        <w:t> kể từ khi bạn học tiếng Hàn?</w:t>
      </w:r>
    </w:p>
    <w:p w14:paraId="6926A67A" w14:textId="77777777" w:rsidR="003310CD" w:rsidRPr="003310CD" w:rsidRDefault="003310CD" w:rsidP="003310CD">
      <w:r w:rsidRPr="003310CD">
        <w:t>결혼한</w:t>
      </w:r>
      <w:r w:rsidRPr="003310CD">
        <w:t xml:space="preserve"> </w:t>
      </w:r>
      <w:r w:rsidRPr="003310CD">
        <w:t>지</w:t>
      </w:r>
      <w:r w:rsidRPr="003310CD">
        <w:t xml:space="preserve"> </w:t>
      </w:r>
      <w:r w:rsidRPr="003310CD">
        <w:t>얼마나</w:t>
      </w:r>
      <w:r w:rsidRPr="003310CD">
        <w:t xml:space="preserve"> </w:t>
      </w:r>
      <w:r w:rsidRPr="003310CD">
        <w:t>됐어요</w:t>
      </w:r>
      <w:r w:rsidRPr="003310CD">
        <w:t>? </w:t>
      </w:r>
      <w:r w:rsidRPr="003310CD">
        <w:rPr>
          <w:i/>
          <w:iCs/>
        </w:rPr>
        <w:t>Cưới </w:t>
      </w:r>
      <w:r w:rsidRPr="003310CD">
        <w:rPr>
          <w:b/>
          <w:bCs/>
          <w:i/>
          <w:iCs/>
        </w:rPr>
        <w:t>được bao lâu</w:t>
      </w:r>
      <w:r w:rsidRPr="003310CD">
        <w:rPr>
          <w:i/>
          <w:iCs/>
        </w:rPr>
        <w:t> rồi?</w:t>
      </w:r>
    </w:p>
    <w:p w14:paraId="0ACD8AD6" w14:textId="77777777" w:rsidR="003310CD" w:rsidRPr="003310CD" w:rsidRDefault="003310CD" w:rsidP="003310CD">
      <w:r w:rsidRPr="003310CD">
        <w:rPr>
          <w:b/>
          <w:bCs/>
        </w:rPr>
        <w:t>② Diễn đạt khoảng thời gian đã trôi qua (No.34)</w:t>
      </w:r>
    </w:p>
    <w:p w14:paraId="0A53F888" w14:textId="77777777" w:rsidR="003310CD" w:rsidRPr="003310CD" w:rsidRDefault="003310CD" w:rsidP="003310CD">
      <w:r w:rsidRPr="003310CD">
        <w:t>한국에</w:t>
      </w:r>
      <w:r w:rsidRPr="003310CD">
        <w:t xml:space="preserve"> </w:t>
      </w:r>
      <w:r w:rsidRPr="003310CD">
        <w:t>온</w:t>
      </w:r>
      <w:r w:rsidRPr="003310CD">
        <w:t xml:space="preserve"> </w:t>
      </w:r>
      <w:r w:rsidRPr="003310CD">
        <w:t>지</w:t>
      </w:r>
      <w:r w:rsidRPr="003310CD">
        <w:t xml:space="preserve"> 3</w:t>
      </w:r>
      <w:r w:rsidRPr="003310CD">
        <w:t>일이</w:t>
      </w:r>
      <w:r w:rsidRPr="003310CD">
        <w:t xml:space="preserve"> </w:t>
      </w:r>
      <w:r w:rsidRPr="003310CD">
        <w:t>지났습니다</w:t>
      </w:r>
      <w:r w:rsidRPr="003310CD">
        <w:t>. </w:t>
      </w:r>
      <w:r w:rsidRPr="003310CD">
        <w:rPr>
          <w:b/>
          <w:bCs/>
          <w:i/>
          <w:iCs/>
        </w:rPr>
        <w:t>Đã được 3 ngày</w:t>
      </w:r>
      <w:r w:rsidRPr="003310CD">
        <w:rPr>
          <w:i/>
          <w:iCs/>
        </w:rPr>
        <w:t> kể từ khi tôi đến Hàn Quốc.</w:t>
      </w:r>
    </w:p>
    <w:p w14:paraId="52722324" w14:textId="77777777" w:rsidR="003310CD" w:rsidRPr="003310CD" w:rsidRDefault="003310CD" w:rsidP="003310CD">
      <w:r w:rsidRPr="003310CD">
        <w:t>한국어를</w:t>
      </w:r>
      <w:r w:rsidRPr="003310CD">
        <w:t xml:space="preserve"> </w:t>
      </w:r>
      <w:r w:rsidRPr="003310CD">
        <w:t>공부한</w:t>
      </w:r>
      <w:r w:rsidRPr="003310CD">
        <w:t xml:space="preserve"> </w:t>
      </w:r>
      <w:r w:rsidRPr="003310CD">
        <w:t>지</w:t>
      </w:r>
      <w:r w:rsidRPr="003310CD">
        <w:t xml:space="preserve"> 1</w:t>
      </w:r>
      <w:r w:rsidRPr="003310CD">
        <w:t>년이</w:t>
      </w:r>
      <w:r w:rsidRPr="003310CD">
        <w:t xml:space="preserve"> </w:t>
      </w:r>
      <w:r w:rsidRPr="003310CD">
        <w:t>됐어요</w:t>
      </w:r>
      <w:r w:rsidRPr="003310CD">
        <w:t>. </w:t>
      </w:r>
      <w:r w:rsidRPr="003310CD">
        <w:rPr>
          <w:i/>
          <w:iCs/>
        </w:rPr>
        <w:t>Tôi học tiếng Hàn </w:t>
      </w:r>
      <w:r w:rsidRPr="003310CD">
        <w:rPr>
          <w:b/>
          <w:bCs/>
          <w:i/>
          <w:iCs/>
        </w:rPr>
        <w:t>được 1 năm</w:t>
      </w:r>
      <w:r w:rsidRPr="003310CD">
        <w:rPr>
          <w:i/>
          <w:iCs/>
        </w:rPr>
        <w:t> rồi.</w:t>
      </w:r>
    </w:p>
    <w:p w14:paraId="7FBAFC95" w14:textId="77777777" w:rsidR="003310CD" w:rsidRPr="003310CD" w:rsidRDefault="003310CD" w:rsidP="003310CD">
      <w:r w:rsidRPr="003310CD">
        <w:t>이</w:t>
      </w:r>
      <w:r w:rsidRPr="003310CD">
        <w:t xml:space="preserve"> </w:t>
      </w:r>
      <w:r w:rsidRPr="003310CD">
        <w:t>회사에</w:t>
      </w:r>
      <w:r w:rsidRPr="003310CD">
        <w:t xml:space="preserve"> </w:t>
      </w:r>
      <w:r w:rsidRPr="003310CD">
        <w:t>다닌</w:t>
      </w:r>
      <w:r w:rsidRPr="003310CD">
        <w:t xml:space="preserve"> </w:t>
      </w:r>
      <w:r w:rsidRPr="003310CD">
        <w:t>지</w:t>
      </w:r>
      <w:r w:rsidRPr="003310CD">
        <w:t xml:space="preserve"> 6</w:t>
      </w:r>
      <w:r w:rsidRPr="003310CD">
        <w:t>개월이</w:t>
      </w:r>
      <w:r w:rsidRPr="003310CD">
        <w:t xml:space="preserve"> </w:t>
      </w:r>
      <w:r w:rsidRPr="003310CD">
        <w:t>됐어요</w:t>
      </w:r>
      <w:r w:rsidRPr="003310CD">
        <w:t>. </w:t>
      </w:r>
      <w:r w:rsidRPr="003310CD">
        <w:rPr>
          <w:i/>
          <w:iCs/>
        </w:rPr>
        <w:t>Tôi làm ở công ty này </w:t>
      </w:r>
      <w:r w:rsidRPr="003310CD">
        <w:rPr>
          <w:b/>
          <w:bCs/>
          <w:i/>
          <w:iCs/>
        </w:rPr>
        <w:t>được 6 tháng</w:t>
      </w:r>
      <w:r w:rsidRPr="003310CD">
        <w:rPr>
          <w:i/>
          <w:iCs/>
        </w:rPr>
        <w:t> rồi.</w:t>
      </w:r>
    </w:p>
    <w:p w14:paraId="4378DE88" w14:textId="77777777" w:rsidR="003310CD" w:rsidRPr="003310CD" w:rsidRDefault="003310CD" w:rsidP="003310CD">
      <w:r w:rsidRPr="003310CD">
        <w:lastRenderedPageBreak/>
        <w:pict w14:anchorId="53355596">
          <v:rect id="_x0000_i2855" style="width:0;height:0" o:hralign="center" o:hrstd="t" o:hr="t" fillcolor="#a0a0a0" stroked="f"/>
        </w:pict>
      </w:r>
    </w:p>
    <w:p w14:paraId="0EFDF1BC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Từ Kết Thúc Câu — </w:t>
      </w:r>
      <w:r w:rsidRPr="003310CD">
        <w:rPr>
          <w:b/>
          <w:bCs/>
        </w:rPr>
        <w:t>되다</w:t>
      </w:r>
      <w:r w:rsidRPr="003310CD">
        <w:rPr>
          <w:b/>
          <w:bCs/>
        </w:rPr>
        <w:t xml:space="preserve"> vs </w:t>
      </w:r>
      <w:r w:rsidRPr="003310CD">
        <w:rPr>
          <w:b/>
          <w:bCs/>
        </w:rPr>
        <w:t>지나다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3"/>
        <w:gridCol w:w="1905"/>
        <w:gridCol w:w="2562"/>
      </w:tblGrid>
      <w:tr w:rsidR="003310CD" w:rsidRPr="003310CD" w14:paraId="64D2A14F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F2F631B" w14:textId="77777777" w:rsidR="003310CD" w:rsidRPr="003310CD" w:rsidRDefault="003310CD" w:rsidP="003310CD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7F9EA4A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되다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99DC670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지나다</w:t>
            </w:r>
          </w:p>
        </w:tc>
      </w:tr>
      <w:tr w:rsidR="003310CD" w:rsidRPr="003310CD" w14:paraId="7181F07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F833FBE" w14:textId="77777777" w:rsidR="003310CD" w:rsidRPr="003310CD" w:rsidRDefault="003310CD" w:rsidP="003310CD">
            <w:r w:rsidRPr="003310CD">
              <w:t>Nghĩa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9315960" w14:textId="77777777" w:rsidR="003310CD" w:rsidRPr="003310CD" w:rsidRDefault="003310CD" w:rsidP="003310CD">
            <w:r w:rsidRPr="003310CD">
              <w:t>đã được / đạt mốc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53EB3BC" w14:textId="77777777" w:rsidR="003310CD" w:rsidRPr="003310CD" w:rsidRDefault="003310CD" w:rsidP="003310CD">
            <w:r w:rsidRPr="003310CD">
              <w:t>đã trôi qua</w:t>
            </w:r>
          </w:p>
        </w:tc>
      </w:tr>
      <w:tr w:rsidR="003310CD" w:rsidRPr="003310CD" w14:paraId="204E50F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0F1DAEC" w14:textId="77777777" w:rsidR="003310CD" w:rsidRPr="003310CD" w:rsidRDefault="003310CD" w:rsidP="003310CD">
            <w:r w:rsidRPr="003310CD">
              <w:t>Sắc thái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968484D" w14:textId="77777777" w:rsidR="003310CD" w:rsidRPr="003310CD" w:rsidRDefault="003310CD" w:rsidP="003310CD">
            <w:r w:rsidRPr="003310CD">
              <w:t>Trung lập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0AAB77F" w14:textId="77777777" w:rsidR="003310CD" w:rsidRPr="003310CD" w:rsidRDefault="003310CD" w:rsidP="003310CD">
            <w:r w:rsidRPr="003310CD">
              <w:t>Nhấn mạnh thời gian trôi</w:t>
            </w:r>
          </w:p>
        </w:tc>
      </w:tr>
      <w:tr w:rsidR="003310CD" w:rsidRPr="003310CD" w14:paraId="6F7311A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785C92E" w14:textId="77777777" w:rsidR="003310CD" w:rsidRPr="003310CD" w:rsidRDefault="003310CD" w:rsidP="003310CD">
            <w:r w:rsidRPr="003310CD">
              <w:t>Dùng phổ biến hơn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283F0A8" w14:textId="77777777" w:rsidR="003310CD" w:rsidRPr="003310CD" w:rsidRDefault="003310CD" w:rsidP="003310CD">
            <w:r w:rsidRPr="003310CD">
              <w:rPr>
                <w:rFonts w:ascii="Segoe UI Emoji" w:hAnsi="Segoe UI Emoji" w:cs="Segoe UI Emoji"/>
              </w:rPr>
              <w:t>✅</w:t>
            </w:r>
            <w:r w:rsidRPr="003310CD">
              <w:t xml:space="preserve"> Hơn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AB43C1D" w14:textId="77777777" w:rsidR="003310CD" w:rsidRPr="003310CD" w:rsidRDefault="003310CD" w:rsidP="003310CD">
            <w:r w:rsidRPr="003310CD">
              <w:t>Ít hơn</w:t>
            </w:r>
          </w:p>
        </w:tc>
      </w:tr>
      <w:tr w:rsidR="003310CD" w:rsidRPr="003310CD" w14:paraId="734D3AC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C783950" w14:textId="77777777" w:rsidR="003310CD" w:rsidRPr="003310CD" w:rsidRDefault="003310CD" w:rsidP="003310CD">
            <w:r w:rsidRPr="003310CD">
              <w:t>Ví dụ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B3B743A" w14:textId="77777777" w:rsidR="003310CD" w:rsidRPr="003310CD" w:rsidRDefault="003310CD" w:rsidP="003310CD">
            <w:r w:rsidRPr="003310CD">
              <w:t>1</w:t>
            </w:r>
            <w:r w:rsidRPr="003310CD">
              <w:t>년이</w:t>
            </w:r>
            <w:r w:rsidRPr="003310CD">
              <w:t> </w:t>
            </w:r>
            <w:r w:rsidRPr="003310CD">
              <w:rPr>
                <w:b/>
                <w:bCs/>
              </w:rPr>
              <w:t>됐어요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2E69775" w14:textId="77777777" w:rsidR="003310CD" w:rsidRPr="003310CD" w:rsidRDefault="003310CD" w:rsidP="003310CD">
            <w:r w:rsidRPr="003310CD">
              <w:t>1</w:t>
            </w:r>
            <w:r w:rsidRPr="003310CD">
              <w:t>년이</w:t>
            </w:r>
            <w:r w:rsidRPr="003310CD">
              <w:t> </w:t>
            </w:r>
            <w:r w:rsidRPr="003310CD">
              <w:rPr>
                <w:b/>
                <w:bCs/>
              </w:rPr>
              <w:t>지났어요</w:t>
            </w:r>
          </w:p>
        </w:tc>
      </w:tr>
    </w:tbl>
    <w:p w14:paraId="74D56F09" w14:textId="77777777" w:rsidR="003310CD" w:rsidRPr="003310CD" w:rsidRDefault="003310CD" w:rsidP="003310CD">
      <w:r w:rsidRPr="003310CD">
        <w:rPr>
          <w:rFonts w:ascii="Segoe UI Emoji" w:hAnsi="Segoe UI Emoji" w:cs="Segoe UI Emoji"/>
        </w:rPr>
        <w:t>💡</w:t>
      </w:r>
      <w:r w:rsidRPr="003310CD">
        <w:t xml:space="preserve"> Trong thi TOPIK, </w:t>
      </w:r>
      <w:r w:rsidRPr="003310CD">
        <w:rPr>
          <w:b/>
          <w:bCs/>
        </w:rPr>
        <w:t>됐어요</w:t>
      </w:r>
      <w:r w:rsidRPr="003310CD">
        <w:rPr>
          <w:b/>
          <w:bCs/>
        </w:rPr>
        <w:t xml:space="preserve"> / </w:t>
      </w:r>
      <w:r w:rsidRPr="003310CD">
        <w:rPr>
          <w:b/>
          <w:bCs/>
        </w:rPr>
        <w:t>됩니다</w:t>
      </w:r>
      <w:r w:rsidRPr="003310CD">
        <w:t> xuất hiện nhiều hơn — ưu tiên nhớ cái này!</w:t>
      </w:r>
    </w:p>
    <w:p w14:paraId="3B119EB0" w14:textId="77777777" w:rsidR="003310CD" w:rsidRPr="003310CD" w:rsidRDefault="003310CD" w:rsidP="003310CD">
      <w:r w:rsidRPr="003310CD">
        <w:pict w14:anchorId="40213B7A">
          <v:rect id="_x0000_i2856" style="width:0;height:0" o:hralign="center" o:hrstd="t" o:hr="t" fillcolor="#a0a0a0" stroked="f"/>
        </w:pict>
      </w:r>
    </w:p>
    <w:p w14:paraId="2E018780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Cấu Trúc Câu Hỏi &amp; Trả Lời Đầy Đủ</w:t>
      </w:r>
    </w:p>
    <w:p w14:paraId="0BB810DF" w14:textId="77777777" w:rsidR="003310CD" w:rsidRPr="003310CD" w:rsidRDefault="003310CD" w:rsidP="003310CD">
      <w:r w:rsidRPr="003310CD">
        <w:t>Q: [</w:t>
      </w:r>
      <w:r w:rsidRPr="003310CD">
        <w:t>동사</w:t>
      </w:r>
      <w:r w:rsidRPr="003310CD">
        <w:t>] + (</w:t>
      </w:r>
      <w:r w:rsidRPr="003310CD">
        <w:t>으</w:t>
      </w:r>
      <w:r w:rsidRPr="003310CD">
        <w:t>)</w:t>
      </w:r>
      <w:r w:rsidRPr="003310CD">
        <w:t>ㄴ</w:t>
      </w:r>
      <w:r w:rsidRPr="003310CD">
        <w:t xml:space="preserve"> </w:t>
      </w:r>
      <w:r w:rsidRPr="003310CD">
        <w:t>지</w:t>
      </w:r>
      <w:r w:rsidRPr="003310CD">
        <w:t xml:space="preserve"> </w:t>
      </w:r>
      <w:r w:rsidRPr="003310CD">
        <w:t>얼마나</w:t>
      </w:r>
      <w:r w:rsidRPr="003310CD">
        <w:t xml:space="preserve"> </w:t>
      </w:r>
      <w:r w:rsidRPr="003310CD">
        <w:t>됐어요</w:t>
      </w:r>
      <w:r w:rsidRPr="003310CD">
        <w:t>?</w:t>
      </w:r>
    </w:p>
    <w:p w14:paraId="2F6BE68C" w14:textId="77777777" w:rsidR="003310CD" w:rsidRPr="003310CD" w:rsidRDefault="003310CD" w:rsidP="003310CD">
      <w:r w:rsidRPr="003310CD">
        <w:t>A: [</w:t>
      </w:r>
      <w:r w:rsidRPr="003310CD">
        <w:t>동사</w:t>
      </w:r>
      <w:r w:rsidRPr="003310CD">
        <w:t>] + (</w:t>
      </w:r>
      <w:r w:rsidRPr="003310CD">
        <w:t>으</w:t>
      </w:r>
      <w:r w:rsidRPr="003310CD">
        <w:t>)</w:t>
      </w:r>
      <w:r w:rsidRPr="003310CD">
        <w:t>ㄴ</w:t>
      </w:r>
      <w:r w:rsidRPr="003310CD">
        <w:t xml:space="preserve"> </w:t>
      </w:r>
      <w:r w:rsidRPr="003310CD">
        <w:t>지</w:t>
      </w:r>
      <w:r w:rsidRPr="003310CD">
        <w:t xml:space="preserve"> + </w:t>
      </w:r>
      <w:r w:rsidRPr="003310CD">
        <w:t>시간</w:t>
      </w:r>
      <w:r w:rsidRPr="003310CD">
        <w:t xml:space="preserve"> + </w:t>
      </w:r>
      <w:r w:rsidRPr="003310CD">
        <w:t>됐어요</w:t>
      </w:r>
      <w:r w:rsidRPr="003310CD">
        <w:t xml:space="preserve"> / </w:t>
      </w:r>
      <w:r w:rsidRPr="003310CD">
        <w:t>지났어요</w:t>
      </w:r>
    </w:p>
    <w:p w14:paraId="597850CA" w14:textId="77777777" w:rsidR="003310CD" w:rsidRPr="003310CD" w:rsidRDefault="003310CD" w:rsidP="003310CD">
      <w:r w:rsidRPr="003310CD">
        <w:t xml:space="preserve">A: </w:t>
      </w:r>
      <w:r w:rsidRPr="003310CD">
        <w:t>한국에</w:t>
      </w:r>
      <w:r w:rsidRPr="003310CD">
        <w:t xml:space="preserve"> </w:t>
      </w:r>
      <w:r w:rsidRPr="003310CD">
        <w:t>온</w:t>
      </w:r>
      <w:r w:rsidRPr="003310CD">
        <w:t xml:space="preserve"> </w:t>
      </w:r>
      <w:r w:rsidRPr="003310CD">
        <w:t>지</w:t>
      </w:r>
      <w:r w:rsidRPr="003310CD">
        <w:t xml:space="preserve"> </w:t>
      </w:r>
      <w:r w:rsidRPr="003310CD">
        <w:t>얼마나</w:t>
      </w:r>
      <w:r w:rsidRPr="003310CD">
        <w:t xml:space="preserve"> </w:t>
      </w:r>
      <w:r w:rsidRPr="003310CD">
        <w:t>됐어요</w:t>
      </w:r>
      <w:r w:rsidRPr="003310CD">
        <w:t>? </w:t>
      </w:r>
      <w:r w:rsidRPr="003310CD">
        <w:rPr>
          <w:i/>
          <w:iCs/>
        </w:rPr>
        <w:t>(Bạn đến Hàn Quốc được bao lâu rồi?)</w:t>
      </w:r>
    </w:p>
    <w:p w14:paraId="77C03D9B" w14:textId="77777777" w:rsidR="003310CD" w:rsidRPr="003310CD" w:rsidRDefault="003310CD" w:rsidP="003310CD">
      <w:r w:rsidRPr="003310CD">
        <w:t xml:space="preserve">B: </w:t>
      </w:r>
      <w:r w:rsidRPr="003310CD">
        <w:t>한국에</w:t>
      </w:r>
      <w:r w:rsidRPr="003310CD">
        <w:t xml:space="preserve"> </w:t>
      </w:r>
      <w:r w:rsidRPr="003310CD">
        <w:t>온</w:t>
      </w:r>
      <w:r w:rsidRPr="003310CD">
        <w:t xml:space="preserve"> </w:t>
      </w:r>
      <w:r w:rsidRPr="003310CD">
        <w:t>지</w:t>
      </w:r>
      <w:r w:rsidRPr="003310CD">
        <w:t xml:space="preserve"> </w:t>
      </w:r>
      <w:r w:rsidRPr="003310CD">
        <w:t>두</w:t>
      </w:r>
      <w:r w:rsidRPr="003310CD">
        <w:t xml:space="preserve"> </w:t>
      </w:r>
      <w:r w:rsidRPr="003310CD">
        <w:t>달이</w:t>
      </w:r>
      <w:r w:rsidRPr="003310CD">
        <w:t xml:space="preserve"> </w:t>
      </w:r>
      <w:r w:rsidRPr="003310CD">
        <w:t>됐어요</w:t>
      </w:r>
      <w:r w:rsidRPr="003310CD">
        <w:t>. </w:t>
      </w:r>
      <w:r w:rsidRPr="003310CD">
        <w:rPr>
          <w:i/>
          <w:iCs/>
        </w:rPr>
        <w:t>(Tôi đến được hai tháng rồi.)</w:t>
      </w:r>
    </w:p>
    <w:p w14:paraId="2508568D" w14:textId="77777777" w:rsidR="003310CD" w:rsidRPr="003310CD" w:rsidRDefault="003310CD" w:rsidP="003310CD">
      <w:r w:rsidRPr="003310CD">
        <w:pict w14:anchorId="55F384F2">
          <v:rect id="_x0000_i2857" style="width:0;height:0" o:hralign="center" o:hrstd="t" o:hr="t" fillcolor="#a0a0a0" stroked="f"/>
        </w:pict>
      </w:r>
    </w:p>
    <w:p w14:paraId="4BED20C9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⚠️</w:t>
      </w:r>
      <w:r w:rsidRPr="003310CD">
        <w:rPr>
          <w:b/>
          <w:bCs/>
        </w:rPr>
        <w:t xml:space="preserve"> Điểm Dễ Nhầm &amp; Hay Ra Thi</w:t>
      </w:r>
    </w:p>
    <w:p w14:paraId="630F9662" w14:textId="77777777" w:rsidR="003310CD" w:rsidRPr="003310CD" w:rsidRDefault="003310CD" w:rsidP="003310CD">
      <w:r w:rsidRPr="003310CD">
        <w:rPr>
          <w:b/>
          <w:bCs/>
        </w:rPr>
        <w:t>①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ㄴ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적이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있다</w:t>
      </w:r>
      <w:r w:rsidRPr="003310CD">
        <w:rPr>
          <w:b/>
          <w:bCs/>
        </w:rPr>
        <w:t xml:space="preserve"> vs </w:t>
      </w:r>
      <w:r w:rsidRPr="003310CD">
        <w:rPr>
          <w:b/>
          <w:bCs/>
        </w:rPr>
        <w:t>았</w:t>
      </w:r>
      <w:r w:rsidRPr="003310CD">
        <w:rPr>
          <w:b/>
          <w:bCs/>
        </w:rPr>
        <w:t>/</w:t>
      </w:r>
      <w:r w:rsidRPr="003310CD">
        <w:rPr>
          <w:b/>
          <w:bCs/>
        </w:rPr>
        <w:t>었다</w:t>
      </w:r>
      <w:r w:rsidRPr="003310CD">
        <w:rPr>
          <w:b/>
          <w:bCs/>
        </w:rPr>
        <w:t xml:space="preserve"> — khác nhau tinh tế: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8"/>
        <w:gridCol w:w="2708"/>
        <w:gridCol w:w="2651"/>
      </w:tblGrid>
      <w:tr w:rsidR="003310CD" w:rsidRPr="003310CD" w14:paraId="1554DB22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80925DC" w14:textId="77777777" w:rsidR="003310CD" w:rsidRPr="003310CD" w:rsidRDefault="003310CD" w:rsidP="003310CD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1FE5737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(</w:t>
            </w:r>
            <w:r w:rsidRPr="003310CD">
              <w:rPr>
                <w:b/>
                <w:bCs/>
              </w:rPr>
              <w:t>으</w:t>
            </w:r>
            <w:r w:rsidRPr="003310CD">
              <w:rPr>
                <w:b/>
                <w:bCs/>
              </w:rPr>
              <w:t>)</w:t>
            </w:r>
            <w:r w:rsidRPr="003310CD">
              <w:rPr>
                <w:b/>
                <w:bCs/>
              </w:rPr>
              <w:t>ㄴ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적이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있다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564C134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았</w:t>
            </w:r>
            <w:r w:rsidRPr="003310CD">
              <w:rPr>
                <w:b/>
                <w:bCs/>
              </w:rPr>
              <w:t>/</w:t>
            </w:r>
            <w:r w:rsidRPr="003310CD">
              <w:rPr>
                <w:b/>
                <w:bCs/>
              </w:rPr>
              <w:t>었다</w:t>
            </w:r>
          </w:p>
        </w:tc>
      </w:tr>
      <w:tr w:rsidR="003310CD" w:rsidRPr="003310CD" w14:paraId="0855E77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36768C3" w14:textId="77777777" w:rsidR="003310CD" w:rsidRPr="003310CD" w:rsidRDefault="003310CD" w:rsidP="003310CD">
            <w:r w:rsidRPr="003310CD">
              <w:t>Nghĩa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12AF0A2" w14:textId="77777777" w:rsidR="003310CD" w:rsidRPr="003310CD" w:rsidRDefault="003310CD" w:rsidP="003310CD">
            <w:r w:rsidRPr="003310CD">
              <w:t>đã từng (trong cuộc đời)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75E50FD" w14:textId="77777777" w:rsidR="003310CD" w:rsidRPr="003310CD" w:rsidRDefault="003310CD" w:rsidP="003310CD">
            <w:r w:rsidRPr="003310CD">
              <w:t>đã làm (sự kiện cụ thể)</w:t>
            </w:r>
          </w:p>
        </w:tc>
      </w:tr>
      <w:tr w:rsidR="003310CD" w:rsidRPr="003310CD" w14:paraId="1DD5B07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29D3C68" w14:textId="77777777" w:rsidR="003310CD" w:rsidRPr="003310CD" w:rsidRDefault="003310CD" w:rsidP="003310CD">
            <w:r w:rsidRPr="003310CD">
              <w:t>Tập trung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52357DE" w14:textId="77777777" w:rsidR="003310CD" w:rsidRPr="003310CD" w:rsidRDefault="003310CD" w:rsidP="003310CD">
            <w:r w:rsidRPr="003310CD">
              <w:t>Kinh nghiệm có hay không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7EEC3AD" w14:textId="77777777" w:rsidR="003310CD" w:rsidRPr="003310CD" w:rsidRDefault="003310CD" w:rsidP="003310CD">
            <w:r w:rsidRPr="003310CD">
              <w:t>Sự kiện đã xảy ra</w:t>
            </w:r>
          </w:p>
        </w:tc>
      </w:tr>
      <w:tr w:rsidR="003310CD" w:rsidRPr="003310CD" w14:paraId="0277A56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9E0BA4D" w14:textId="77777777" w:rsidR="003310CD" w:rsidRPr="003310CD" w:rsidRDefault="003310CD" w:rsidP="003310CD">
            <w:r w:rsidRPr="003310CD">
              <w:t>Ví dụ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D57DE5C" w14:textId="77777777" w:rsidR="003310CD" w:rsidRPr="003310CD" w:rsidRDefault="003310CD" w:rsidP="003310CD">
            <w:r w:rsidRPr="003310CD">
              <w:t>김치를</w:t>
            </w:r>
            <w:r w:rsidRPr="003310CD">
              <w:t xml:space="preserve"> </w:t>
            </w:r>
            <w:r w:rsidRPr="003310CD">
              <w:t>먹</w:t>
            </w:r>
            <w:r w:rsidRPr="003310CD">
              <w:rPr>
                <w:b/>
                <w:bCs/>
              </w:rPr>
              <w:t>은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적이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있어요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EFA46B7" w14:textId="77777777" w:rsidR="003310CD" w:rsidRPr="003310CD" w:rsidRDefault="003310CD" w:rsidP="003310CD">
            <w:r w:rsidRPr="003310CD">
              <w:t>어제</w:t>
            </w:r>
            <w:r w:rsidRPr="003310CD">
              <w:t xml:space="preserve"> </w:t>
            </w:r>
            <w:r w:rsidRPr="003310CD">
              <w:t>김치를</w:t>
            </w:r>
            <w:r w:rsidRPr="003310CD">
              <w:t xml:space="preserve"> </w:t>
            </w:r>
            <w:r w:rsidRPr="003310CD">
              <w:t>먹</w:t>
            </w:r>
            <w:r w:rsidRPr="003310CD">
              <w:rPr>
                <w:b/>
                <w:bCs/>
              </w:rPr>
              <w:t>었어요</w:t>
            </w:r>
          </w:p>
        </w:tc>
      </w:tr>
      <w:tr w:rsidR="003310CD" w:rsidRPr="003310CD" w14:paraId="0D46918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3117932" w14:textId="77777777" w:rsidR="003310CD" w:rsidRPr="003310CD" w:rsidRDefault="003310CD" w:rsidP="003310CD">
            <w:r w:rsidRPr="003310CD">
              <w:lastRenderedPageBreak/>
              <w:t>Dịch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0635B05" w14:textId="77777777" w:rsidR="003310CD" w:rsidRPr="003310CD" w:rsidRDefault="003310CD" w:rsidP="003310CD">
            <w:r w:rsidRPr="003310CD">
              <w:rPr>
                <w:i/>
                <w:iCs/>
              </w:rPr>
              <w:t>Tôi đã từng ăn kimchi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EA78FDB" w14:textId="77777777" w:rsidR="003310CD" w:rsidRPr="003310CD" w:rsidRDefault="003310CD" w:rsidP="003310CD">
            <w:r w:rsidRPr="003310CD">
              <w:rPr>
                <w:i/>
                <w:iCs/>
              </w:rPr>
              <w:t>Hôm qua tôi đã ăn kimchi</w:t>
            </w:r>
          </w:p>
        </w:tc>
      </w:tr>
    </w:tbl>
    <w:p w14:paraId="674916F8" w14:textId="77777777" w:rsidR="003310CD" w:rsidRPr="003310CD" w:rsidRDefault="003310CD" w:rsidP="003310CD">
      <w:r w:rsidRPr="003310CD">
        <w:rPr>
          <w:rFonts w:ascii="Segoe UI Emoji" w:hAnsi="Segoe UI Emoji" w:cs="Segoe UI Emoji"/>
        </w:rPr>
        <w:t>⚠️</w:t>
      </w:r>
      <w:r w:rsidRPr="003310CD">
        <w:t xml:space="preserve"> Đề TOPIK hay bẫy: hỏi về </w:t>
      </w:r>
      <w:r w:rsidRPr="003310CD">
        <w:rPr>
          <w:b/>
          <w:bCs/>
        </w:rPr>
        <w:t>kinh nghiệm</w:t>
      </w:r>
      <w:r w:rsidRPr="003310CD">
        <w:t xml:space="preserve"> thì dùng </w:t>
      </w:r>
      <w:r w:rsidRPr="003310CD">
        <w:t>적이</w:t>
      </w:r>
      <w:r w:rsidRPr="003310CD">
        <w:t xml:space="preserve"> </w:t>
      </w:r>
      <w:r w:rsidRPr="003310CD">
        <w:t>있다</w:t>
      </w:r>
      <w:r w:rsidRPr="003310CD">
        <w:t xml:space="preserve">, không phải </w:t>
      </w:r>
      <w:r w:rsidRPr="003310CD">
        <w:t>았</w:t>
      </w:r>
      <w:r w:rsidRPr="003310CD">
        <w:t>/</w:t>
      </w:r>
      <w:r w:rsidRPr="003310CD">
        <w:t>었다</w:t>
      </w:r>
      <w:r w:rsidRPr="003310CD">
        <w:t>!</w:t>
      </w:r>
    </w:p>
    <w:p w14:paraId="7A0313C3" w14:textId="77777777" w:rsidR="003310CD" w:rsidRPr="003310CD" w:rsidRDefault="003310CD" w:rsidP="003310CD">
      <w:r w:rsidRPr="003310CD">
        <w:rPr>
          <w:b/>
          <w:bCs/>
        </w:rPr>
        <w:t>②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ㄴ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지</w:t>
      </w:r>
      <w:r w:rsidRPr="003310CD">
        <w:rPr>
          <w:b/>
          <w:bCs/>
        </w:rPr>
        <w:t xml:space="preserve"> hay bị nhầm biến hình:</w:t>
      </w:r>
    </w:p>
    <w:p w14:paraId="631A20B7" w14:textId="77777777" w:rsidR="003310CD" w:rsidRPr="003310CD" w:rsidRDefault="003310CD" w:rsidP="003310CD">
      <w:r w:rsidRPr="003310CD">
        <w:t>살다</w:t>
      </w:r>
      <w:r w:rsidRPr="003310CD">
        <w:t xml:space="preserve"> (sống) → </w:t>
      </w:r>
      <w:r w:rsidRPr="003310CD">
        <w:t>살</w:t>
      </w:r>
      <w:r w:rsidRPr="003310CD">
        <w:t xml:space="preserve"> + </w:t>
      </w:r>
      <w:r w:rsidRPr="003310CD">
        <w:t>ㄴ</w:t>
      </w:r>
      <w:r w:rsidRPr="003310CD">
        <w:t xml:space="preserve"> </w:t>
      </w:r>
      <w:r w:rsidRPr="003310CD">
        <w:t>지</w:t>
      </w:r>
      <w:r w:rsidRPr="003310CD">
        <w:t xml:space="preserve"> = </w:t>
      </w:r>
      <w:del w:id="5" w:author="Unknown">
        <w:r w:rsidRPr="003310CD">
          <w:delText>살ㄴ</w:delText>
        </w:r>
        <w:r w:rsidRPr="003310CD">
          <w:delText xml:space="preserve"> </w:delText>
        </w:r>
        <w:r w:rsidRPr="003310CD">
          <w:delText>지</w:delText>
        </w:r>
      </w:del>
      <w:r w:rsidRPr="003310CD">
        <w:t> → </w:t>
      </w:r>
      <w:r w:rsidRPr="003310CD">
        <w:rPr>
          <w:b/>
          <w:bCs/>
        </w:rPr>
        <w:t>산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지</w:t>
      </w:r>
      <w:r w:rsidRPr="003310CD">
        <w:t> </w:t>
      </w:r>
      <w:r w:rsidRPr="003310CD">
        <w:rPr>
          <w:rFonts w:ascii="Segoe UI Emoji" w:hAnsi="Segoe UI Emoji" w:cs="Segoe UI Emoji"/>
        </w:rPr>
        <w:t>✅</w:t>
      </w:r>
      <w:r w:rsidRPr="003310CD">
        <w:rPr>
          <w:rFonts w:ascii="Aptos" w:hAnsi="Aptos" w:cs="Aptos"/>
        </w:rPr>
        <w:t> </w:t>
      </w:r>
      <w:r w:rsidRPr="003310CD">
        <w:rPr>
          <w:i/>
          <w:iCs/>
        </w:rPr>
        <w:t>(</w:t>
      </w:r>
      <w:r w:rsidRPr="003310CD">
        <w:rPr>
          <w:i/>
          <w:iCs/>
        </w:rPr>
        <w:t>ㄹ</w:t>
      </w:r>
      <w:r w:rsidRPr="003310CD">
        <w:rPr>
          <w:i/>
          <w:iCs/>
        </w:rPr>
        <w:t xml:space="preserve"> bị lược bỏ trước </w:t>
      </w:r>
      <w:r w:rsidRPr="003310CD">
        <w:rPr>
          <w:i/>
          <w:iCs/>
        </w:rPr>
        <w:t>ㄴ</w:t>
      </w:r>
      <w:r w:rsidRPr="003310CD">
        <w:rPr>
          <w:i/>
          <w:iCs/>
        </w:rPr>
        <w:t xml:space="preserve"> — quy tắc </w:t>
      </w:r>
      <w:r w:rsidRPr="003310CD">
        <w:rPr>
          <w:i/>
          <w:iCs/>
        </w:rPr>
        <w:t>ㄹ</w:t>
      </w:r>
      <w:r w:rsidRPr="003310CD">
        <w:rPr>
          <w:i/>
          <w:iCs/>
        </w:rPr>
        <w:t xml:space="preserve"> </w:t>
      </w:r>
      <w:r w:rsidRPr="003310CD">
        <w:rPr>
          <w:i/>
          <w:iCs/>
        </w:rPr>
        <w:t>불규칙</w:t>
      </w:r>
      <w:r w:rsidRPr="003310CD">
        <w:rPr>
          <w:i/>
          <w:iCs/>
        </w:rPr>
        <w:t>)</w:t>
      </w:r>
    </w:p>
    <w:p w14:paraId="7C65F680" w14:textId="77777777" w:rsidR="003310CD" w:rsidRPr="003310CD" w:rsidRDefault="003310CD" w:rsidP="003310CD">
      <w:r w:rsidRPr="003310CD">
        <w:t>만들다</w:t>
      </w:r>
      <w:r w:rsidRPr="003310CD">
        <w:t xml:space="preserve"> (làm/tạo) → </w:t>
      </w:r>
      <w:r w:rsidRPr="003310CD">
        <w:rPr>
          <w:b/>
          <w:bCs/>
        </w:rPr>
        <w:t>만든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지</w:t>
      </w:r>
      <w:r w:rsidRPr="003310CD">
        <w:t> </w:t>
      </w:r>
      <w:r w:rsidRPr="003310CD">
        <w:rPr>
          <w:rFonts w:ascii="Segoe UI Emoji" w:hAnsi="Segoe UI Emoji" w:cs="Segoe UI Emoji"/>
        </w:rPr>
        <w:t>✅</w:t>
      </w:r>
    </w:p>
    <w:p w14:paraId="6EAE8D86" w14:textId="77777777" w:rsidR="003310CD" w:rsidRPr="003310CD" w:rsidRDefault="003310CD" w:rsidP="003310CD">
      <w:r w:rsidRPr="003310CD">
        <w:rPr>
          <w:b/>
          <w:bCs/>
        </w:rPr>
        <w:t xml:space="preserve">③ </w:t>
      </w:r>
      <w:r w:rsidRPr="003310CD">
        <w:rPr>
          <w:b/>
          <w:bCs/>
        </w:rPr>
        <w:t>얼마나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됐어요</w:t>
      </w:r>
      <w:r w:rsidRPr="003310CD">
        <w:rPr>
          <w:b/>
          <w:bCs/>
        </w:rPr>
        <w:t xml:space="preserve"> vs </w:t>
      </w:r>
      <w:r w:rsidRPr="003310CD">
        <w:rPr>
          <w:b/>
          <w:bCs/>
        </w:rPr>
        <w:t>얼마예요</w:t>
      </w:r>
      <w:r w:rsidRPr="003310CD">
        <w:rPr>
          <w:b/>
          <w:bCs/>
        </w:rPr>
        <w:t xml:space="preserve"> — hay nhầm:</w:t>
      </w:r>
    </w:p>
    <w:p w14:paraId="397845CA" w14:textId="77777777" w:rsidR="003310CD" w:rsidRPr="003310CD" w:rsidRDefault="003310CD" w:rsidP="003310CD">
      <w:r w:rsidRPr="003310CD">
        <w:t>한국에</w:t>
      </w:r>
      <w:r w:rsidRPr="003310CD">
        <w:t xml:space="preserve"> </w:t>
      </w:r>
      <w:r w:rsidRPr="003310CD">
        <w:t>온</w:t>
      </w:r>
      <w:r w:rsidRPr="003310CD">
        <w:t xml:space="preserve"> </w:t>
      </w:r>
      <w:r w:rsidRPr="003310CD">
        <w:t>지</w:t>
      </w:r>
      <w:r w:rsidRPr="003310CD">
        <w:t> </w:t>
      </w:r>
      <w:r w:rsidRPr="003310CD">
        <w:rPr>
          <w:b/>
          <w:bCs/>
        </w:rPr>
        <w:t>얼마나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됐어요</w:t>
      </w:r>
      <w:r w:rsidRPr="003310CD">
        <w:t xml:space="preserve">? </w:t>
      </w:r>
      <w:r w:rsidRPr="003310CD">
        <w:rPr>
          <w:rFonts w:ascii="Segoe UI Emoji" w:hAnsi="Segoe UI Emoji" w:cs="Segoe UI Emoji"/>
        </w:rPr>
        <w:t>✅</w:t>
      </w:r>
      <w:r w:rsidRPr="003310CD">
        <w:rPr>
          <w:rFonts w:ascii="Aptos" w:hAnsi="Aptos" w:cs="Aptos"/>
        </w:rPr>
        <w:t> </w:t>
      </w:r>
      <w:r w:rsidRPr="003310CD">
        <w:rPr>
          <w:i/>
          <w:iCs/>
        </w:rPr>
        <w:t>(hỏi thời gian đã trôi qua)</w:t>
      </w:r>
      <w:r w:rsidRPr="003310CD">
        <w:t> </w:t>
      </w:r>
      <w:del w:id="6" w:author="Unknown">
        <w:r w:rsidRPr="003310CD">
          <w:delText>한국에</w:delText>
        </w:r>
        <w:r w:rsidRPr="003310CD">
          <w:delText xml:space="preserve"> </w:delText>
        </w:r>
        <w:r w:rsidRPr="003310CD">
          <w:delText>온</w:delText>
        </w:r>
        <w:r w:rsidRPr="003310CD">
          <w:delText xml:space="preserve"> </w:delText>
        </w:r>
        <w:r w:rsidRPr="003310CD">
          <w:delText>지</w:delText>
        </w:r>
        <w:r w:rsidRPr="003310CD">
          <w:delText xml:space="preserve"> </w:delText>
        </w:r>
        <w:r w:rsidRPr="003310CD">
          <w:delText>얼마예요</w:delText>
        </w:r>
        <w:r w:rsidRPr="003310CD">
          <w:delText>?</w:delText>
        </w:r>
      </w:del>
      <w:r w:rsidRPr="003310CD">
        <w:t> </w:t>
      </w:r>
      <w:r w:rsidRPr="003310CD">
        <w:rPr>
          <w:rFonts w:ascii="Segoe UI Emoji" w:hAnsi="Segoe UI Emoji" w:cs="Segoe UI Emoji"/>
        </w:rPr>
        <w:t>❌</w:t>
      </w:r>
      <w:r w:rsidRPr="003310CD">
        <w:rPr>
          <w:rFonts w:ascii="Aptos" w:hAnsi="Aptos" w:cs="Aptos"/>
        </w:rPr>
        <w:t> </w:t>
      </w:r>
      <w:r w:rsidRPr="003310CD">
        <w:rPr>
          <w:i/>
          <w:iCs/>
        </w:rPr>
        <w:t>(sai cấu trúc)</w:t>
      </w:r>
    </w:p>
    <w:p w14:paraId="561A36D1" w14:textId="77777777" w:rsidR="003310CD" w:rsidRPr="003310CD" w:rsidRDefault="003310CD" w:rsidP="003310CD">
      <w:r w:rsidRPr="003310CD">
        <w:rPr>
          <w:b/>
          <w:bCs/>
        </w:rPr>
        <w:t>④ Bẫy phổ biến trong TOPIK — chọn câu đúng:</w:t>
      </w:r>
    </w:p>
    <w:p w14:paraId="46B5C100" w14:textId="77777777" w:rsidR="003310CD" w:rsidRPr="003310CD" w:rsidRDefault="003310CD" w:rsidP="003310CD">
      <w:r w:rsidRPr="003310CD">
        <w:t xml:space="preserve">"Tôi bắt đầu học tiếng Hàn được 6 tháng" </w:t>
      </w:r>
      <w:r w:rsidRPr="003310CD">
        <w:rPr>
          <w:rFonts w:ascii="Segoe UI Emoji" w:hAnsi="Segoe UI Emoji" w:cs="Segoe UI Emoji"/>
        </w:rPr>
        <w:t>✅</w:t>
      </w:r>
      <w:r w:rsidRPr="003310CD">
        <w:t xml:space="preserve"> </w:t>
      </w:r>
      <w:r w:rsidRPr="003310CD">
        <w:t>한국어를</w:t>
      </w:r>
      <w:r w:rsidRPr="003310CD">
        <w:t xml:space="preserve"> </w:t>
      </w:r>
      <w:r w:rsidRPr="003310CD">
        <w:t>공부한</w:t>
      </w:r>
      <w:r w:rsidRPr="003310CD">
        <w:t xml:space="preserve"> </w:t>
      </w:r>
      <w:r w:rsidRPr="003310CD">
        <w:t>지</w:t>
      </w:r>
      <w:r w:rsidRPr="003310CD">
        <w:t xml:space="preserve"> 6</w:t>
      </w:r>
      <w:r w:rsidRPr="003310CD">
        <w:t>개월이</w:t>
      </w:r>
      <w:r w:rsidRPr="003310CD">
        <w:t xml:space="preserve"> </w:t>
      </w:r>
      <w:r w:rsidRPr="003310CD">
        <w:t>됐어요</w:t>
      </w:r>
      <w:r w:rsidRPr="003310CD">
        <w:t xml:space="preserve">. </w:t>
      </w:r>
      <w:r w:rsidRPr="003310CD">
        <w:rPr>
          <w:rFonts w:ascii="Segoe UI Emoji" w:hAnsi="Segoe UI Emoji" w:cs="Segoe UI Emoji"/>
        </w:rPr>
        <w:t>❌</w:t>
      </w:r>
      <w:r w:rsidRPr="003310CD">
        <w:t xml:space="preserve"> </w:t>
      </w:r>
      <w:r w:rsidRPr="003310CD">
        <w:t>한국어를</w:t>
      </w:r>
      <w:r w:rsidRPr="003310CD">
        <w:t xml:space="preserve"> </w:t>
      </w:r>
      <w:r w:rsidRPr="003310CD">
        <w:t>공부하는</w:t>
      </w:r>
      <w:r w:rsidRPr="003310CD">
        <w:t xml:space="preserve"> </w:t>
      </w:r>
      <w:r w:rsidRPr="003310CD">
        <w:t>지</w:t>
      </w:r>
      <w:r w:rsidRPr="003310CD">
        <w:t xml:space="preserve"> 6</w:t>
      </w:r>
      <w:r w:rsidRPr="003310CD">
        <w:t>개월이</w:t>
      </w:r>
      <w:r w:rsidRPr="003310CD">
        <w:t xml:space="preserve"> </w:t>
      </w:r>
      <w:r w:rsidRPr="003310CD">
        <w:t>됐어요</w:t>
      </w:r>
      <w:r w:rsidRPr="003310CD">
        <w:t>. </w:t>
      </w:r>
      <w:r w:rsidRPr="003310CD">
        <w:rPr>
          <w:i/>
          <w:iCs/>
        </w:rPr>
        <w:t>(sai — phải dùng (</w:t>
      </w:r>
      <w:r w:rsidRPr="003310CD">
        <w:rPr>
          <w:i/>
          <w:iCs/>
        </w:rPr>
        <w:t>으</w:t>
      </w:r>
      <w:r w:rsidRPr="003310CD">
        <w:rPr>
          <w:i/>
          <w:iCs/>
        </w:rPr>
        <w:t>)</w:t>
      </w:r>
      <w:r w:rsidRPr="003310CD">
        <w:rPr>
          <w:i/>
          <w:iCs/>
        </w:rPr>
        <w:t>ㄴ</w:t>
      </w:r>
      <w:r w:rsidRPr="003310CD">
        <w:rPr>
          <w:i/>
          <w:iCs/>
        </w:rPr>
        <w:t xml:space="preserve">, không phải </w:t>
      </w:r>
      <w:r w:rsidRPr="003310CD">
        <w:rPr>
          <w:i/>
          <w:iCs/>
        </w:rPr>
        <w:t>는</w:t>
      </w:r>
      <w:r w:rsidRPr="003310CD">
        <w:rPr>
          <w:i/>
          <w:iCs/>
        </w:rPr>
        <w:t>)</w:t>
      </w:r>
    </w:p>
    <w:p w14:paraId="45B9E502" w14:textId="77777777" w:rsidR="003310CD" w:rsidRPr="003310CD" w:rsidRDefault="003310CD" w:rsidP="003310CD">
      <w:r w:rsidRPr="003310CD">
        <w:pict w14:anchorId="7A4018A5">
          <v:rect id="_x0000_i2858" style="width:0;height:0" o:hralign="center" o:hrstd="t" o:hr="t" fillcolor="#a0a0a0" stroked="f"/>
        </w:pict>
      </w:r>
    </w:p>
    <w:p w14:paraId="07934690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Các Đơn Vị Thời Gian Hay Đi Với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ㄴ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지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4"/>
        <w:gridCol w:w="1105"/>
        <w:gridCol w:w="1080"/>
      </w:tblGrid>
      <w:tr w:rsidR="003310CD" w:rsidRPr="003310CD" w14:paraId="09DB2A65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806A4B5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Tiếng Hàn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1E9758A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Phiên âm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44F1B68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Nghĩa</w:t>
            </w:r>
          </w:p>
        </w:tc>
      </w:tr>
      <w:tr w:rsidR="003310CD" w:rsidRPr="003310CD" w14:paraId="7041420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7F60E5A" w14:textId="77777777" w:rsidR="003310CD" w:rsidRPr="003310CD" w:rsidRDefault="003310CD" w:rsidP="003310CD">
            <w:r w:rsidRPr="003310CD">
              <w:t>며칠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5916C3B" w14:textId="77777777" w:rsidR="003310CD" w:rsidRPr="003310CD" w:rsidRDefault="003310CD" w:rsidP="003310CD">
            <w:r w:rsidRPr="003310CD">
              <w:t>myeo-chil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6F215F5" w14:textId="77777777" w:rsidR="003310CD" w:rsidRPr="003310CD" w:rsidRDefault="003310CD" w:rsidP="003310CD">
            <w:r w:rsidRPr="003310CD">
              <w:t>vài ngày</w:t>
            </w:r>
          </w:p>
        </w:tc>
      </w:tr>
      <w:tr w:rsidR="003310CD" w:rsidRPr="003310CD" w14:paraId="5BDE738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28EE136" w14:textId="77777777" w:rsidR="003310CD" w:rsidRPr="003310CD" w:rsidRDefault="003310CD" w:rsidP="003310CD">
            <w:r w:rsidRPr="003310CD">
              <w:t>일주일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E628001" w14:textId="77777777" w:rsidR="003310CD" w:rsidRPr="003310CD" w:rsidRDefault="003310CD" w:rsidP="003310CD">
            <w:r w:rsidRPr="003310CD">
              <w:t>il-ju-il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3D5605B" w14:textId="77777777" w:rsidR="003310CD" w:rsidRPr="003310CD" w:rsidRDefault="003310CD" w:rsidP="003310CD">
            <w:r w:rsidRPr="003310CD">
              <w:t>một tuần</w:t>
            </w:r>
          </w:p>
        </w:tc>
      </w:tr>
      <w:tr w:rsidR="003310CD" w:rsidRPr="003310CD" w14:paraId="0D091FF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002CE40" w14:textId="77777777" w:rsidR="003310CD" w:rsidRPr="003310CD" w:rsidRDefault="003310CD" w:rsidP="003310CD">
            <w:r w:rsidRPr="003310CD">
              <w:t>한</w:t>
            </w:r>
            <w:r w:rsidRPr="003310CD">
              <w:t xml:space="preserve"> </w:t>
            </w:r>
            <w:r w:rsidRPr="003310CD">
              <w:t>달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6AF1651" w14:textId="77777777" w:rsidR="003310CD" w:rsidRPr="003310CD" w:rsidRDefault="003310CD" w:rsidP="003310CD">
            <w:r w:rsidRPr="003310CD">
              <w:t>han dal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5F7C339" w14:textId="77777777" w:rsidR="003310CD" w:rsidRPr="003310CD" w:rsidRDefault="003310CD" w:rsidP="003310CD">
            <w:r w:rsidRPr="003310CD">
              <w:t>một tháng</w:t>
            </w:r>
          </w:p>
        </w:tc>
      </w:tr>
      <w:tr w:rsidR="003310CD" w:rsidRPr="003310CD" w14:paraId="29A0FB7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21B572C" w14:textId="77777777" w:rsidR="003310CD" w:rsidRPr="003310CD" w:rsidRDefault="003310CD" w:rsidP="003310CD">
            <w:r w:rsidRPr="003310CD">
              <w:t>몇</w:t>
            </w:r>
            <w:r w:rsidRPr="003310CD">
              <w:t xml:space="preserve"> </w:t>
            </w:r>
            <w:r w:rsidRPr="003310CD">
              <w:t>달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DEC0A52" w14:textId="77777777" w:rsidR="003310CD" w:rsidRPr="003310CD" w:rsidRDefault="003310CD" w:rsidP="003310CD">
            <w:r w:rsidRPr="003310CD">
              <w:t>myeot dal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354DCA2" w14:textId="77777777" w:rsidR="003310CD" w:rsidRPr="003310CD" w:rsidRDefault="003310CD" w:rsidP="003310CD">
            <w:r w:rsidRPr="003310CD">
              <w:t>vài tháng</w:t>
            </w:r>
          </w:p>
        </w:tc>
      </w:tr>
      <w:tr w:rsidR="003310CD" w:rsidRPr="003310CD" w14:paraId="7B09635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FDB91B8" w14:textId="77777777" w:rsidR="003310CD" w:rsidRPr="003310CD" w:rsidRDefault="003310CD" w:rsidP="003310CD">
            <w:r w:rsidRPr="003310CD">
              <w:t>1</w:t>
            </w:r>
            <w:r w:rsidRPr="003310CD">
              <w:t>년</w:t>
            </w:r>
            <w:r w:rsidRPr="003310CD">
              <w:t xml:space="preserve"> / </w:t>
            </w:r>
            <w:r w:rsidRPr="003310CD">
              <w:t>일</w:t>
            </w:r>
            <w:r w:rsidRPr="003310CD">
              <w:t xml:space="preserve"> </w:t>
            </w:r>
            <w:r w:rsidRPr="003310CD">
              <w:t>년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5720DFE" w14:textId="77777777" w:rsidR="003310CD" w:rsidRPr="003310CD" w:rsidRDefault="003310CD" w:rsidP="003310CD">
            <w:r w:rsidRPr="003310CD">
              <w:t>il-lyeon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38FB46C" w14:textId="77777777" w:rsidR="003310CD" w:rsidRPr="003310CD" w:rsidRDefault="003310CD" w:rsidP="003310CD">
            <w:r w:rsidRPr="003310CD">
              <w:t>một năm</w:t>
            </w:r>
          </w:p>
        </w:tc>
      </w:tr>
      <w:tr w:rsidR="003310CD" w:rsidRPr="003310CD" w14:paraId="741BA23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2349463" w14:textId="77777777" w:rsidR="003310CD" w:rsidRPr="003310CD" w:rsidRDefault="003310CD" w:rsidP="003310CD">
            <w:r w:rsidRPr="003310CD">
              <w:t>얼마나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62D7202" w14:textId="77777777" w:rsidR="003310CD" w:rsidRPr="003310CD" w:rsidRDefault="003310CD" w:rsidP="003310CD">
            <w:r w:rsidRPr="003310CD">
              <w:t>eol-ma-na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87B7A9D" w14:textId="77777777" w:rsidR="003310CD" w:rsidRPr="003310CD" w:rsidRDefault="003310CD" w:rsidP="003310CD">
            <w:r w:rsidRPr="003310CD">
              <w:t>bao lâu</w:t>
            </w:r>
          </w:p>
        </w:tc>
      </w:tr>
    </w:tbl>
    <w:p w14:paraId="632BE9C1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lastRenderedPageBreak/>
        <w:t>✏️</w:t>
      </w:r>
      <w:r w:rsidRPr="003310CD">
        <w:rPr>
          <w:b/>
          <w:bCs/>
        </w:rPr>
        <w:t xml:space="preserve"> Mini Quiz</w:t>
      </w:r>
    </w:p>
    <w:p w14:paraId="26B38B06" w14:textId="77777777" w:rsidR="003310CD" w:rsidRPr="003310CD" w:rsidRDefault="003310CD" w:rsidP="003310CD">
      <w:r w:rsidRPr="003310CD">
        <w:t>Điền đúng dạng </w:t>
      </w:r>
      <w:r w:rsidRPr="003310CD">
        <w:rPr>
          <w:b/>
          <w:bCs/>
        </w:rPr>
        <w:t>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ㄴ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적이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있다</w:t>
      </w:r>
      <w:r w:rsidRPr="003310CD">
        <w:rPr>
          <w:b/>
          <w:bCs/>
        </w:rPr>
        <w:t>/</w:t>
      </w:r>
      <w:r w:rsidRPr="003310CD">
        <w:rPr>
          <w:b/>
          <w:bCs/>
        </w:rPr>
        <w:t>없다</w:t>
      </w:r>
      <w:r w:rsidRPr="003310CD">
        <w:t> hoặc </w:t>
      </w:r>
      <w:r w:rsidRPr="003310CD">
        <w:rPr>
          <w:b/>
          <w:bCs/>
        </w:rPr>
        <w:t>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ㄴ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지</w:t>
      </w:r>
      <w:r w:rsidRPr="003310CD">
        <w:t>:</w:t>
      </w:r>
    </w:p>
    <w:p w14:paraId="50E92CF6" w14:textId="77777777" w:rsidR="003310CD" w:rsidRPr="003310CD" w:rsidRDefault="003310CD" w:rsidP="003310CD">
      <w:pPr>
        <w:numPr>
          <w:ilvl w:val="0"/>
          <w:numId w:val="55"/>
        </w:numPr>
      </w:pPr>
      <w:r w:rsidRPr="003310CD">
        <w:t>저는</w:t>
      </w:r>
      <w:r w:rsidRPr="003310CD">
        <w:t xml:space="preserve"> </w:t>
      </w:r>
      <w:r w:rsidRPr="003310CD">
        <w:t>제주도에</w:t>
      </w:r>
      <w:r w:rsidRPr="003310CD">
        <w:t xml:space="preserve"> ___ . (</w:t>
      </w:r>
      <w:r w:rsidRPr="003310CD">
        <w:t>가다</w:t>
      </w:r>
      <w:r w:rsidRPr="003310CD">
        <w:t xml:space="preserve"> — Tôi đã từng đến đảo Jeju.)</w:t>
      </w:r>
    </w:p>
    <w:p w14:paraId="1C6EB3A9" w14:textId="77777777" w:rsidR="003310CD" w:rsidRPr="003310CD" w:rsidRDefault="003310CD" w:rsidP="003310CD">
      <w:pPr>
        <w:numPr>
          <w:ilvl w:val="0"/>
          <w:numId w:val="55"/>
        </w:numPr>
      </w:pPr>
      <w:r w:rsidRPr="003310CD">
        <w:t>저는</w:t>
      </w:r>
      <w:r w:rsidRPr="003310CD">
        <w:t xml:space="preserve"> </w:t>
      </w:r>
      <w:r w:rsidRPr="003310CD">
        <w:t>아직</w:t>
      </w:r>
      <w:r w:rsidRPr="003310CD">
        <w:t xml:space="preserve"> </w:t>
      </w:r>
      <w:r w:rsidRPr="003310CD">
        <w:t>삼겹살을</w:t>
      </w:r>
      <w:r w:rsidRPr="003310CD">
        <w:t xml:space="preserve"> ___ . (</w:t>
      </w:r>
      <w:r w:rsidRPr="003310CD">
        <w:t>먹다</w:t>
      </w:r>
      <w:r w:rsidRPr="003310CD">
        <w:t xml:space="preserve"> — Tôi chưa từng ăn samgyeopsal.)</w:t>
      </w:r>
    </w:p>
    <w:p w14:paraId="5DEF0926" w14:textId="77777777" w:rsidR="003310CD" w:rsidRPr="003310CD" w:rsidRDefault="003310CD" w:rsidP="003310CD">
      <w:pPr>
        <w:numPr>
          <w:ilvl w:val="0"/>
          <w:numId w:val="55"/>
        </w:numPr>
      </w:pPr>
      <w:r w:rsidRPr="003310CD">
        <w:t>한국어를</w:t>
      </w:r>
      <w:r w:rsidRPr="003310CD">
        <w:t xml:space="preserve"> ___ </w:t>
      </w:r>
      <w:r w:rsidRPr="003310CD">
        <w:t>얼마나</w:t>
      </w:r>
      <w:r w:rsidRPr="003310CD">
        <w:t xml:space="preserve"> </w:t>
      </w:r>
      <w:r w:rsidRPr="003310CD">
        <w:t>됐어요</w:t>
      </w:r>
      <w:r w:rsidRPr="003310CD">
        <w:t>? (</w:t>
      </w:r>
      <w:r w:rsidRPr="003310CD">
        <w:t>배우다</w:t>
      </w:r>
      <w:r w:rsidRPr="003310CD">
        <w:t xml:space="preserve"> — Bạn học tiếng Hàn được bao lâu rồi?)</w:t>
      </w:r>
    </w:p>
    <w:p w14:paraId="363EDDD5" w14:textId="77777777" w:rsidR="003310CD" w:rsidRPr="003310CD" w:rsidRDefault="003310CD" w:rsidP="003310CD">
      <w:pPr>
        <w:numPr>
          <w:ilvl w:val="0"/>
          <w:numId w:val="55"/>
        </w:numPr>
      </w:pPr>
      <w:r w:rsidRPr="003310CD">
        <w:t>이</w:t>
      </w:r>
      <w:r w:rsidRPr="003310CD">
        <w:t xml:space="preserve"> </w:t>
      </w:r>
      <w:r w:rsidRPr="003310CD">
        <w:t>동네에</w:t>
      </w:r>
      <w:r w:rsidRPr="003310CD">
        <w:t xml:space="preserve"> ___ </w:t>
      </w:r>
      <w:r w:rsidRPr="003310CD">
        <w:t>벌써</w:t>
      </w:r>
      <w:r w:rsidRPr="003310CD">
        <w:t xml:space="preserve"> 5</w:t>
      </w:r>
      <w:r w:rsidRPr="003310CD">
        <w:t>년이</w:t>
      </w:r>
      <w:r w:rsidRPr="003310CD">
        <w:t xml:space="preserve"> </w:t>
      </w:r>
      <w:r w:rsidRPr="003310CD">
        <w:t>됐어요</w:t>
      </w:r>
      <w:r w:rsidRPr="003310CD">
        <w:t>. (</w:t>
      </w:r>
      <w:r w:rsidRPr="003310CD">
        <w:t>살다</w:t>
      </w:r>
      <w:r w:rsidRPr="003310CD">
        <w:t xml:space="preserve"> — Đã sống ở khu này được 5 năm rồi.)</w:t>
      </w:r>
    </w:p>
    <w:p w14:paraId="24D104DB" w14:textId="77777777" w:rsidR="003310CD" w:rsidRPr="003310CD" w:rsidRDefault="003310CD" w:rsidP="003310CD">
      <w:pPr>
        <w:numPr>
          <w:ilvl w:val="0"/>
          <w:numId w:val="55"/>
        </w:numPr>
      </w:pPr>
      <w:r w:rsidRPr="003310CD">
        <w:t xml:space="preserve">A: </w:t>
      </w:r>
      <w:r w:rsidRPr="003310CD">
        <w:t>번지점프를</w:t>
      </w:r>
      <w:r w:rsidRPr="003310CD">
        <w:t xml:space="preserve"> ___ ? B: </w:t>
      </w:r>
      <w:r w:rsidRPr="003310CD">
        <w:t>아니요</w:t>
      </w:r>
      <w:r w:rsidRPr="003310CD">
        <w:t>, ___ . (</w:t>
      </w:r>
      <w:r w:rsidRPr="003310CD">
        <w:t>해보다</w:t>
      </w:r>
      <w:r w:rsidRPr="003310CD">
        <w:t xml:space="preserve"> — Bạn đã từng nhảy bungee chưa? / Chưa từng.)</w:t>
      </w:r>
    </w:p>
    <w:p w14:paraId="01B3FC2F" w14:textId="77777777" w:rsidR="003310CD" w:rsidRPr="003310CD" w:rsidRDefault="003310CD" w:rsidP="003310CD">
      <w:r w:rsidRPr="003310CD">
        <w:t>&lt;details&gt; &lt;summary&gt;</w:t>
      </w:r>
      <w:r w:rsidRPr="003310CD">
        <w:rPr>
          <w:rFonts w:ascii="Segoe UI Emoji" w:hAnsi="Segoe UI Emoji" w:cs="Segoe UI Emoji"/>
        </w:rPr>
        <w:t>👉</w:t>
      </w:r>
      <w:r w:rsidRPr="003310CD">
        <w:t xml:space="preserve"> Xem đáp án&lt;/summary&gt;</w:t>
      </w:r>
    </w:p>
    <w:p w14:paraId="70DE5A82" w14:textId="77777777" w:rsidR="003310CD" w:rsidRPr="003310CD" w:rsidRDefault="003310CD" w:rsidP="003310CD">
      <w:pPr>
        <w:numPr>
          <w:ilvl w:val="0"/>
          <w:numId w:val="56"/>
        </w:numPr>
      </w:pPr>
      <w:r w:rsidRPr="003310CD">
        <w:t>제주도에</w:t>
      </w:r>
      <w:r w:rsidRPr="003310CD">
        <w:t> </w:t>
      </w:r>
      <w:r w:rsidRPr="003310CD">
        <w:rPr>
          <w:b/>
          <w:bCs/>
        </w:rPr>
        <w:t>간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적이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있어요</w:t>
      </w:r>
      <w:r w:rsidRPr="003310CD">
        <w:t xml:space="preserve"> — </w:t>
      </w:r>
      <w:r w:rsidRPr="003310CD">
        <w:t>가다</w:t>
      </w:r>
      <w:r w:rsidRPr="003310CD">
        <w:t xml:space="preserve"> + </w:t>
      </w:r>
      <w:r w:rsidRPr="003310CD">
        <w:t>ㄴ</w:t>
      </w:r>
      <w:r w:rsidRPr="003310CD">
        <w:t xml:space="preserve"> </w:t>
      </w:r>
      <w:r w:rsidRPr="003310CD">
        <w:t>적이</w:t>
      </w:r>
      <w:r w:rsidRPr="003310CD">
        <w:t xml:space="preserve"> </w:t>
      </w:r>
      <w:r w:rsidRPr="003310CD">
        <w:t>있다</w:t>
      </w:r>
    </w:p>
    <w:p w14:paraId="1D43195A" w14:textId="77777777" w:rsidR="003310CD" w:rsidRPr="003310CD" w:rsidRDefault="003310CD" w:rsidP="003310CD">
      <w:pPr>
        <w:numPr>
          <w:ilvl w:val="0"/>
          <w:numId w:val="56"/>
        </w:numPr>
      </w:pPr>
      <w:r w:rsidRPr="003310CD">
        <w:t>삼겹살을</w:t>
      </w:r>
      <w:r w:rsidRPr="003310CD">
        <w:t> </w:t>
      </w:r>
      <w:r w:rsidRPr="003310CD">
        <w:rPr>
          <w:b/>
          <w:bCs/>
        </w:rPr>
        <w:t>먹은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적이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없어요</w:t>
      </w:r>
      <w:r w:rsidRPr="003310CD">
        <w:t xml:space="preserve"> — </w:t>
      </w:r>
      <w:r w:rsidRPr="003310CD">
        <w:t>먹다</w:t>
      </w:r>
      <w:r w:rsidRPr="003310CD">
        <w:t xml:space="preserve"> + </w:t>
      </w:r>
      <w:r w:rsidRPr="003310CD">
        <w:t>은</w:t>
      </w:r>
      <w:r w:rsidRPr="003310CD">
        <w:t xml:space="preserve"> </w:t>
      </w:r>
      <w:r w:rsidRPr="003310CD">
        <w:t>적이</w:t>
      </w:r>
      <w:r w:rsidRPr="003310CD">
        <w:t xml:space="preserve"> </w:t>
      </w:r>
      <w:r w:rsidRPr="003310CD">
        <w:t>없다</w:t>
      </w:r>
    </w:p>
    <w:p w14:paraId="3230604C" w14:textId="77777777" w:rsidR="003310CD" w:rsidRPr="003310CD" w:rsidRDefault="003310CD" w:rsidP="003310CD">
      <w:pPr>
        <w:numPr>
          <w:ilvl w:val="0"/>
          <w:numId w:val="56"/>
        </w:numPr>
      </w:pPr>
      <w:r w:rsidRPr="003310CD">
        <w:t>한국어를</w:t>
      </w:r>
      <w:r w:rsidRPr="003310CD">
        <w:t> </w:t>
      </w:r>
      <w:r w:rsidRPr="003310CD">
        <w:rPr>
          <w:b/>
          <w:bCs/>
        </w:rPr>
        <w:t>배운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지</w:t>
      </w:r>
      <w:r w:rsidRPr="003310CD">
        <w:t xml:space="preserve"> — </w:t>
      </w:r>
      <w:r w:rsidRPr="003310CD">
        <w:t>배우다</w:t>
      </w:r>
      <w:r w:rsidRPr="003310CD">
        <w:t xml:space="preserve"> + </w:t>
      </w:r>
      <w:r w:rsidRPr="003310CD">
        <w:t>ㄴ</w:t>
      </w:r>
      <w:r w:rsidRPr="003310CD">
        <w:t xml:space="preserve"> </w:t>
      </w:r>
      <w:r w:rsidRPr="003310CD">
        <w:t>지</w:t>
      </w:r>
    </w:p>
    <w:p w14:paraId="04EB0BD8" w14:textId="77777777" w:rsidR="003310CD" w:rsidRPr="003310CD" w:rsidRDefault="003310CD" w:rsidP="003310CD">
      <w:pPr>
        <w:numPr>
          <w:ilvl w:val="0"/>
          <w:numId w:val="56"/>
        </w:numPr>
      </w:pPr>
      <w:r w:rsidRPr="003310CD">
        <w:t>이</w:t>
      </w:r>
      <w:r w:rsidRPr="003310CD">
        <w:t xml:space="preserve"> </w:t>
      </w:r>
      <w:r w:rsidRPr="003310CD">
        <w:t>동네에</w:t>
      </w:r>
      <w:r w:rsidRPr="003310CD">
        <w:t> </w:t>
      </w:r>
      <w:r w:rsidRPr="003310CD">
        <w:rPr>
          <w:b/>
          <w:bCs/>
        </w:rPr>
        <w:t>산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지</w:t>
      </w:r>
      <w:r w:rsidRPr="003310CD">
        <w:t xml:space="preserve"> — </w:t>
      </w:r>
      <w:r w:rsidRPr="003310CD">
        <w:t>살다</w:t>
      </w:r>
      <w:r w:rsidRPr="003310CD">
        <w:t xml:space="preserve"> → </w:t>
      </w:r>
      <w:r w:rsidRPr="003310CD">
        <w:t>ㄹ</w:t>
      </w:r>
      <w:r w:rsidRPr="003310CD">
        <w:t xml:space="preserve"> </w:t>
      </w:r>
      <w:r w:rsidRPr="003310CD">
        <w:t>탈락</w:t>
      </w:r>
      <w:r w:rsidRPr="003310CD">
        <w:t xml:space="preserve"> → </w:t>
      </w:r>
      <w:r w:rsidRPr="003310CD">
        <w:t>산</w:t>
      </w:r>
      <w:r w:rsidRPr="003310CD">
        <w:t xml:space="preserve"> </w:t>
      </w:r>
      <w:r w:rsidRPr="003310CD">
        <w:t>지</w:t>
      </w:r>
    </w:p>
    <w:p w14:paraId="483214D7" w14:textId="77777777" w:rsidR="003310CD" w:rsidRPr="003310CD" w:rsidRDefault="003310CD" w:rsidP="003310CD">
      <w:pPr>
        <w:numPr>
          <w:ilvl w:val="0"/>
          <w:numId w:val="56"/>
        </w:numPr>
      </w:pPr>
      <w:r w:rsidRPr="003310CD">
        <w:rPr>
          <w:b/>
          <w:bCs/>
        </w:rPr>
        <w:t>해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본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적이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있어요</w:t>
      </w:r>
      <w:r w:rsidRPr="003310CD">
        <w:rPr>
          <w:b/>
          <w:bCs/>
        </w:rPr>
        <w:t>?</w:t>
      </w:r>
      <w:r w:rsidRPr="003310CD">
        <w:t> / </w:t>
      </w:r>
      <w:r w:rsidRPr="003310CD">
        <w:rPr>
          <w:b/>
          <w:bCs/>
        </w:rPr>
        <w:t>해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본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적이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없어요</w:t>
      </w:r>
      <w:r w:rsidRPr="003310CD">
        <w:t xml:space="preserve"> — </w:t>
      </w:r>
      <w:r w:rsidRPr="003310CD">
        <w:t>해보다</w:t>
      </w:r>
      <w:r w:rsidRPr="003310CD">
        <w:t xml:space="preserve"> + </w:t>
      </w:r>
      <w:r w:rsidRPr="003310CD">
        <w:t>ㄴ</w:t>
      </w:r>
      <w:r w:rsidRPr="003310CD">
        <w:t xml:space="preserve"> </w:t>
      </w:r>
      <w:r w:rsidRPr="003310CD">
        <w:t>적이</w:t>
      </w:r>
      <w:r w:rsidRPr="003310CD">
        <w:t xml:space="preserve"> </w:t>
      </w:r>
      <w:r w:rsidRPr="003310CD">
        <w:t>있다</w:t>
      </w:r>
      <w:r w:rsidRPr="003310CD">
        <w:t>/</w:t>
      </w:r>
      <w:r w:rsidRPr="003310CD">
        <w:t>없다</w:t>
      </w:r>
    </w:p>
    <w:p w14:paraId="44565EDC" w14:textId="77777777" w:rsidR="003310CD" w:rsidRPr="003310CD" w:rsidRDefault="003310CD" w:rsidP="003310CD">
      <w:r w:rsidRPr="003310CD">
        <w:t>&lt;/details&gt;</w:t>
      </w:r>
    </w:p>
    <w:p w14:paraId="40820732" w14:textId="77777777" w:rsidR="003310CD" w:rsidRPr="003310CD" w:rsidRDefault="003310CD" w:rsidP="003310CD">
      <w:r w:rsidRPr="003310CD">
        <w:pict w14:anchorId="07FE5EE4">
          <v:rect id="_x0000_i2859" style="width:0;height:0" o:hralign="center" o:hrstd="t" o:hr="t" fillcolor="#a0a0a0" stroked="f"/>
        </w:pict>
      </w:r>
    </w:p>
    <w:p w14:paraId="575AEADF" w14:textId="77777777" w:rsidR="003310CD" w:rsidRPr="003310CD" w:rsidRDefault="003310CD" w:rsidP="003310CD">
      <w:r w:rsidRPr="003310CD">
        <w:rPr>
          <w:rFonts w:ascii="Segoe UI Emoji" w:hAnsi="Segoe UI Emoji" w:cs="Segoe UI Emoji"/>
        </w:rPr>
        <w:t>✅</w:t>
      </w:r>
      <w:r w:rsidRPr="003310CD">
        <w:t> </w:t>
      </w:r>
      <w:r w:rsidRPr="003310CD">
        <w:rPr>
          <w:b/>
          <w:bCs/>
        </w:rPr>
        <w:t>Xong Bài 9!</w:t>
      </w:r>
      <w:r w:rsidRPr="003310CD">
        <w:t> Gõ </w:t>
      </w:r>
      <w:r w:rsidRPr="003310CD">
        <w:rPr>
          <w:b/>
          <w:bCs/>
        </w:rPr>
        <w:t>"tiếp"</w:t>
      </w:r>
      <w:r w:rsidRPr="003310CD">
        <w:t> để sang </w:t>
      </w:r>
      <w:r w:rsidRPr="003310CD">
        <w:rPr>
          <w:b/>
          <w:bCs/>
        </w:rPr>
        <w:t>No.35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ㄴ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후에</w:t>
      </w:r>
      <w:r w:rsidRPr="003310CD">
        <w:rPr>
          <w:b/>
          <w:bCs/>
        </w:rPr>
        <w:t xml:space="preserve"> · No.40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ㄹ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때</w:t>
      </w:r>
      <w:r w:rsidRPr="003310CD">
        <w:rPr>
          <w:b/>
          <w:bCs/>
        </w:rPr>
        <w:t xml:space="preserve"> · No.67 </w:t>
      </w:r>
      <w:r w:rsidRPr="003310CD">
        <w:rPr>
          <w:b/>
          <w:bCs/>
        </w:rPr>
        <w:t>기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전에</w:t>
      </w:r>
      <w:r w:rsidRPr="003310CD">
        <w:t> — nhóm diễn đạt </w:t>
      </w:r>
      <w:r w:rsidRPr="003310CD">
        <w:rPr>
          <w:b/>
          <w:bCs/>
        </w:rPr>
        <w:t>trình tự thời gian: trước / trong khi / sau khi</w:t>
      </w:r>
      <w:r w:rsidRPr="003310CD">
        <w:t> — cực hay ra thi trong bài đọc TOPIK I nhé!</w:t>
      </w:r>
    </w:p>
    <w:p w14:paraId="55F14174" w14:textId="77777777" w:rsidR="003310CD" w:rsidRPr="003310CD" w:rsidRDefault="003310CD" w:rsidP="003310CD">
      <w:r w:rsidRPr="003310CD">
        <w:t>Tiếp</w:t>
      </w:r>
    </w:p>
    <w:p w14:paraId="2368F42E" w14:textId="77777777" w:rsidR="003310CD" w:rsidRPr="003310CD" w:rsidRDefault="003310CD" w:rsidP="003310CD">
      <w:r w:rsidRPr="003310CD">
        <w:t>Apr 11</w:t>
      </w:r>
    </w:p>
    <w:p w14:paraId="0C6C57EA" w14:textId="77777777" w:rsidR="003310CD" w:rsidRPr="003310CD" w:rsidRDefault="003310CD" w:rsidP="003310CD">
      <w:r w:rsidRPr="003310CD">
        <w:t>Tiếp tục giảng dạy các cấu trúc ngữ pháp tiếng Hàn</w:t>
      </w:r>
    </w:p>
    <w:p w14:paraId="33755F43" w14:textId="77777777" w:rsidR="003310CD" w:rsidRPr="003310CD" w:rsidRDefault="003310CD" w:rsidP="003310CD">
      <w:r w:rsidRPr="003310CD">
        <w:t>Tiếp tục giảng dạy các cấu trúc ngữ pháp tiếng Hàn</w:t>
      </w:r>
    </w:p>
    <w:p w14:paraId="38D44A1C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lastRenderedPageBreak/>
        <w:t>📚</w:t>
      </w:r>
      <w:r w:rsidRPr="003310CD">
        <w:rPr>
          <w:b/>
          <w:bCs/>
        </w:rPr>
        <w:t xml:space="preserve"> Bài 10 — Trình Tự Thời Gian (No.35, 40, 67)</w:t>
      </w:r>
    </w:p>
    <w:p w14:paraId="432BD390" w14:textId="77777777" w:rsidR="003310CD" w:rsidRPr="003310CD" w:rsidRDefault="003310CD" w:rsidP="003310CD">
      <w:r w:rsidRPr="003310CD">
        <w:rPr>
          <w:b/>
          <w:bCs/>
        </w:rPr>
        <w:t>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ㄴ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후에</w:t>
      </w:r>
      <w:r w:rsidRPr="003310CD">
        <w:t> · </w:t>
      </w:r>
      <w:r w:rsidRPr="003310CD">
        <w:rPr>
          <w:b/>
          <w:bCs/>
        </w:rPr>
        <w:t>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ㄹ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때</w:t>
      </w:r>
      <w:r w:rsidRPr="003310CD">
        <w:t> · </w:t>
      </w:r>
      <w:r w:rsidRPr="003310CD">
        <w:rPr>
          <w:b/>
          <w:bCs/>
        </w:rPr>
        <w:t>기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전에</w:t>
      </w:r>
      <w:r w:rsidRPr="003310CD">
        <w:t> Bộ ba này diễn đạt </w:t>
      </w:r>
      <w:r w:rsidRPr="003310CD">
        <w:rPr>
          <w:b/>
          <w:bCs/>
        </w:rPr>
        <w:t>"trước khi / khi đang / sau khi"</w:t>
      </w:r>
      <w:r w:rsidRPr="003310CD">
        <w:t> — xuất hiện cực nhiều trong cả bài nghe lẫn bài đọc TOPIK I. Nắm chắc 3 cái này = xử lý được hầu hết câu về trình tự hành động!</w:t>
      </w:r>
    </w:p>
    <w:p w14:paraId="0360086B" w14:textId="77777777" w:rsidR="003310CD" w:rsidRPr="003310CD" w:rsidRDefault="003310CD" w:rsidP="003310CD">
      <w:r w:rsidRPr="003310CD">
        <w:pict w14:anchorId="448B0880">
          <v:rect id="_x0000_i2860" style="width:0;height:0" o:hralign="center" o:hrstd="t" o:hr="t" fillcolor="#a0a0a0" stroked="f"/>
        </w:pict>
      </w:r>
    </w:p>
    <w:p w14:paraId="162FA0D4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🔷</w:t>
      </w:r>
      <w:r w:rsidRPr="003310CD">
        <w:rPr>
          <w:b/>
          <w:bCs/>
        </w:rPr>
        <w:t xml:space="preserve"> Bức Tranh Tổng Thể Trước</w:t>
      </w:r>
    </w:p>
    <w:p w14:paraId="3C39A215" w14:textId="77777777" w:rsidR="003310CD" w:rsidRPr="003310CD" w:rsidRDefault="003310CD" w:rsidP="003310CD">
      <w:r w:rsidRPr="003310CD">
        <w:t xml:space="preserve">        </w:t>
      </w:r>
      <w:r w:rsidRPr="003310CD">
        <w:t>기</w:t>
      </w:r>
      <w:r w:rsidRPr="003310CD">
        <w:t xml:space="preserve"> </w:t>
      </w:r>
      <w:r w:rsidRPr="003310CD">
        <w:t>전에</w:t>
      </w:r>
      <w:r w:rsidRPr="003310CD">
        <w:t xml:space="preserve">          (</w:t>
      </w:r>
      <w:r w:rsidRPr="003310CD">
        <w:t>으</w:t>
      </w:r>
      <w:r w:rsidRPr="003310CD">
        <w:t>)</w:t>
      </w:r>
      <w:r w:rsidRPr="003310CD">
        <w:t>ㄹ</w:t>
      </w:r>
      <w:r w:rsidRPr="003310CD">
        <w:t xml:space="preserve"> </w:t>
      </w:r>
      <w:r w:rsidRPr="003310CD">
        <w:t>때</w:t>
      </w:r>
      <w:r w:rsidRPr="003310CD">
        <w:t xml:space="preserve">          (</w:t>
      </w:r>
      <w:r w:rsidRPr="003310CD">
        <w:t>으</w:t>
      </w:r>
      <w:r w:rsidRPr="003310CD">
        <w:t>)</w:t>
      </w:r>
      <w:r w:rsidRPr="003310CD">
        <w:t>ㄴ</w:t>
      </w:r>
      <w:r w:rsidRPr="003310CD">
        <w:t xml:space="preserve"> </w:t>
      </w:r>
      <w:r w:rsidRPr="003310CD">
        <w:t>후에</w:t>
      </w:r>
    </w:p>
    <w:p w14:paraId="0A0BDAE5" w14:textId="77777777" w:rsidR="003310CD" w:rsidRPr="003310CD" w:rsidRDefault="003310CD" w:rsidP="003310CD">
      <w:r w:rsidRPr="003310CD">
        <w:t xml:space="preserve">           ↓                  ↓                  ↓</w:t>
      </w:r>
    </w:p>
    <w:p w14:paraId="03D93FD0" w14:textId="77777777" w:rsidR="003310CD" w:rsidRPr="003310CD" w:rsidRDefault="003310CD" w:rsidP="003310CD">
      <w:r w:rsidRPr="003310CD">
        <w:t>————————[TRƯỚC]————————[TRONG KHI / KHI]————————[SAU]————————→ thời gian</w:t>
      </w:r>
    </w:p>
    <w:p w14:paraId="4071C004" w14:textId="77777777" w:rsidR="003310CD" w:rsidRPr="003310CD" w:rsidRDefault="003310CD" w:rsidP="003310CD"/>
    <w:p w14:paraId="66E02ECB" w14:textId="77777777" w:rsidR="003310CD" w:rsidRPr="003310CD" w:rsidRDefault="003310CD" w:rsidP="003310CD">
      <w:r w:rsidRPr="003310CD">
        <w:t xml:space="preserve">       "trước khi          "khi / lúc           "sau khi</w:t>
      </w:r>
    </w:p>
    <w:p w14:paraId="41701DAD" w14:textId="77777777" w:rsidR="003310CD" w:rsidRPr="003310CD" w:rsidRDefault="003310CD" w:rsidP="003310CD">
      <w:r w:rsidRPr="003310CD">
        <w:t xml:space="preserve">        làm A"              làm A"               làm A"</w:t>
      </w:r>
    </w:p>
    <w:p w14:paraId="052F6053" w14:textId="77777777" w:rsidR="003310CD" w:rsidRPr="003310CD" w:rsidRDefault="003310CD" w:rsidP="003310CD">
      <w:r w:rsidRPr="003310CD">
        <w:pict w14:anchorId="24D1EEC4">
          <v:rect id="_x0000_i2861" style="width:0;height:0" o:hralign="center" o:hrstd="t" o:hr="t" fillcolor="#a0a0a0" stroked="f"/>
        </w:pict>
      </w:r>
    </w:p>
    <w:p w14:paraId="058F07E7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🔷</w:t>
      </w:r>
      <w:r w:rsidRPr="003310CD">
        <w:rPr>
          <w:b/>
          <w:bCs/>
        </w:rPr>
        <w:t xml:space="preserve"> No.67 — </w:t>
      </w:r>
      <w:r w:rsidRPr="003310CD">
        <w:rPr>
          <w:b/>
          <w:bCs/>
        </w:rPr>
        <w:t>기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전에</w:t>
      </w:r>
      <w:r w:rsidRPr="003310CD">
        <w:rPr>
          <w:b/>
          <w:bCs/>
        </w:rPr>
        <w:t xml:space="preserve"> (trước khi)</w:t>
      </w:r>
    </w:p>
    <w:p w14:paraId="5B2EE1CA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Công thức</w:t>
      </w:r>
    </w:p>
    <w:p w14:paraId="3098D70E" w14:textId="77777777" w:rsidR="003310CD" w:rsidRPr="003310CD" w:rsidRDefault="003310CD" w:rsidP="003310CD">
      <w:r w:rsidRPr="003310CD">
        <w:t xml:space="preserve">Động từ + </w:t>
      </w:r>
      <w:r w:rsidRPr="003310CD">
        <w:t>기</w:t>
      </w:r>
      <w:r w:rsidRPr="003310CD">
        <w:t xml:space="preserve"> </w:t>
      </w:r>
      <w:r w:rsidRPr="003310CD">
        <w:t>전에</w:t>
      </w:r>
    </w:p>
    <w:p w14:paraId="727EF14D" w14:textId="77777777" w:rsidR="003310CD" w:rsidRPr="003310CD" w:rsidRDefault="003310CD" w:rsidP="003310CD">
      <w:r w:rsidRPr="003310CD">
        <w:t>Không biến hình theo thì — luôn dùng động từ gốc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8"/>
        <w:gridCol w:w="1519"/>
      </w:tblGrid>
      <w:tr w:rsidR="003310CD" w:rsidRPr="003310CD" w14:paraId="0000FBC7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AFC002D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Gốc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09F72BA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Kết quả</w:t>
            </w:r>
          </w:p>
        </w:tc>
      </w:tr>
      <w:tr w:rsidR="003310CD" w:rsidRPr="003310CD" w14:paraId="066F60E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0C7A93B" w14:textId="77777777" w:rsidR="003310CD" w:rsidRPr="003310CD" w:rsidRDefault="003310CD" w:rsidP="003310CD">
            <w:r w:rsidRPr="003310CD">
              <w:t>자다</w:t>
            </w:r>
            <w:r w:rsidRPr="003310CD">
              <w:t xml:space="preserve"> (ngủ)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6B41AA7" w14:textId="77777777" w:rsidR="003310CD" w:rsidRPr="003310CD" w:rsidRDefault="003310CD" w:rsidP="003310CD">
            <w:r w:rsidRPr="003310CD">
              <w:rPr>
                <w:b/>
                <w:bCs/>
              </w:rPr>
              <w:t>자기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전에</w:t>
            </w:r>
          </w:p>
        </w:tc>
      </w:tr>
      <w:tr w:rsidR="003310CD" w:rsidRPr="003310CD" w14:paraId="01318F2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9E4FE11" w14:textId="77777777" w:rsidR="003310CD" w:rsidRPr="003310CD" w:rsidRDefault="003310CD" w:rsidP="003310CD">
            <w:r w:rsidRPr="003310CD">
              <w:t>먹다</w:t>
            </w:r>
            <w:r w:rsidRPr="003310CD">
              <w:t xml:space="preserve"> (ăn)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0F3B9F3" w14:textId="77777777" w:rsidR="003310CD" w:rsidRPr="003310CD" w:rsidRDefault="003310CD" w:rsidP="003310CD">
            <w:r w:rsidRPr="003310CD">
              <w:rPr>
                <w:b/>
                <w:bCs/>
              </w:rPr>
              <w:t>먹기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전에</w:t>
            </w:r>
          </w:p>
        </w:tc>
      </w:tr>
      <w:tr w:rsidR="003310CD" w:rsidRPr="003310CD" w14:paraId="0822304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54D5F8C" w14:textId="77777777" w:rsidR="003310CD" w:rsidRPr="003310CD" w:rsidRDefault="003310CD" w:rsidP="003310CD">
            <w:r w:rsidRPr="003310CD">
              <w:t>결제하다</w:t>
            </w:r>
            <w:r w:rsidRPr="003310CD">
              <w:t xml:space="preserve"> (thanh toán)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4576748" w14:textId="77777777" w:rsidR="003310CD" w:rsidRPr="003310CD" w:rsidRDefault="003310CD" w:rsidP="003310CD">
            <w:r w:rsidRPr="003310CD">
              <w:rPr>
                <w:b/>
                <w:bCs/>
              </w:rPr>
              <w:t>결제하기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전에</w:t>
            </w:r>
          </w:p>
        </w:tc>
      </w:tr>
      <w:tr w:rsidR="003310CD" w:rsidRPr="003310CD" w14:paraId="2316D89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2A264E4" w14:textId="77777777" w:rsidR="003310CD" w:rsidRPr="003310CD" w:rsidRDefault="003310CD" w:rsidP="003310CD">
            <w:r w:rsidRPr="003310CD">
              <w:t>출발하다</w:t>
            </w:r>
            <w:r w:rsidRPr="003310CD">
              <w:t xml:space="preserve"> (khởi hành)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B053D8B" w14:textId="77777777" w:rsidR="003310CD" w:rsidRPr="003310CD" w:rsidRDefault="003310CD" w:rsidP="003310CD">
            <w:r w:rsidRPr="003310CD">
              <w:rPr>
                <w:b/>
                <w:bCs/>
              </w:rPr>
              <w:t>출발하기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전에</w:t>
            </w:r>
          </w:p>
        </w:tc>
      </w:tr>
    </w:tbl>
    <w:p w14:paraId="3E80ADB7" w14:textId="77777777" w:rsidR="003310CD" w:rsidRPr="003310CD" w:rsidRDefault="003310CD" w:rsidP="003310CD">
      <w:r w:rsidRPr="003310CD">
        <w:rPr>
          <w:rFonts w:ascii="Segoe UI Emoji" w:hAnsi="Segoe UI Emoji" w:cs="Segoe UI Emoji"/>
        </w:rPr>
        <w:lastRenderedPageBreak/>
        <w:t>⚠️</w:t>
      </w:r>
      <w:r w:rsidRPr="003310CD">
        <w:t> </w:t>
      </w:r>
      <w:r w:rsidRPr="003310CD">
        <w:rPr>
          <w:b/>
          <w:bCs/>
        </w:rPr>
        <w:t>Quan trọng:</w:t>
      </w:r>
      <w:r w:rsidRPr="003310CD">
        <w:t xml:space="preserve"> Động từ trước </w:t>
      </w:r>
      <w:r w:rsidRPr="003310CD">
        <w:t>기</w:t>
      </w:r>
      <w:r w:rsidRPr="003310CD">
        <w:t xml:space="preserve"> </w:t>
      </w:r>
      <w:r w:rsidRPr="003310CD">
        <w:t>전에</w:t>
      </w:r>
      <w:r w:rsidRPr="003310CD">
        <w:t> </w:t>
      </w:r>
      <w:r w:rsidRPr="003310CD">
        <w:rPr>
          <w:b/>
          <w:bCs/>
        </w:rPr>
        <w:t>KHÔNG chia thì</w:t>
      </w:r>
      <w:r w:rsidRPr="003310CD">
        <w:t> — luôn dùng dạng gốc dù câu ở quá khứ hay tương lai!</w:t>
      </w:r>
    </w:p>
    <w:p w14:paraId="69952589" w14:textId="77777777" w:rsidR="003310CD" w:rsidRPr="003310CD" w:rsidRDefault="003310CD" w:rsidP="003310CD">
      <w:r w:rsidRPr="003310CD">
        <w:pict w14:anchorId="24C1ADFF">
          <v:rect id="_x0000_i2862" style="width:0;height:0" o:hralign="center" o:hrstd="t" o:hr="t" fillcolor="#a0a0a0" stroked="f"/>
        </w:pict>
      </w:r>
    </w:p>
    <w:p w14:paraId="19CDF3BB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Cách Dùng</w:t>
      </w:r>
    </w:p>
    <w:p w14:paraId="0D0C032F" w14:textId="77777777" w:rsidR="003310CD" w:rsidRPr="003310CD" w:rsidRDefault="003310CD" w:rsidP="003310CD">
      <w:r w:rsidRPr="003310CD">
        <w:rPr>
          <w:b/>
          <w:bCs/>
        </w:rPr>
        <w:t>① Hành động xảy ra TRƯỚC hành động khác</w:t>
      </w:r>
    </w:p>
    <w:p w14:paraId="20E2E909" w14:textId="77777777" w:rsidR="003310CD" w:rsidRPr="003310CD" w:rsidRDefault="003310CD" w:rsidP="003310CD">
      <w:r w:rsidRPr="003310CD">
        <w:t>결제하</w:t>
      </w:r>
      <w:r w:rsidRPr="003310CD">
        <w:rPr>
          <w:b/>
          <w:bCs/>
        </w:rPr>
        <w:t>기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전에</w:t>
      </w:r>
      <w:r w:rsidRPr="003310CD">
        <w:t> </w:t>
      </w:r>
      <w:r w:rsidRPr="003310CD">
        <w:t>확인하고</w:t>
      </w:r>
      <w:r w:rsidRPr="003310CD">
        <w:t xml:space="preserve"> </w:t>
      </w:r>
      <w:r w:rsidRPr="003310CD">
        <w:t>싶은</w:t>
      </w:r>
      <w:r w:rsidRPr="003310CD">
        <w:t xml:space="preserve"> </w:t>
      </w:r>
      <w:r w:rsidRPr="003310CD">
        <w:t>게</w:t>
      </w:r>
      <w:r w:rsidRPr="003310CD">
        <w:t xml:space="preserve"> </w:t>
      </w:r>
      <w:r w:rsidRPr="003310CD">
        <w:t>있는데요</w:t>
      </w:r>
      <w:r w:rsidRPr="003310CD">
        <w:t>. </w:t>
      </w:r>
      <w:r w:rsidRPr="003310CD">
        <w:rPr>
          <w:i/>
          <w:iCs/>
        </w:rPr>
        <w:t>Tôi muốn kiểm tra gì đó </w:t>
      </w:r>
      <w:r w:rsidRPr="003310CD">
        <w:rPr>
          <w:b/>
          <w:bCs/>
          <w:i/>
          <w:iCs/>
        </w:rPr>
        <w:t>trước khi</w:t>
      </w:r>
      <w:r w:rsidRPr="003310CD">
        <w:rPr>
          <w:i/>
          <w:iCs/>
        </w:rPr>
        <w:t> thanh toán.</w:t>
      </w:r>
    </w:p>
    <w:p w14:paraId="3C12B245" w14:textId="77777777" w:rsidR="003310CD" w:rsidRPr="003310CD" w:rsidRDefault="003310CD" w:rsidP="003310CD">
      <w:r w:rsidRPr="003310CD">
        <w:t>자</w:t>
      </w:r>
      <w:r w:rsidRPr="003310CD">
        <w:rPr>
          <w:b/>
          <w:bCs/>
        </w:rPr>
        <w:t>기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전에</w:t>
      </w:r>
      <w:r w:rsidRPr="003310CD">
        <w:t> </w:t>
      </w:r>
      <w:r w:rsidRPr="003310CD">
        <w:t>이를</w:t>
      </w:r>
      <w:r w:rsidRPr="003310CD">
        <w:t xml:space="preserve"> </w:t>
      </w:r>
      <w:r w:rsidRPr="003310CD">
        <w:t>닦아요</w:t>
      </w:r>
      <w:r w:rsidRPr="003310CD">
        <w:t>. </w:t>
      </w:r>
      <w:r w:rsidRPr="003310CD">
        <w:rPr>
          <w:b/>
          <w:bCs/>
          <w:i/>
          <w:iCs/>
        </w:rPr>
        <w:t>Trước khi</w:t>
      </w:r>
      <w:r w:rsidRPr="003310CD">
        <w:rPr>
          <w:i/>
          <w:iCs/>
        </w:rPr>
        <w:t> ngủ tôi đánh răng.</w:t>
      </w:r>
    </w:p>
    <w:p w14:paraId="344DDD28" w14:textId="77777777" w:rsidR="003310CD" w:rsidRPr="003310CD" w:rsidRDefault="003310CD" w:rsidP="003310CD">
      <w:r w:rsidRPr="003310CD">
        <w:t>밥</w:t>
      </w:r>
      <w:r w:rsidRPr="003310CD">
        <w:t xml:space="preserve"> </w:t>
      </w:r>
      <w:r w:rsidRPr="003310CD">
        <w:t>먹</w:t>
      </w:r>
      <w:r w:rsidRPr="003310CD">
        <w:rPr>
          <w:b/>
          <w:bCs/>
        </w:rPr>
        <w:t>기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전에</w:t>
      </w:r>
      <w:r w:rsidRPr="003310CD">
        <w:t> </w:t>
      </w:r>
      <w:r w:rsidRPr="003310CD">
        <w:t>손을</w:t>
      </w:r>
      <w:r w:rsidRPr="003310CD">
        <w:t xml:space="preserve"> </w:t>
      </w:r>
      <w:r w:rsidRPr="003310CD">
        <w:t>씻어요</w:t>
      </w:r>
      <w:r w:rsidRPr="003310CD">
        <w:t>. </w:t>
      </w:r>
      <w:r w:rsidRPr="003310CD">
        <w:rPr>
          <w:b/>
          <w:bCs/>
          <w:i/>
          <w:iCs/>
        </w:rPr>
        <w:t>Trước khi</w:t>
      </w:r>
      <w:r w:rsidRPr="003310CD">
        <w:rPr>
          <w:i/>
          <w:iCs/>
        </w:rPr>
        <w:t> ăn cơm tôi rửa tay.</w:t>
      </w:r>
    </w:p>
    <w:p w14:paraId="2A2A0413" w14:textId="77777777" w:rsidR="003310CD" w:rsidRPr="003310CD" w:rsidRDefault="003310CD" w:rsidP="003310CD">
      <w:r w:rsidRPr="003310CD">
        <w:rPr>
          <w:b/>
          <w:bCs/>
        </w:rPr>
        <w:t>② Câu ở quá khứ — động từ vẫn KHÔNG đổi</w:t>
      </w:r>
    </w:p>
    <w:p w14:paraId="28EB1DC0" w14:textId="77777777" w:rsidR="003310CD" w:rsidRPr="003310CD" w:rsidRDefault="003310CD" w:rsidP="003310CD">
      <w:r w:rsidRPr="003310CD">
        <w:t>한국에</w:t>
      </w:r>
      <w:r w:rsidRPr="003310CD">
        <w:t xml:space="preserve"> </w:t>
      </w:r>
      <w:r w:rsidRPr="003310CD">
        <w:t>오</w:t>
      </w:r>
      <w:r w:rsidRPr="003310CD">
        <w:rPr>
          <w:b/>
          <w:bCs/>
        </w:rPr>
        <w:t>기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전에</w:t>
      </w:r>
      <w:r w:rsidRPr="003310CD">
        <w:t> </w:t>
      </w:r>
      <w:r w:rsidRPr="003310CD">
        <w:t>한국어를</w:t>
      </w:r>
      <w:r w:rsidRPr="003310CD">
        <w:t xml:space="preserve"> </w:t>
      </w:r>
      <w:r w:rsidRPr="003310CD">
        <w:t>공부했어요</w:t>
      </w:r>
      <w:r w:rsidRPr="003310CD">
        <w:t>. </w:t>
      </w:r>
      <w:r w:rsidRPr="003310CD">
        <w:rPr>
          <w:b/>
          <w:bCs/>
          <w:i/>
          <w:iCs/>
        </w:rPr>
        <w:t>Trước khi</w:t>
      </w:r>
      <w:r w:rsidRPr="003310CD">
        <w:rPr>
          <w:i/>
          <w:iCs/>
        </w:rPr>
        <w:t> đến Hàn Quốc tôi đã học tiếng Hàn.</w:t>
      </w:r>
      <w:r w:rsidRPr="003310CD">
        <w:t> </w:t>
      </w:r>
      <w:r w:rsidRPr="003310CD">
        <w:rPr>
          <w:i/>
          <w:iCs/>
        </w:rPr>
        <w:t>(</w:t>
      </w:r>
      <w:r w:rsidRPr="003310CD">
        <w:rPr>
          <w:i/>
          <w:iCs/>
        </w:rPr>
        <w:t>기</w:t>
      </w:r>
      <w:r w:rsidRPr="003310CD">
        <w:rPr>
          <w:i/>
          <w:iCs/>
        </w:rPr>
        <w:t xml:space="preserve"> </w:t>
      </w:r>
      <w:r w:rsidRPr="003310CD">
        <w:rPr>
          <w:i/>
          <w:iCs/>
        </w:rPr>
        <w:t>전에</w:t>
      </w:r>
      <w:r w:rsidRPr="003310CD">
        <w:rPr>
          <w:i/>
          <w:iCs/>
        </w:rPr>
        <w:t xml:space="preserve"> không đổi dù câu ở quá khứ)</w:t>
      </w:r>
    </w:p>
    <w:p w14:paraId="5EE12836" w14:textId="77777777" w:rsidR="003310CD" w:rsidRPr="003310CD" w:rsidRDefault="003310CD" w:rsidP="003310CD">
      <w:r w:rsidRPr="003310CD">
        <w:t>회의가</w:t>
      </w:r>
      <w:r w:rsidRPr="003310CD">
        <w:t xml:space="preserve"> </w:t>
      </w:r>
      <w:r w:rsidRPr="003310CD">
        <w:t>시작되</w:t>
      </w:r>
      <w:r w:rsidRPr="003310CD">
        <w:rPr>
          <w:b/>
          <w:bCs/>
        </w:rPr>
        <w:t>기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전에</w:t>
      </w:r>
      <w:r w:rsidRPr="003310CD">
        <w:t> </w:t>
      </w:r>
      <w:r w:rsidRPr="003310CD">
        <w:t>자료를</w:t>
      </w:r>
      <w:r w:rsidRPr="003310CD">
        <w:t xml:space="preserve"> </w:t>
      </w:r>
      <w:r w:rsidRPr="003310CD">
        <w:t>준비했어요</w:t>
      </w:r>
      <w:r w:rsidRPr="003310CD">
        <w:t>. </w:t>
      </w:r>
      <w:r w:rsidRPr="003310CD">
        <w:rPr>
          <w:b/>
          <w:bCs/>
          <w:i/>
          <w:iCs/>
        </w:rPr>
        <w:t>Trước khi</w:t>
      </w:r>
      <w:r w:rsidRPr="003310CD">
        <w:rPr>
          <w:i/>
          <w:iCs/>
        </w:rPr>
        <w:t> cuộc họp bắt đầu tôi đã chuẩn bị tài liệu.</w:t>
      </w:r>
    </w:p>
    <w:p w14:paraId="7ED09B2C" w14:textId="77777777" w:rsidR="003310CD" w:rsidRPr="003310CD" w:rsidRDefault="003310CD" w:rsidP="003310CD">
      <w:r w:rsidRPr="003310CD">
        <w:pict w14:anchorId="353CCC7B">
          <v:rect id="_x0000_i2863" style="width:0;height:0" o:hralign="center" o:hrstd="t" o:hr="t" fillcolor="#a0a0a0" stroked="f"/>
        </w:pict>
      </w:r>
    </w:p>
    <w:p w14:paraId="23DDD4FB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🔷</w:t>
      </w:r>
      <w:r w:rsidRPr="003310CD">
        <w:rPr>
          <w:b/>
          <w:bCs/>
        </w:rPr>
        <w:t xml:space="preserve"> No.40 —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ㄹ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때</w:t>
      </w:r>
      <w:r w:rsidRPr="003310CD">
        <w:rPr>
          <w:b/>
          <w:bCs/>
        </w:rPr>
        <w:t xml:space="preserve"> (khi / lúc)</w:t>
      </w:r>
    </w:p>
    <w:p w14:paraId="10406D8A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Công thức</w:t>
      </w:r>
    </w:p>
    <w:p w14:paraId="12B6FE22" w14:textId="77777777" w:rsidR="003310CD" w:rsidRPr="003310CD" w:rsidRDefault="003310CD" w:rsidP="003310CD">
      <w:r w:rsidRPr="003310CD">
        <w:t>Động từ / Tính từ + (</w:t>
      </w:r>
      <w:r w:rsidRPr="003310CD">
        <w:t>으</w:t>
      </w:r>
      <w:r w:rsidRPr="003310CD">
        <w:t>)</w:t>
      </w:r>
      <w:r w:rsidRPr="003310CD">
        <w:t>ㄹ</w:t>
      </w:r>
      <w:r w:rsidRPr="003310CD">
        <w:t xml:space="preserve"> </w:t>
      </w:r>
      <w:r w:rsidRPr="003310CD">
        <w:t>때</w:t>
      </w:r>
      <w:r w:rsidRPr="003310CD">
        <w:t xml:space="preserve">   → hành động CHƯA xảy ra / đang trong quá trình</w:t>
      </w:r>
    </w:p>
    <w:p w14:paraId="11401E45" w14:textId="77777777" w:rsidR="003310CD" w:rsidRPr="003310CD" w:rsidRDefault="003310CD" w:rsidP="003310CD">
      <w:r w:rsidRPr="003310CD">
        <w:t>Động từ           + (</w:t>
      </w:r>
      <w:r w:rsidRPr="003310CD">
        <w:t>으</w:t>
      </w:r>
      <w:r w:rsidRPr="003310CD">
        <w:t>)</w:t>
      </w:r>
      <w:r w:rsidRPr="003310CD">
        <w:t>ㄴ</w:t>
      </w:r>
      <w:r w:rsidRPr="003310CD">
        <w:t xml:space="preserve"> </w:t>
      </w:r>
      <w:r w:rsidRPr="003310CD">
        <w:t>때</w:t>
      </w:r>
      <w:r w:rsidRPr="003310CD">
        <w:t xml:space="preserve">   → hành động ĐÃ hoàn thành</w:t>
      </w:r>
    </w:p>
    <w:p w14:paraId="63D5EE38" w14:textId="77777777" w:rsidR="003310CD" w:rsidRPr="003310CD" w:rsidRDefault="003310CD" w:rsidP="003310CD">
      <w:r w:rsidRPr="003310CD">
        <w:t xml:space="preserve">Danh từ           + </w:t>
      </w:r>
      <w:r w:rsidRPr="003310CD">
        <w:t>일</w:t>
      </w:r>
      <w:r w:rsidRPr="003310CD">
        <w:t xml:space="preserve"> </w:t>
      </w:r>
      <w:r w:rsidRPr="003310CD">
        <w:t>때</w:t>
      </w:r>
      <w:r w:rsidRPr="003310CD">
        <w:t xml:space="preserve">       → "khi là..."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2180"/>
        <w:gridCol w:w="1914"/>
      </w:tblGrid>
      <w:tr w:rsidR="003310CD" w:rsidRPr="003310CD" w14:paraId="472B88D0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120BA2E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Gốc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F933665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(</w:t>
            </w:r>
            <w:r w:rsidRPr="003310CD">
              <w:rPr>
                <w:b/>
                <w:bCs/>
              </w:rPr>
              <w:t>으</w:t>
            </w:r>
            <w:r w:rsidRPr="003310CD">
              <w:rPr>
                <w:b/>
                <w:bCs/>
              </w:rPr>
              <w:t>)</w:t>
            </w:r>
            <w:r w:rsidRPr="003310CD">
              <w:rPr>
                <w:b/>
                <w:bCs/>
              </w:rPr>
              <w:t>ㄹ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D9AD007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(</w:t>
            </w:r>
            <w:r w:rsidRPr="003310CD">
              <w:rPr>
                <w:b/>
                <w:bCs/>
              </w:rPr>
              <w:t>으</w:t>
            </w:r>
            <w:r w:rsidRPr="003310CD">
              <w:rPr>
                <w:b/>
                <w:bCs/>
              </w:rPr>
              <w:t>)</w:t>
            </w:r>
            <w:r w:rsidRPr="003310CD">
              <w:rPr>
                <w:b/>
                <w:bCs/>
              </w:rPr>
              <w:t>ㄴ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때</w:t>
            </w:r>
          </w:p>
        </w:tc>
      </w:tr>
      <w:tr w:rsidR="003310CD" w:rsidRPr="003310CD" w14:paraId="4343375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C2C7F75" w14:textId="77777777" w:rsidR="003310CD" w:rsidRPr="003310CD" w:rsidRDefault="003310CD" w:rsidP="003310CD">
            <w:r w:rsidRPr="003310CD">
              <w:t>가다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2229AED" w14:textId="77777777" w:rsidR="003310CD" w:rsidRPr="003310CD" w:rsidRDefault="003310CD" w:rsidP="003310CD">
            <w:r w:rsidRPr="003310CD">
              <w:rPr>
                <w:b/>
                <w:bCs/>
              </w:rPr>
              <w:t>갈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때</w:t>
            </w:r>
            <w:r w:rsidRPr="003310CD">
              <w:t> (khi đi)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49E2D79" w14:textId="77777777" w:rsidR="003310CD" w:rsidRPr="003310CD" w:rsidRDefault="003310CD" w:rsidP="003310CD">
            <w:r w:rsidRPr="003310CD">
              <w:rPr>
                <w:b/>
                <w:bCs/>
              </w:rPr>
              <w:t>간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때</w:t>
            </w:r>
            <w:r w:rsidRPr="003310CD">
              <w:t> (khi đã đi)</w:t>
            </w:r>
          </w:p>
        </w:tc>
      </w:tr>
      <w:tr w:rsidR="003310CD" w:rsidRPr="003310CD" w14:paraId="0EC039B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4AF519B" w14:textId="77777777" w:rsidR="003310CD" w:rsidRPr="003310CD" w:rsidRDefault="003310CD" w:rsidP="003310CD">
            <w:r w:rsidRPr="003310CD">
              <w:t>먹다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4DA4A4D" w14:textId="77777777" w:rsidR="003310CD" w:rsidRPr="003310CD" w:rsidRDefault="003310CD" w:rsidP="003310CD">
            <w:r w:rsidRPr="003310CD">
              <w:rPr>
                <w:b/>
                <w:bCs/>
              </w:rPr>
              <w:t>먹을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때</w:t>
            </w:r>
            <w:r w:rsidRPr="003310CD">
              <w:t> (khi ăn)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5613F24" w14:textId="77777777" w:rsidR="003310CD" w:rsidRPr="003310CD" w:rsidRDefault="003310CD" w:rsidP="003310CD">
            <w:r w:rsidRPr="003310CD">
              <w:rPr>
                <w:b/>
                <w:bCs/>
              </w:rPr>
              <w:t>먹은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때</w:t>
            </w:r>
            <w:r w:rsidRPr="003310CD">
              <w:t> (khi đã ăn)</w:t>
            </w:r>
          </w:p>
        </w:tc>
      </w:tr>
      <w:tr w:rsidR="003310CD" w:rsidRPr="003310CD" w14:paraId="6F83F3C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F741CEA" w14:textId="77777777" w:rsidR="003310CD" w:rsidRPr="003310CD" w:rsidRDefault="003310CD" w:rsidP="003310CD">
            <w:r w:rsidRPr="003310CD">
              <w:lastRenderedPageBreak/>
              <w:t>바쁘다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486369E" w14:textId="77777777" w:rsidR="003310CD" w:rsidRPr="003310CD" w:rsidRDefault="003310CD" w:rsidP="003310CD">
            <w:r w:rsidRPr="003310CD">
              <w:rPr>
                <w:b/>
                <w:bCs/>
              </w:rPr>
              <w:t>바쁠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때</w:t>
            </w:r>
            <w:r w:rsidRPr="003310CD">
              <w:t> (khi bận)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BEA1DBF" w14:textId="77777777" w:rsidR="003310CD" w:rsidRPr="003310CD" w:rsidRDefault="003310CD" w:rsidP="003310CD">
            <w:r w:rsidRPr="003310CD">
              <w:t>—</w:t>
            </w:r>
          </w:p>
        </w:tc>
      </w:tr>
      <w:tr w:rsidR="003310CD" w:rsidRPr="003310CD" w14:paraId="0B4381B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42B75B4" w14:textId="77777777" w:rsidR="003310CD" w:rsidRPr="003310CD" w:rsidRDefault="003310CD" w:rsidP="003310CD">
            <w:r w:rsidRPr="003310CD">
              <w:t>어리다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24F4998" w14:textId="77777777" w:rsidR="003310CD" w:rsidRPr="003310CD" w:rsidRDefault="003310CD" w:rsidP="003310CD">
            <w:r w:rsidRPr="003310CD">
              <w:rPr>
                <w:b/>
                <w:bCs/>
              </w:rPr>
              <w:t>어릴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때</w:t>
            </w:r>
            <w:r w:rsidRPr="003310CD">
              <w:t> (khi còn nhỏ)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6C6FF78" w14:textId="77777777" w:rsidR="003310CD" w:rsidRPr="003310CD" w:rsidRDefault="003310CD" w:rsidP="003310CD">
            <w:r w:rsidRPr="003310CD">
              <w:t>—</w:t>
            </w:r>
          </w:p>
        </w:tc>
      </w:tr>
    </w:tbl>
    <w:p w14:paraId="37D492F7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Cách Dùng</w:t>
      </w:r>
    </w:p>
    <w:p w14:paraId="7116D1C3" w14:textId="77777777" w:rsidR="003310CD" w:rsidRPr="003310CD" w:rsidRDefault="003310CD" w:rsidP="003310CD">
      <w:r w:rsidRPr="003310CD">
        <w:rPr>
          <w:b/>
          <w:bCs/>
        </w:rPr>
        <w:t>① Hoàn cảnh / thời điểm diễn ra hành động</w:t>
      </w:r>
    </w:p>
    <w:p w14:paraId="137A2359" w14:textId="77777777" w:rsidR="003310CD" w:rsidRPr="003310CD" w:rsidRDefault="003310CD" w:rsidP="003310CD">
      <w:r w:rsidRPr="003310CD">
        <w:t>내가</w:t>
      </w:r>
      <w:r w:rsidRPr="003310CD">
        <w:t xml:space="preserve"> </w:t>
      </w:r>
      <w:r w:rsidRPr="003310CD">
        <w:t>버스타고</w:t>
      </w:r>
      <w:r w:rsidRPr="003310CD">
        <w:t xml:space="preserve"> </w:t>
      </w:r>
      <w:r w:rsidRPr="003310CD">
        <w:t>있었</w:t>
      </w:r>
      <w:r w:rsidRPr="003310CD">
        <w:rPr>
          <w:b/>
          <w:bCs/>
        </w:rPr>
        <w:t>을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때</w:t>
      </w:r>
      <w:r w:rsidRPr="003310CD">
        <w:t> </w:t>
      </w:r>
      <w:r w:rsidRPr="003310CD">
        <w:t>잃어버렸어요</w:t>
      </w:r>
      <w:r w:rsidRPr="003310CD">
        <w:t>. </w:t>
      </w:r>
      <w:r w:rsidRPr="003310CD">
        <w:rPr>
          <w:i/>
          <w:iCs/>
        </w:rPr>
        <w:t>Tôi đánh mất </w:t>
      </w:r>
      <w:r w:rsidRPr="003310CD">
        <w:rPr>
          <w:b/>
          <w:bCs/>
          <w:i/>
          <w:iCs/>
        </w:rPr>
        <w:t>khi</w:t>
      </w:r>
      <w:r w:rsidRPr="003310CD">
        <w:rPr>
          <w:i/>
          <w:iCs/>
        </w:rPr>
        <w:t> đang đi xe buýt.</w:t>
      </w:r>
    </w:p>
    <w:p w14:paraId="4FAACA66" w14:textId="77777777" w:rsidR="003310CD" w:rsidRPr="003310CD" w:rsidRDefault="003310CD" w:rsidP="003310CD">
      <w:r w:rsidRPr="003310CD">
        <w:t>심심</w:t>
      </w:r>
      <w:r w:rsidRPr="003310CD">
        <w:rPr>
          <w:b/>
          <w:bCs/>
        </w:rPr>
        <w:t>할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때</w:t>
      </w:r>
      <w:r w:rsidRPr="003310CD">
        <w:t> </w:t>
      </w:r>
      <w:r w:rsidRPr="003310CD">
        <w:t>영화를</w:t>
      </w:r>
      <w:r w:rsidRPr="003310CD">
        <w:t xml:space="preserve"> </w:t>
      </w:r>
      <w:r w:rsidRPr="003310CD">
        <w:t>봐요</w:t>
      </w:r>
      <w:r w:rsidRPr="003310CD">
        <w:t>. </w:t>
      </w:r>
      <w:r w:rsidRPr="003310CD">
        <w:rPr>
          <w:b/>
          <w:bCs/>
          <w:i/>
          <w:iCs/>
        </w:rPr>
        <w:t>Khi</w:t>
      </w:r>
      <w:r w:rsidRPr="003310CD">
        <w:rPr>
          <w:i/>
          <w:iCs/>
        </w:rPr>
        <w:t> buồn tôi xem phim.</w:t>
      </w:r>
    </w:p>
    <w:p w14:paraId="66238651" w14:textId="77777777" w:rsidR="003310CD" w:rsidRPr="003310CD" w:rsidRDefault="003310CD" w:rsidP="003310CD">
      <w:r w:rsidRPr="003310CD">
        <w:t>한국에</w:t>
      </w:r>
      <w:r w:rsidRPr="003310CD">
        <w:t> </w:t>
      </w:r>
      <w:r w:rsidRPr="003310CD">
        <w:rPr>
          <w:b/>
          <w:bCs/>
        </w:rPr>
        <w:t>갈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때</w:t>
      </w:r>
      <w:r w:rsidRPr="003310CD">
        <w:t> </w:t>
      </w:r>
      <w:r w:rsidRPr="003310CD">
        <w:t>선물을</w:t>
      </w:r>
      <w:r w:rsidRPr="003310CD">
        <w:t xml:space="preserve"> </w:t>
      </w:r>
      <w:r w:rsidRPr="003310CD">
        <w:t>사</w:t>
      </w:r>
      <w:r w:rsidRPr="003310CD">
        <w:t xml:space="preserve"> </w:t>
      </w:r>
      <w:r w:rsidRPr="003310CD">
        <w:t>가세요</w:t>
      </w:r>
      <w:r w:rsidRPr="003310CD">
        <w:t>. </w:t>
      </w:r>
      <w:r w:rsidRPr="003310CD">
        <w:rPr>
          <w:b/>
          <w:bCs/>
          <w:i/>
          <w:iCs/>
        </w:rPr>
        <w:t>Khi</w:t>
      </w:r>
      <w:r w:rsidRPr="003310CD">
        <w:rPr>
          <w:i/>
          <w:iCs/>
        </w:rPr>
        <w:t> đi Hàn Quốc hãy mua quà mang theo.</w:t>
      </w:r>
    </w:p>
    <w:p w14:paraId="7BE4B467" w14:textId="77777777" w:rsidR="003310CD" w:rsidRPr="003310CD" w:rsidRDefault="003310CD" w:rsidP="003310CD">
      <w:r w:rsidRPr="003310CD">
        <w:rPr>
          <w:b/>
          <w:bCs/>
        </w:rPr>
        <w:t>② Thói quen / hành động lặp lại trong hoàn cảnh nào đó</w:t>
      </w:r>
    </w:p>
    <w:p w14:paraId="0FE9D19A" w14:textId="77777777" w:rsidR="003310CD" w:rsidRPr="003310CD" w:rsidRDefault="003310CD" w:rsidP="003310CD">
      <w:r w:rsidRPr="003310CD">
        <w:t>힘</w:t>
      </w:r>
      <w:r w:rsidRPr="003310CD">
        <w:rPr>
          <w:b/>
          <w:bCs/>
        </w:rPr>
        <w:t>들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때</w:t>
      </w:r>
      <w:r w:rsidRPr="003310CD">
        <w:t> </w:t>
      </w:r>
      <w:r w:rsidRPr="003310CD">
        <w:t>음악을</w:t>
      </w:r>
      <w:r w:rsidRPr="003310CD">
        <w:t xml:space="preserve"> </w:t>
      </w:r>
      <w:r w:rsidRPr="003310CD">
        <w:t>들어요</w:t>
      </w:r>
      <w:r w:rsidRPr="003310CD">
        <w:t>. </w:t>
      </w:r>
      <w:r w:rsidRPr="003310CD">
        <w:rPr>
          <w:b/>
          <w:bCs/>
          <w:i/>
          <w:iCs/>
        </w:rPr>
        <w:t>Khi</w:t>
      </w:r>
      <w:r w:rsidRPr="003310CD">
        <w:rPr>
          <w:i/>
          <w:iCs/>
        </w:rPr>
        <w:t> khó khăn tôi nghe nhạc.</w:t>
      </w:r>
    </w:p>
    <w:p w14:paraId="181AAFEE" w14:textId="77777777" w:rsidR="003310CD" w:rsidRPr="003310CD" w:rsidRDefault="003310CD" w:rsidP="003310CD">
      <w:r w:rsidRPr="003310CD">
        <w:t>배</w:t>
      </w:r>
      <w:r w:rsidRPr="003310CD">
        <w:rPr>
          <w:b/>
          <w:bCs/>
        </w:rPr>
        <w:t>고플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때</w:t>
      </w:r>
      <w:r w:rsidRPr="003310CD">
        <w:t> </w:t>
      </w:r>
      <w:r w:rsidRPr="003310CD">
        <w:t>뭐</w:t>
      </w:r>
      <w:r w:rsidRPr="003310CD">
        <w:t xml:space="preserve"> </w:t>
      </w:r>
      <w:r w:rsidRPr="003310CD">
        <w:t>먹어요</w:t>
      </w:r>
      <w:r w:rsidRPr="003310CD">
        <w:t>? </w:t>
      </w:r>
      <w:r w:rsidRPr="003310CD">
        <w:rPr>
          <w:b/>
          <w:bCs/>
          <w:i/>
          <w:iCs/>
        </w:rPr>
        <w:t>Khi</w:t>
      </w:r>
      <w:r w:rsidRPr="003310CD">
        <w:rPr>
          <w:i/>
          <w:iCs/>
        </w:rPr>
        <w:t> đói bạn ăn gì?</w:t>
      </w:r>
    </w:p>
    <w:p w14:paraId="52DBECAA" w14:textId="77777777" w:rsidR="003310CD" w:rsidRPr="003310CD" w:rsidRDefault="003310CD" w:rsidP="003310CD">
      <w:r w:rsidRPr="003310CD">
        <w:rPr>
          <w:b/>
          <w:bCs/>
        </w:rPr>
        <w:t>③ Kỷ niệm / thời điểm trong quá khứ</w:t>
      </w:r>
    </w:p>
    <w:p w14:paraId="5A13203B" w14:textId="77777777" w:rsidR="003310CD" w:rsidRPr="003310CD" w:rsidRDefault="003310CD" w:rsidP="003310CD">
      <w:r w:rsidRPr="003310CD">
        <w:t>어</w:t>
      </w:r>
      <w:r w:rsidRPr="003310CD">
        <w:rPr>
          <w:b/>
          <w:bCs/>
        </w:rPr>
        <w:t>릴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때</w:t>
      </w:r>
      <w:r w:rsidRPr="003310CD">
        <w:t> </w:t>
      </w:r>
      <w:r w:rsidRPr="003310CD">
        <w:t>꿈이</w:t>
      </w:r>
      <w:r w:rsidRPr="003310CD">
        <w:t xml:space="preserve"> </w:t>
      </w:r>
      <w:r w:rsidRPr="003310CD">
        <w:t>뭐였어요</w:t>
      </w:r>
      <w:r w:rsidRPr="003310CD">
        <w:t>? </w:t>
      </w:r>
      <w:r w:rsidRPr="003310CD">
        <w:rPr>
          <w:i/>
          <w:iCs/>
        </w:rPr>
        <w:t>Ước mơ </w:t>
      </w:r>
      <w:r w:rsidRPr="003310CD">
        <w:rPr>
          <w:b/>
          <w:bCs/>
          <w:i/>
          <w:iCs/>
        </w:rPr>
        <w:t>hồi còn nhỏ</w:t>
      </w:r>
      <w:r w:rsidRPr="003310CD">
        <w:rPr>
          <w:i/>
          <w:iCs/>
        </w:rPr>
        <w:t> của bạn là gì?</w:t>
      </w:r>
    </w:p>
    <w:p w14:paraId="2AC8558C" w14:textId="77777777" w:rsidR="003310CD" w:rsidRPr="003310CD" w:rsidRDefault="003310CD" w:rsidP="003310CD">
      <w:r w:rsidRPr="003310CD">
        <w:t>학생</w:t>
      </w:r>
      <w:r w:rsidRPr="003310CD">
        <w:rPr>
          <w:b/>
          <w:bCs/>
        </w:rPr>
        <w:t>일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때</w:t>
      </w:r>
      <w:r w:rsidRPr="003310CD">
        <w:t> </w:t>
      </w:r>
      <w:r w:rsidRPr="003310CD">
        <w:t>정말</w:t>
      </w:r>
      <w:r w:rsidRPr="003310CD">
        <w:t xml:space="preserve"> </w:t>
      </w:r>
      <w:r w:rsidRPr="003310CD">
        <w:t>열심히</w:t>
      </w:r>
      <w:r w:rsidRPr="003310CD">
        <w:t xml:space="preserve"> </w:t>
      </w:r>
      <w:r w:rsidRPr="003310CD">
        <w:t>공부했어요</w:t>
      </w:r>
      <w:r w:rsidRPr="003310CD">
        <w:t>. </w:t>
      </w:r>
      <w:r w:rsidRPr="003310CD">
        <w:rPr>
          <w:b/>
          <w:bCs/>
          <w:i/>
          <w:iCs/>
        </w:rPr>
        <w:t>Khi</w:t>
      </w:r>
      <w:r w:rsidRPr="003310CD">
        <w:rPr>
          <w:i/>
          <w:iCs/>
        </w:rPr>
        <w:t> còn là sinh viên tôi học rất chăm chỉ.</w:t>
      </w:r>
    </w:p>
    <w:p w14:paraId="628694BA" w14:textId="77777777" w:rsidR="003310CD" w:rsidRPr="003310CD" w:rsidRDefault="003310CD" w:rsidP="003310CD">
      <w:r w:rsidRPr="003310CD">
        <w:rPr>
          <w:b/>
          <w:bCs/>
        </w:rPr>
        <w:t>④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ㄹ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때</w:t>
      </w:r>
      <w:r w:rsidRPr="003310CD">
        <w:rPr>
          <w:b/>
          <w:bCs/>
        </w:rPr>
        <w:t xml:space="preserve"> vs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ㄴ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때</w:t>
      </w:r>
      <w:r w:rsidRPr="003310CD">
        <w:rPr>
          <w:b/>
          <w:bCs/>
        </w:rPr>
        <w:t xml:space="preserve"> — tinh tế nhưng hay ra thi: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2450"/>
        <w:gridCol w:w="2337"/>
      </w:tblGrid>
      <w:tr w:rsidR="003310CD" w:rsidRPr="003310CD" w14:paraId="36D7807A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0049E9A" w14:textId="77777777" w:rsidR="003310CD" w:rsidRPr="003310CD" w:rsidRDefault="003310CD" w:rsidP="003310CD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C455D87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(</w:t>
            </w:r>
            <w:r w:rsidRPr="003310CD">
              <w:rPr>
                <w:b/>
                <w:bCs/>
              </w:rPr>
              <w:t>으</w:t>
            </w:r>
            <w:r w:rsidRPr="003310CD">
              <w:rPr>
                <w:b/>
                <w:bCs/>
              </w:rPr>
              <w:t>)</w:t>
            </w:r>
            <w:r w:rsidRPr="003310CD">
              <w:rPr>
                <w:b/>
                <w:bCs/>
              </w:rPr>
              <w:t>ㄹ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C21C6E0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(</w:t>
            </w:r>
            <w:r w:rsidRPr="003310CD">
              <w:rPr>
                <w:b/>
                <w:bCs/>
              </w:rPr>
              <w:t>으</w:t>
            </w:r>
            <w:r w:rsidRPr="003310CD">
              <w:rPr>
                <w:b/>
                <w:bCs/>
              </w:rPr>
              <w:t>)</w:t>
            </w:r>
            <w:r w:rsidRPr="003310CD">
              <w:rPr>
                <w:b/>
                <w:bCs/>
              </w:rPr>
              <w:t>ㄴ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때</w:t>
            </w:r>
          </w:p>
        </w:tc>
      </w:tr>
      <w:tr w:rsidR="003310CD" w:rsidRPr="003310CD" w14:paraId="09EE6B2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468A0F7" w14:textId="77777777" w:rsidR="003310CD" w:rsidRPr="003310CD" w:rsidRDefault="003310CD" w:rsidP="003310CD">
            <w:r w:rsidRPr="003310CD">
              <w:t>Hành động chính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CF3D2A3" w14:textId="77777777" w:rsidR="003310CD" w:rsidRPr="003310CD" w:rsidRDefault="003310CD" w:rsidP="003310CD">
            <w:r w:rsidRPr="003310CD">
              <w:t>Đang xảy ra / chưa xong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0E485D0" w14:textId="77777777" w:rsidR="003310CD" w:rsidRPr="003310CD" w:rsidRDefault="003310CD" w:rsidP="003310CD">
            <w:r w:rsidRPr="003310CD">
              <w:t>Đã hoàn thành</w:t>
            </w:r>
          </w:p>
        </w:tc>
      </w:tr>
      <w:tr w:rsidR="003310CD" w:rsidRPr="003310CD" w14:paraId="751552F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A91BB45" w14:textId="77777777" w:rsidR="003310CD" w:rsidRPr="003310CD" w:rsidRDefault="003310CD" w:rsidP="003310CD">
            <w:r w:rsidRPr="003310CD">
              <w:t>Ví dụ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3CA0275" w14:textId="77777777" w:rsidR="003310CD" w:rsidRPr="003310CD" w:rsidRDefault="003310CD" w:rsidP="003310CD">
            <w:r w:rsidRPr="003310CD">
              <w:t>집에</w:t>
            </w:r>
            <w:r w:rsidRPr="003310CD">
              <w:t> </w:t>
            </w:r>
            <w:r w:rsidRPr="003310CD">
              <w:rPr>
                <w:b/>
                <w:bCs/>
              </w:rPr>
              <w:t>갈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때</w:t>
            </w:r>
            <w:r w:rsidRPr="003310CD">
              <w:t> </w:t>
            </w:r>
            <w:r w:rsidRPr="003310CD">
              <w:t>전화해요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7CD2BC7" w14:textId="77777777" w:rsidR="003310CD" w:rsidRPr="003310CD" w:rsidRDefault="003310CD" w:rsidP="003310CD">
            <w:r w:rsidRPr="003310CD">
              <w:t>집에</w:t>
            </w:r>
            <w:r w:rsidRPr="003310CD">
              <w:t> </w:t>
            </w:r>
            <w:r w:rsidRPr="003310CD">
              <w:rPr>
                <w:b/>
                <w:bCs/>
              </w:rPr>
              <w:t>간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후에</w:t>
            </w:r>
            <w:r w:rsidRPr="003310CD">
              <w:t> </w:t>
            </w:r>
            <w:r w:rsidRPr="003310CD">
              <w:t>전화해요</w:t>
            </w:r>
          </w:p>
        </w:tc>
      </w:tr>
      <w:tr w:rsidR="003310CD" w:rsidRPr="003310CD" w14:paraId="1370133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E1DFB72" w14:textId="77777777" w:rsidR="003310CD" w:rsidRPr="003310CD" w:rsidRDefault="003310CD" w:rsidP="003310CD">
            <w:r w:rsidRPr="003310CD">
              <w:t>Nghĩa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F441329" w14:textId="77777777" w:rsidR="003310CD" w:rsidRPr="003310CD" w:rsidRDefault="003310CD" w:rsidP="003310CD">
            <w:r w:rsidRPr="003310CD">
              <w:rPr>
                <w:i/>
                <w:iCs/>
              </w:rPr>
              <w:t>Khi đang đi về thì gọi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1A0086D" w14:textId="77777777" w:rsidR="003310CD" w:rsidRPr="003310CD" w:rsidRDefault="003310CD" w:rsidP="003310CD">
            <w:r w:rsidRPr="003310CD">
              <w:rPr>
                <w:i/>
                <w:iCs/>
              </w:rPr>
              <w:t>Sau khi về nhà rồi gọi</w:t>
            </w:r>
          </w:p>
        </w:tc>
      </w:tr>
    </w:tbl>
    <w:p w14:paraId="4D9EFC9A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🔷</w:t>
      </w:r>
      <w:r w:rsidRPr="003310CD">
        <w:rPr>
          <w:b/>
          <w:bCs/>
        </w:rPr>
        <w:t xml:space="preserve"> No.35 —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ㄴ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후에</w:t>
      </w:r>
      <w:r w:rsidRPr="003310CD">
        <w:rPr>
          <w:b/>
          <w:bCs/>
        </w:rPr>
        <w:t xml:space="preserve"> (sau khi)</w:t>
      </w:r>
    </w:p>
    <w:p w14:paraId="674D79EF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Công thức</w:t>
      </w:r>
    </w:p>
    <w:p w14:paraId="224BA56F" w14:textId="77777777" w:rsidR="003310CD" w:rsidRPr="003310CD" w:rsidRDefault="003310CD" w:rsidP="003310CD">
      <w:r w:rsidRPr="003310CD">
        <w:lastRenderedPageBreak/>
        <w:t>Động từ + (</w:t>
      </w:r>
      <w:r w:rsidRPr="003310CD">
        <w:t>으</w:t>
      </w:r>
      <w:r w:rsidRPr="003310CD">
        <w:t>)</w:t>
      </w:r>
      <w:r w:rsidRPr="003310CD">
        <w:t>ㄴ</w:t>
      </w:r>
      <w:r w:rsidRPr="003310CD">
        <w:t xml:space="preserve"> </w:t>
      </w:r>
      <w:r w:rsidRPr="003310CD">
        <w:t>후에</w:t>
      </w:r>
    </w:p>
    <w:p w14:paraId="4B166479" w14:textId="77777777" w:rsidR="003310CD" w:rsidRPr="003310CD" w:rsidRDefault="003310CD" w:rsidP="003310CD">
      <w:r w:rsidRPr="003310CD">
        <w:t>= Động từ + (</w:t>
      </w:r>
      <w:r w:rsidRPr="003310CD">
        <w:t>으</w:t>
      </w:r>
      <w:r w:rsidRPr="003310CD">
        <w:t>)</w:t>
      </w:r>
      <w:r w:rsidRPr="003310CD">
        <w:t>ㄴ</w:t>
      </w:r>
      <w:r w:rsidRPr="003310CD">
        <w:t xml:space="preserve"> </w:t>
      </w:r>
      <w:r w:rsidRPr="003310CD">
        <w:t>다음에</w:t>
      </w:r>
      <w:r w:rsidRPr="003310CD">
        <w:t xml:space="preserve">  (hoàn toàn đồng nghĩa)</w:t>
      </w:r>
    </w:p>
    <w:p w14:paraId="351944EF" w14:textId="77777777" w:rsidR="003310CD" w:rsidRPr="003310CD" w:rsidRDefault="003310CD" w:rsidP="003310CD">
      <w:r w:rsidRPr="003310CD">
        <w:t>= Động từ + (</w:t>
      </w:r>
      <w:r w:rsidRPr="003310CD">
        <w:t>으</w:t>
      </w:r>
      <w:r w:rsidRPr="003310CD">
        <w:t>)</w:t>
      </w:r>
      <w:r w:rsidRPr="003310CD">
        <w:t>ㄴ</w:t>
      </w:r>
      <w:r w:rsidRPr="003310CD">
        <w:t xml:space="preserve"> </w:t>
      </w:r>
      <w:r w:rsidRPr="003310CD">
        <w:t>뒤에</w:t>
      </w:r>
      <w:r w:rsidRPr="003310CD">
        <w:t xml:space="preserve">    (hoàn toàn đồng nghĩa)</w:t>
      </w:r>
    </w:p>
    <w:p w14:paraId="25764989" w14:textId="77777777" w:rsidR="003310CD" w:rsidRPr="003310CD" w:rsidRDefault="003310CD" w:rsidP="003310CD"/>
    <w:p w14:paraId="45EFD5E6" w14:textId="77777777" w:rsidR="003310CD" w:rsidRPr="003310CD" w:rsidRDefault="003310CD" w:rsidP="003310CD">
      <w:r w:rsidRPr="003310CD">
        <w:t xml:space="preserve">Động từ kết thúc nguyên âm + </w:t>
      </w:r>
      <w:r w:rsidRPr="003310CD">
        <w:t>ㄴ</w:t>
      </w:r>
      <w:r w:rsidRPr="003310CD">
        <w:t xml:space="preserve"> </w:t>
      </w:r>
      <w:r w:rsidRPr="003310CD">
        <w:t>후에</w:t>
      </w:r>
    </w:p>
    <w:p w14:paraId="1CEDBD30" w14:textId="77777777" w:rsidR="003310CD" w:rsidRPr="003310CD" w:rsidRDefault="003310CD" w:rsidP="003310CD">
      <w:r w:rsidRPr="003310CD">
        <w:t xml:space="preserve">Động từ kết thúc phụ âm    + </w:t>
      </w:r>
      <w:r w:rsidRPr="003310CD">
        <w:t>은</w:t>
      </w:r>
      <w:r w:rsidRPr="003310CD">
        <w:t xml:space="preserve"> </w:t>
      </w:r>
      <w:r w:rsidRPr="003310CD">
        <w:t>후에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1279"/>
        <w:gridCol w:w="1519"/>
      </w:tblGrid>
      <w:tr w:rsidR="003310CD" w:rsidRPr="003310CD" w14:paraId="12C2BB4B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77F8BBD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Gốc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320BF6F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(</w:t>
            </w:r>
            <w:r w:rsidRPr="003310CD">
              <w:rPr>
                <w:b/>
                <w:bCs/>
              </w:rPr>
              <w:t>으</w:t>
            </w:r>
            <w:r w:rsidRPr="003310CD">
              <w:rPr>
                <w:b/>
                <w:bCs/>
              </w:rPr>
              <w:t>)</w:t>
            </w:r>
            <w:r w:rsidRPr="003310CD">
              <w:rPr>
                <w:b/>
                <w:bCs/>
              </w:rPr>
              <w:t>ㄴ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후에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A5CBCC6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(</w:t>
            </w:r>
            <w:r w:rsidRPr="003310CD">
              <w:rPr>
                <w:b/>
                <w:bCs/>
              </w:rPr>
              <w:t>으</w:t>
            </w:r>
            <w:r w:rsidRPr="003310CD">
              <w:rPr>
                <w:b/>
                <w:bCs/>
              </w:rPr>
              <w:t>)</w:t>
            </w:r>
            <w:r w:rsidRPr="003310CD">
              <w:rPr>
                <w:b/>
                <w:bCs/>
              </w:rPr>
              <w:t>ㄴ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다음에</w:t>
            </w:r>
          </w:p>
        </w:tc>
      </w:tr>
      <w:tr w:rsidR="003310CD" w:rsidRPr="003310CD" w14:paraId="226B70D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397EB09" w14:textId="77777777" w:rsidR="003310CD" w:rsidRPr="003310CD" w:rsidRDefault="003310CD" w:rsidP="003310CD">
            <w:r w:rsidRPr="003310CD">
              <w:t>쇼핑하다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6209A5B" w14:textId="77777777" w:rsidR="003310CD" w:rsidRPr="003310CD" w:rsidRDefault="003310CD" w:rsidP="003310CD">
            <w:r w:rsidRPr="003310CD">
              <w:rPr>
                <w:b/>
                <w:bCs/>
              </w:rPr>
              <w:t>쇼핑한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후에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BCE3F9F" w14:textId="77777777" w:rsidR="003310CD" w:rsidRPr="003310CD" w:rsidRDefault="003310CD" w:rsidP="003310CD">
            <w:r w:rsidRPr="003310CD">
              <w:t>쇼핑한</w:t>
            </w:r>
            <w:r w:rsidRPr="003310CD">
              <w:t xml:space="preserve"> </w:t>
            </w:r>
            <w:r w:rsidRPr="003310CD">
              <w:t>다음에</w:t>
            </w:r>
          </w:p>
        </w:tc>
      </w:tr>
      <w:tr w:rsidR="003310CD" w:rsidRPr="003310CD" w14:paraId="572E9DF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ED46C74" w14:textId="77777777" w:rsidR="003310CD" w:rsidRPr="003310CD" w:rsidRDefault="003310CD" w:rsidP="003310CD">
            <w:r w:rsidRPr="003310CD">
              <w:t>먹다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6516627" w14:textId="77777777" w:rsidR="003310CD" w:rsidRPr="003310CD" w:rsidRDefault="003310CD" w:rsidP="003310CD">
            <w:r w:rsidRPr="003310CD">
              <w:rPr>
                <w:b/>
                <w:bCs/>
              </w:rPr>
              <w:t>먹은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후에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BC888A2" w14:textId="77777777" w:rsidR="003310CD" w:rsidRPr="003310CD" w:rsidRDefault="003310CD" w:rsidP="003310CD">
            <w:r w:rsidRPr="003310CD">
              <w:t>먹은</w:t>
            </w:r>
            <w:r w:rsidRPr="003310CD">
              <w:t xml:space="preserve"> </w:t>
            </w:r>
            <w:r w:rsidRPr="003310CD">
              <w:t>다음에</w:t>
            </w:r>
          </w:p>
        </w:tc>
      </w:tr>
      <w:tr w:rsidR="003310CD" w:rsidRPr="003310CD" w14:paraId="6AAC5B4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26F1B52" w14:textId="77777777" w:rsidR="003310CD" w:rsidRPr="003310CD" w:rsidRDefault="003310CD" w:rsidP="003310CD">
            <w:r w:rsidRPr="003310CD">
              <w:t>씻다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B77E5AA" w14:textId="77777777" w:rsidR="003310CD" w:rsidRPr="003310CD" w:rsidRDefault="003310CD" w:rsidP="003310CD">
            <w:r w:rsidRPr="003310CD">
              <w:rPr>
                <w:b/>
                <w:bCs/>
              </w:rPr>
              <w:t>씻은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후에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1B29288" w14:textId="77777777" w:rsidR="003310CD" w:rsidRPr="003310CD" w:rsidRDefault="003310CD" w:rsidP="003310CD">
            <w:r w:rsidRPr="003310CD">
              <w:t>씻은</w:t>
            </w:r>
            <w:r w:rsidRPr="003310CD">
              <w:t xml:space="preserve"> </w:t>
            </w:r>
            <w:r w:rsidRPr="003310CD">
              <w:t>다음에</w:t>
            </w:r>
          </w:p>
        </w:tc>
      </w:tr>
      <w:tr w:rsidR="003310CD" w:rsidRPr="003310CD" w14:paraId="5638D6D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1366D9C" w14:textId="77777777" w:rsidR="003310CD" w:rsidRPr="003310CD" w:rsidRDefault="003310CD" w:rsidP="003310CD">
            <w:r w:rsidRPr="003310CD">
              <w:t>오다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017EA10" w14:textId="77777777" w:rsidR="003310CD" w:rsidRPr="003310CD" w:rsidRDefault="003310CD" w:rsidP="003310CD">
            <w:r w:rsidRPr="003310CD">
              <w:rPr>
                <w:b/>
                <w:bCs/>
              </w:rPr>
              <w:t>온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후에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07B5356" w14:textId="77777777" w:rsidR="003310CD" w:rsidRPr="003310CD" w:rsidRDefault="003310CD" w:rsidP="003310CD">
            <w:r w:rsidRPr="003310CD">
              <w:t>온</w:t>
            </w:r>
            <w:r w:rsidRPr="003310CD">
              <w:t xml:space="preserve"> </w:t>
            </w:r>
            <w:r w:rsidRPr="003310CD">
              <w:t>다음에</w:t>
            </w:r>
          </w:p>
        </w:tc>
      </w:tr>
    </w:tbl>
    <w:p w14:paraId="5D960231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Cách Dùng</w:t>
      </w:r>
    </w:p>
    <w:p w14:paraId="5EDEEBB7" w14:textId="77777777" w:rsidR="003310CD" w:rsidRPr="003310CD" w:rsidRDefault="003310CD" w:rsidP="003310CD">
      <w:r w:rsidRPr="003310CD">
        <w:rPr>
          <w:b/>
          <w:bCs/>
        </w:rPr>
        <w:t>① Hành động xảy ra SAU hành động khác</w:t>
      </w:r>
    </w:p>
    <w:p w14:paraId="2905A41F" w14:textId="77777777" w:rsidR="003310CD" w:rsidRPr="003310CD" w:rsidRDefault="003310CD" w:rsidP="003310CD">
      <w:r w:rsidRPr="003310CD">
        <w:t>쇼핑한</w:t>
      </w:r>
      <w:r w:rsidRPr="003310CD">
        <w:t> </w:t>
      </w:r>
      <w:r w:rsidRPr="003310CD">
        <w:rPr>
          <w:b/>
          <w:bCs/>
        </w:rPr>
        <w:t>후에</w:t>
      </w:r>
      <w:r w:rsidRPr="003310CD">
        <w:t> </w:t>
      </w:r>
      <w:r w:rsidRPr="003310CD">
        <w:t>밥</w:t>
      </w:r>
      <w:r w:rsidRPr="003310CD">
        <w:t xml:space="preserve"> </w:t>
      </w:r>
      <w:r w:rsidRPr="003310CD">
        <w:t>먹었습니다</w:t>
      </w:r>
      <w:r w:rsidRPr="003310CD">
        <w:t>. </w:t>
      </w:r>
      <w:r w:rsidRPr="003310CD">
        <w:rPr>
          <w:i/>
          <w:iCs/>
        </w:rPr>
        <w:t>Tôi ăn cơm </w:t>
      </w:r>
      <w:r w:rsidRPr="003310CD">
        <w:rPr>
          <w:b/>
          <w:bCs/>
          <w:i/>
          <w:iCs/>
        </w:rPr>
        <w:t>sau khi</w:t>
      </w:r>
      <w:r w:rsidRPr="003310CD">
        <w:rPr>
          <w:i/>
          <w:iCs/>
        </w:rPr>
        <w:t> đi mua sắm.</w:t>
      </w:r>
    </w:p>
    <w:p w14:paraId="58760E87" w14:textId="77777777" w:rsidR="003310CD" w:rsidRPr="003310CD" w:rsidRDefault="003310CD" w:rsidP="003310CD">
      <w:r w:rsidRPr="003310CD">
        <w:t>집에</w:t>
      </w:r>
      <w:r w:rsidRPr="003310CD">
        <w:t xml:space="preserve"> </w:t>
      </w:r>
      <w:r w:rsidRPr="003310CD">
        <w:t>온</w:t>
      </w:r>
      <w:r w:rsidRPr="003310CD">
        <w:t> </w:t>
      </w:r>
      <w:r w:rsidRPr="003310CD">
        <w:rPr>
          <w:b/>
          <w:bCs/>
        </w:rPr>
        <w:t>후에</w:t>
      </w:r>
      <w:r w:rsidRPr="003310CD">
        <w:t> </w:t>
      </w:r>
      <w:r w:rsidRPr="003310CD">
        <w:t>숙제를</w:t>
      </w:r>
      <w:r w:rsidRPr="003310CD">
        <w:t xml:space="preserve"> </w:t>
      </w:r>
      <w:r w:rsidRPr="003310CD">
        <w:t>했어요</w:t>
      </w:r>
      <w:r w:rsidRPr="003310CD">
        <w:t>. </w:t>
      </w:r>
      <w:r w:rsidRPr="003310CD">
        <w:rPr>
          <w:i/>
          <w:iCs/>
        </w:rPr>
        <w:t>Tôi làm bài tập </w:t>
      </w:r>
      <w:r w:rsidRPr="003310CD">
        <w:rPr>
          <w:b/>
          <w:bCs/>
          <w:i/>
          <w:iCs/>
        </w:rPr>
        <w:t>sau khi</w:t>
      </w:r>
      <w:r w:rsidRPr="003310CD">
        <w:rPr>
          <w:i/>
          <w:iCs/>
        </w:rPr>
        <w:t> về nhà.</w:t>
      </w:r>
    </w:p>
    <w:p w14:paraId="44184602" w14:textId="77777777" w:rsidR="003310CD" w:rsidRPr="003310CD" w:rsidRDefault="003310CD" w:rsidP="003310CD">
      <w:r w:rsidRPr="003310CD">
        <w:t>졸업한</w:t>
      </w:r>
      <w:r w:rsidRPr="003310CD">
        <w:t> </w:t>
      </w:r>
      <w:r w:rsidRPr="003310CD">
        <w:rPr>
          <w:b/>
          <w:bCs/>
        </w:rPr>
        <w:t>후에</w:t>
      </w:r>
      <w:r w:rsidRPr="003310CD">
        <w:t> </w:t>
      </w:r>
      <w:r w:rsidRPr="003310CD">
        <w:t>뭐</w:t>
      </w:r>
      <w:r w:rsidRPr="003310CD">
        <w:t xml:space="preserve"> </w:t>
      </w:r>
      <w:r w:rsidRPr="003310CD">
        <w:t>할</w:t>
      </w:r>
      <w:r w:rsidRPr="003310CD">
        <w:t xml:space="preserve"> </w:t>
      </w:r>
      <w:r w:rsidRPr="003310CD">
        <w:t>거예요</w:t>
      </w:r>
      <w:r w:rsidRPr="003310CD">
        <w:t>? </w:t>
      </w:r>
      <w:r w:rsidRPr="003310CD">
        <w:rPr>
          <w:i/>
          <w:iCs/>
        </w:rPr>
        <w:t>Bạn sẽ làm gì </w:t>
      </w:r>
      <w:r w:rsidRPr="003310CD">
        <w:rPr>
          <w:b/>
          <w:bCs/>
          <w:i/>
          <w:iCs/>
        </w:rPr>
        <w:t>sau khi</w:t>
      </w:r>
      <w:r w:rsidRPr="003310CD">
        <w:rPr>
          <w:i/>
          <w:iCs/>
        </w:rPr>
        <w:t> tốt nghiệp?</w:t>
      </w:r>
    </w:p>
    <w:p w14:paraId="724282F4" w14:textId="77777777" w:rsidR="003310CD" w:rsidRPr="003310CD" w:rsidRDefault="003310CD" w:rsidP="003310CD">
      <w:r w:rsidRPr="003310CD">
        <w:rPr>
          <w:b/>
          <w:bCs/>
        </w:rPr>
        <w:t xml:space="preserve">② Kết hợp với danh từ — N + </w:t>
      </w:r>
      <w:r w:rsidRPr="003310CD">
        <w:rPr>
          <w:b/>
          <w:bCs/>
        </w:rPr>
        <w:t>후에</w:t>
      </w:r>
    </w:p>
    <w:p w14:paraId="7CA6CEBC" w14:textId="77777777" w:rsidR="003310CD" w:rsidRPr="003310CD" w:rsidRDefault="003310CD" w:rsidP="003310CD">
      <w:r w:rsidRPr="003310CD">
        <w:t>수업</w:t>
      </w:r>
      <w:r w:rsidRPr="003310CD">
        <w:t> </w:t>
      </w:r>
      <w:r w:rsidRPr="003310CD">
        <w:rPr>
          <w:b/>
          <w:bCs/>
        </w:rPr>
        <w:t>후에</w:t>
      </w:r>
      <w:r w:rsidRPr="003310CD">
        <w:t> </w:t>
      </w:r>
      <w:r w:rsidRPr="003310CD">
        <w:t>만나요</w:t>
      </w:r>
      <w:r w:rsidRPr="003310CD">
        <w:t>. </w:t>
      </w:r>
      <w:r w:rsidRPr="003310CD">
        <w:rPr>
          <w:i/>
          <w:iCs/>
        </w:rPr>
        <w:t>Gặp nhau </w:t>
      </w:r>
      <w:r w:rsidRPr="003310CD">
        <w:rPr>
          <w:b/>
          <w:bCs/>
          <w:i/>
          <w:iCs/>
        </w:rPr>
        <w:t>sau</w:t>
      </w:r>
      <w:r w:rsidRPr="003310CD">
        <w:rPr>
          <w:i/>
          <w:iCs/>
        </w:rPr>
        <w:t> giờ học.</w:t>
      </w:r>
    </w:p>
    <w:p w14:paraId="26560B7E" w14:textId="77777777" w:rsidR="003310CD" w:rsidRPr="003310CD" w:rsidRDefault="003310CD" w:rsidP="003310CD">
      <w:r w:rsidRPr="003310CD">
        <w:t>식사</w:t>
      </w:r>
      <w:r w:rsidRPr="003310CD">
        <w:t> </w:t>
      </w:r>
      <w:r w:rsidRPr="003310CD">
        <w:rPr>
          <w:b/>
          <w:bCs/>
        </w:rPr>
        <w:t>후에</w:t>
      </w:r>
      <w:r w:rsidRPr="003310CD">
        <w:t> </w:t>
      </w:r>
      <w:r w:rsidRPr="003310CD">
        <w:t>산책해요</w:t>
      </w:r>
      <w:r w:rsidRPr="003310CD">
        <w:t>. </w:t>
      </w:r>
      <w:r w:rsidRPr="003310CD">
        <w:rPr>
          <w:b/>
          <w:bCs/>
          <w:i/>
          <w:iCs/>
        </w:rPr>
        <w:t>Sau</w:t>
      </w:r>
      <w:r w:rsidRPr="003310CD">
        <w:rPr>
          <w:i/>
          <w:iCs/>
        </w:rPr>
        <w:t> bữa ăn tôi đi dạo.</w:t>
      </w:r>
    </w:p>
    <w:p w14:paraId="4E03AABA" w14:textId="77777777" w:rsidR="003310CD" w:rsidRPr="003310CD" w:rsidRDefault="003310CD" w:rsidP="003310CD">
      <w:r w:rsidRPr="003310CD">
        <w:rPr>
          <w:rFonts w:ascii="Segoe UI Emoji" w:hAnsi="Segoe UI Emoji" w:cs="Segoe UI Emoji"/>
        </w:rPr>
        <w:t>💡</w:t>
      </w:r>
      <w:r w:rsidRPr="003310CD">
        <w:t xml:space="preserve"> Khi đi với </w:t>
      </w:r>
      <w:r w:rsidRPr="003310CD">
        <w:rPr>
          <w:b/>
          <w:bCs/>
        </w:rPr>
        <w:t>danh từ</w:t>
      </w:r>
      <w:r w:rsidRPr="003310CD">
        <w:t> thì không cần (</w:t>
      </w:r>
      <w:r w:rsidRPr="003310CD">
        <w:t>으</w:t>
      </w:r>
      <w:r w:rsidRPr="003310CD">
        <w:t>)</w:t>
      </w:r>
      <w:r w:rsidRPr="003310CD">
        <w:t>ㄴ</w:t>
      </w:r>
      <w:r w:rsidRPr="003310CD">
        <w:t xml:space="preserve"> — chỉ cần N + </w:t>
      </w:r>
      <w:r w:rsidRPr="003310CD">
        <w:t>후에</w:t>
      </w:r>
      <w:r w:rsidRPr="003310CD">
        <w:t>!</w:t>
      </w:r>
    </w:p>
    <w:p w14:paraId="7DB9861F" w14:textId="77777777" w:rsidR="003310CD" w:rsidRPr="003310CD" w:rsidRDefault="003310CD" w:rsidP="003310CD">
      <w:r w:rsidRPr="003310CD">
        <w:pict w14:anchorId="787D510A">
          <v:rect id="_x0000_i2864" style="width:0;height:0" o:hralign="center" o:hrstd="t" o:hr="t" fillcolor="#a0a0a0" stroked="f"/>
        </w:pict>
      </w:r>
    </w:p>
    <w:p w14:paraId="515B4A52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lastRenderedPageBreak/>
        <w:t>🔶</w:t>
      </w:r>
      <w:r w:rsidRPr="003310CD">
        <w:rPr>
          <w:b/>
          <w:bCs/>
        </w:rPr>
        <w:t xml:space="preserve"> So Sánh Tổng Hợp 3 Cấu Trúc</w:t>
      </w:r>
    </w:p>
    <w:p w14:paraId="363F1DC2" w14:textId="77777777" w:rsidR="003310CD" w:rsidRPr="003310CD" w:rsidRDefault="003310CD" w:rsidP="003310CD">
      <w:pPr>
        <w:rPr>
          <w:b/>
          <w:bCs/>
        </w:rPr>
      </w:pPr>
      <w:r w:rsidRPr="003310CD">
        <w:rPr>
          <w:b/>
          <w:bCs/>
        </w:rPr>
        <w:t>Cùng tình huống: </w:t>
      </w:r>
      <w:r w:rsidRPr="003310CD">
        <w:rPr>
          <w:b/>
          <w:bCs/>
          <w:i/>
          <w:iCs/>
        </w:rPr>
        <w:t>Ăn cơm và làm bài tập</w:t>
      </w:r>
    </w:p>
    <w:p w14:paraId="2E655985" w14:textId="77777777" w:rsidR="003310CD" w:rsidRPr="003310CD" w:rsidRDefault="003310CD" w:rsidP="003310CD">
      <w:r w:rsidRPr="003310CD">
        <w:t>밥</w:t>
      </w:r>
      <w:r w:rsidRPr="003310CD">
        <w:t xml:space="preserve"> </w:t>
      </w:r>
      <w:r w:rsidRPr="003310CD">
        <w:t>먹</w:t>
      </w:r>
      <w:r w:rsidRPr="003310CD">
        <w:rPr>
          <w:b/>
          <w:bCs/>
        </w:rPr>
        <w:t>기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전에</w:t>
      </w:r>
      <w:r w:rsidRPr="003310CD">
        <w:t> </w:t>
      </w:r>
      <w:r w:rsidRPr="003310CD">
        <w:t>숙제를</w:t>
      </w:r>
      <w:r w:rsidRPr="003310CD">
        <w:t xml:space="preserve"> </w:t>
      </w:r>
      <w:r w:rsidRPr="003310CD">
        <w:t>해요</w:t>
      </w:r>
      <w:r w:rsidRPr="003310CD">
        <w:t>. → </w:t>
      </w:r>
      <w:r w:rsidRPr="003310CD">
        <w:rPr>
          <w:i/>
          <w:iCs/>
        </w:rPr>
        <w:t>Tôi làm bài tập </w:t>
      </w:r>
      <w:r w:rsidRPr="003310CD">
        <w:rPr>
          <w:b/>
          <w:bCs/>
          <w:i/>
          <w:iCs/>
        </w:rPr>
        <w:t>trước khi</w:t>
      </w:r>
      <w:r w:rsidRPr="003310CD">
        <w:rPr>
          <w:i/>
          <w:iCs/>
        </w:rPr>
        <w:t> ăn cơm.</w:t>
      </w:r>
    </w:p>
    <w:p w14:paraId="01280615" w14:textId="77777777" w:rsidR="003310CD" w:rsidRPr="003310CD" w:rsidRDefault="003310CD" w:rsidP="003310CD">
      <w:r w:rsidRPr="003310CD">
        <w:t>밥</w:t>
      </w:r>
      <w:r w:rsidRPr="003310CD">
        <w:t xml:space="preserve"> </w:t>
      </w:r>
      <w:r w:rsidRPr="003310CD">
        <w:t>먹</w:t>
      </w:r>
      <w:r w:rsidRPr="003310CD">
        <w:rPr>
          <w:b/>
          <w:bCs/>
        </w:rPr>
        <w:t>을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때</w:t>
      </w:r>
      <w:r w:rsidRPr="003310CD">
        <w:t> </w:t>
      </w:r>
      <w:r w:rsidRPr="003310CD">
        <w:t>음악을</w:t>
      </w:r>
      <w:r w:rsidRPr="003310CD">
        <w:t xml:space="preserve"> </w:t>
      </w:r>
      <w:r w:rsidRPr="003310CD">
        <w:t>들어요</w:t>
      </w:r>
      <w:r w:rsidRPr="003310CD">
        <w:t>. → </w:t>
      </w:r>
      <w:r w:rsidRPr="003310CD">
        <w:rPr>
          <w:i/>
          <w:iCs/>
        </w:rPr>
        <w:t>Tôi nghe nhạc </w:t>
      </w:r>
      <w:r w:rsidRPr="003310CD">
        <w:rPr>
          <w:b/>
          <w:bCs/>
          <w:i/>
          <w:iCs/>
        </w:rPr>
        <w:t>trong khi</w:t>
      </w:r>
      <w:r w:rsidRPr="003310CD">
        <w:rPr>
          <w:i/>
          <w:iCs/>
        </w:rPr>
        <w:t> ăn cơm.</w:t>
      </w:r>
    </w:p>
    <w:p w14:paraId="777E0108" w14:textId="77777777" w:rsidR="003310CD" w:rsidRPr="003310CD" w:rsidRDefault="003310CD" w:rsidP="003310CD">
      <w:r w:rsidRPr="003310CD">
        <w:t>밥</w:t>
      </w:r>
      <w:r w:rsidRPr="003310CD">
        <w:t xml:space="preserve"> </w:t>
      </w:r>
      <w:r w:rsidRPr="003310CD">
        <w:t>먹</w:t>
      </w:r>
      <w:r w:rsidRPr="003310CD">
        <w:rPr>
          <w:b/>
          <w:bCs/>
        </w:rPr>
        <w:t>은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후에</w:t>
      </w:r>
      <w:r w:rsidRPr="003310CD">
        <w:t> </w:t>
      </w:r>
      <w:r w:rsidRPr="003310CD">
        <w:t>숙제를</w:t>
      </w:r>
      <w:r w:rsidRPr="003310CD">
        <w:t xml:space="preserve"> </w:t>
      </w:r>
      <w:r w:rsidRPr="003310CD">
        <w:t>해요</w:t>
      </w:r>
      <w:r w:rsidRPr="003310CD">
        <w:t>. → </w:t>
      </w:r>
      <w:r w:rsidRPr="003310CD">
        <w:rPr>
          <w:i/>
          <w:iCs/>
        </w:rPr>
        <w:t>Tôi làm bài tập </w:t>
      </w:r>
      <w:r w:rsidRPr="003310CD">
        <w:rPr>
          <w:b/>
          <w:bCs/>
          <w:i/>
          <w:iCs/>
        </w:rPr>
        <w:t>sau khi</w:t>
      </w:r>
      <w:r w:rsidRPr="003310CD">
        <w:rPr>
          <w:i/>
          <w:iCs/>
        </w:rPr>
        <w:t> ăn cơm.</w:t>
      </w:r>
    </w:p>
    <w:p w14:paraId="37FA92F5" w14:textId="77777777" w:rsidR="003310CD" w:rsidRPr="003310CD" w:rsidRDefault="003310CD" w:rsidP="003310CD">
      <w:r w:rsidRPr="003310CD">
        <w:pict w14:anchorId="7A9ADBF9">
          <v:rect id="_x0000_i2865" style="width:0;height:0" o:hralign="center" o:hrstd="t" o:hr="t" fillcolor="#a0a0a0" stroked="f"/>
        </w:pict>
      </w:r>
    </w:p>
    <w:p w14:paraId="22E49A8C" w14:textId="77777777" w:rsidR="003310CD" w:rsidRPr="003310CD" w:rsidRDefault="003310CD" w:rsidP="003310CD">
      <w:pPr>
        <w:rPr>
          <w:b/>
          <w:bCs/>
        </w:rPr>
      </w:pPr>
      <w:r w:rsidRPr="003310CD">
        <w:rPr>
          <w:b/>
          <w:bCs/>
        </w:rPr>
        <w:t>Bảng So Sánh Chi Tiết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3"/>
        <w:gridCol w:w="1430"/>
        <w:gridCol w:w="1465"/>
        <w:gridCol w:w="1625"/>
      </w:tblGrid>
      <w:tr w:rsidR="003310CD" w:rsidRPr="003310CD" w14:paraId="01ECE35A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709A2A9" w14:textId="77777777" w:rsidR="003310CD" w:rsidRPr="003310CD" w:rsidRDefault="003310CD" w:rsidP="003310CD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7B1F0E9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기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전에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073C102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(</w:t>
            </w:r>
            <w:r w:rsidRPr="003310CD">
              <w:rPr>
                <w:b/>
                <w:bCs/>
              </w:rPr>
              <w:t>으</w:t>
            </w:r>
            <w:r w:rsidRPr="003310CD">
              <w:rPr>
                <w:b/>
                <w:bCs/>
              </w:rPr>
              <w:t>)</w:t>
            </w:r>
            <w:r w:rsidRPr="003310CD">
              <w:rPr>
                <w:b/>
                <w:bCs/>
              </w:rPr>
              <w:t>ㄹ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C04392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(</w:t>
            </w:r>
            <w:r w:rsidRPr="003310CD">
              <w:rPr>
                <w:b/>
                <w:bCs/>
              </w:rPr>
              <w:t>으</w:t>
            </w:r>
            <w:r w:rsidRPr="003310CD">
              <w:rPr>
                <w:b/>
                <w:bCs/>
              </w:rPr>
              <w:t>)</w:t>
            </w:r>
            <w:r w:rsidRPr="003310CD">
              <w:rPr>
                <w:b/>
                <w:bCs/>
              </w:rPr>
              <w:t>ㄴ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후에</w:t>
            </w:r>
          </w:p>
        </w:tc>
      </w:tr>
      <w:tr w:rsidR="003310CD" w:rsidRPr="003310CD" w14:paraId="138BD7B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7DAA6B8" w14:textId="77777777" w:rsidR="003310CD" w:rsidRPr="003310CD" w:rsidRDefault="003310CD" w:rsidP="003310CD">
            <w:r w:rsidRPr="003310CD">
              <w:t>Nghĩa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A3AD570" w14:textId="77777777" w:rsidR="003310CD" w:rsidRPr="003310CD" w:rsidRDefault="003310CD" w:rsidP="003310CD">
            <w:r w:rsidRPr="003310CD">
              <w:t>trước khi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E1AE627" w14:textId="77777777" w:rsidR="003310CD" w:rsidRPr="003310CD" w:rsidRDefault="003310CD" w:rsidP="003310CD">
            <w:r w:rsidRPr="003310CD">
              <w:t>khi / lúc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8FC5669" w14:textId="77777777" w:rsidR="003310CD" w:rsidRPr="003310CD" w:rsidRDefault="003310CD" w:rsidP="003310CD">
            <w:r w:rsidRPr="003310CD">
              <w:t>sau khi</w:t>
            </w:r>
          </w:p>
        </w:tc>
      </w:tr>
      <w:tr w:rsidR="003310CD" w:rsidRPr="003310CD" w14:paraId="4903C08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6DFF5C0" w14:textId="77777777" w:rsidR="003310CD" w:rsidRPr="003310CD" w:rsidRDefault="003310CD" w:rsidP="003310CD">
            <w:r w:rsidRPr="003310CD">
              <w:t>Động từ chia thì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8E3B845" w14:textId="77777777" w:rsidR="003310CD" w:rsidRPr="003310CD" w:rsidRDefault="003310CD" w:rsidP="003310CD">
            <w:r w:rsidRPr="003310CD">
              <w:rPr>
                <w:rFonts w:ascii="Segoe UI Emoji" w:hAnsi="Segoe UI Emoji" w:cs="Segoe UI Emoji"/>
              </w:rPr>
              <w:t>❌</w:t>
            </w:r>
            <w:r w:rsidRPr="003310CD">
              <w:t xml:space="preserve"> Không đổi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320E9BD" w14:textId="77777777" w:rsidR="003310CD" w:rsidRPr="003310CD" w:rsidRDefault="003310CD" w:rsidP="003310CD">
            <w:r w:rsidRPr="003310CD">
              <w:rPr>
                <w:rFonts w:ascii="Segoe UI Emoji" w:hAnsi="Segoe UI Emoji" w:cs="Segoe UI Emoji"/>
              </w:rPr>
              <w:t>✅</w:t>
            </w:r>
            <w:r w:rsidRPr="003310CD">
              <w:t xml:space="preserve"> Có thể đổi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0B3B3C1" w14:textId="77777777" w:rsidR="003310CD" w:rsidRPr="003310CD" w:rsidRDefault="003310CD" w:rsidP="003310CD">
            <w:r w:rsidRPr="003310CD">
              <w:rPr>
                <w:rFonts w:ascii="Segoe UI Emoji" w:hAnsi="Segoe UI Emoji" w:cs="Segoe UI Emoji"/>
              </w:rPr>
              <w:t>✅</w:t>
            </w:r>
            <w:r w:rsidRPr="003310CD">
              <w:t xml:space="preserve"> Dùng (</w:t>
            </w:r>
            <w:r w:rsidRPr="003310CD">
              <w:t>으</w:t>
            </w:r>
            <w:r w:rsidRPr="003310CD">
              <w:t>)</w:t>
            </w:r>
            <w:r w:rsidRPr="003310CD">
              <w:t>ㄴ</w:t>
            </w:r>
          </w:p>
        </w:tc>
      </w:tr>
      <w:tr w:rsidR="003310CD" w:rsidRPr="003310CD" w14:paraId="0FEC808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FFD53C8" w14:textId="77777777" w:rsidR="003310CD" w:rsidRPr="003310CD" w:rsidRDefault="003310CD" w:rsidP="003310CD">
            <w:r w:rsidRPr="003310CD">
              <w:t>Danh từ đi kèm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483F29B" w14:textId="77777777" w:rsidR="003310CD" w:rsidRPr="003310CD" w:rsidRDefault="003310CD" w:rsidP="003310CD">
            <w:r w:rsidRPr="003310CD">
              <w:t>전에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4FEDAB4" w14:textId="77777777" w:rsidR="003310CD" w:rsidRPr="003310CD" w:rsidRDefault="003310CD" w:rsidP="003310CD">
            <w:r w:rsidRPr="003310CD">
              <w:t>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01926A5" w14:textId="77777777" w:rsidR="003310CD" w:rsidRPr="003310CD" w:rsidRDefault="003310CD" w:rsidP="003310CD">
            <w:r w:rsidRPr="003310CD">
              <w:t>후에</w:t>
            </w:r>
            <w:r w:rsidRPr="003310CD">
              <w:t xml:space="preserve"> / </w:t>
            </w:r>
            <w:r w:rsidRPr="003310CD">
              <w:t>다음에</w:t>
            </w:r>
          </w:p>
        </w:tc>
      </w:tr>
      <w:tr w:rsidR="003310CD" w:rsidRPr="003310CD" w14:paraId="6B595A2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F0A9260" w14:textId="77777777" w:rsidR="003310CD" w:rsidRPr="003310CD" w:rsidRDefault="003310CD" w:rsidP="003310CD">
            <w:r w:rsidRPr="003310CD">
              <w:t>Ví dụ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39E71F2" w14:textId="77777777" w:rsidR="003310CD" w:rsidRPr="003310CD" w:rsidRDefault="003310CD" w:rsidP="003310CD">
            <w:r w:rsidRPr="003310CD">
              <w:t>자</w:t>
            </w:r>
            <w:r w:rsidRPr="003310CD">
              <w:rPr>
                <w:b/>
                <w:bCs/>
              </w:rPr>
              <w:t>기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전에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0864189" w14:textId="77777777" w:rsidR="003310CD" w:rsidRPr="003310CD" w:rsidRDefault="003310CD" w:rsidP="003310CD">
            <w:r w:rsidRPr="003310CD">
              <w:t>잘</w:t>
            </w:r>
            <w:r w:rsidRPr="003310CD">
              <w:t> </w:t>
            </w:r>
            <w:r w:rsidRPr="003310CD">
              <w:rPr>
                <w:b/>
                <w:bCs/>
              </w:rPr>
              <w:t>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98CD879" w14:textId="77777777" w:rsidR="003310CD" w:rsidRPr="003310CD" w:rsidRDefault="003310CD" w:rsidP="003310CD">
            <w:r w:rsidRPr="003310CD">
              <w:rPr>
                <w:b/>
                <w:bCs/>
              </w:rPr>
              <w:t>잔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후에</w:t>
            </w:r>
          </w:p>
        </w:tc>
      </w:tr>
    </w:tbl>
    <w:p w14:paraId="5DE52279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⚠️</w:t>
      </w:r>
      <w:r w:rsidRPr="003310CD">
        <w:rPr>
          <w:b/>
          <w:bCs/>
        </w:rPr>
        <w:t xml:space="preserve"> Điểm Dễ Nhầm &amp; Hay Ra Thi</w:t>
      </w:r>
    </w:p>
    <w:p w14:paraId="3A6869BA" w14:textId="77777777" w:rsidR="003310CD" w:rsidRPr="003310CD" w:rsidRDefault="003310CD" w:rsidP="003310CD">
      <w:r w:rsidRPr="003310CD">
        <w:rPr>
          <w:b/>
          <w:bCs/>
        </w:rPr>
        <w:t xml:space="preserve">① </w:t>
      </w:r>
      <w:r w:rsidRPr="003310CD">
        <w:rPr>
          <w:b/>
          <w:bCs/>
        </w:rPr>
        <w:t>기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전에</w:t>
      </w:r>
      <w:r w:rsidRPr="003310CD">
        <w:rPr>
          <w:b/>
          <w:bCs/>
        </w:rPr>
        <w:t xml:space="preserve"> — động từ KHÔNG chia thì (hay sai nhất):</w:t>
      </w:r>
    </w:p>
    <w:p w14:paraId="52ACE261" w14:textId="77777777" w:rsidR="003310CD" w:rsidRPr="003310CD" w:rsidRDefault="003310CD" w:rsidP="003310CD">
      <w:r w:rsidRPr="003310CD">
        <w:rPr>
          <w:rFonts w:ascii="Segoe UI Emoji" w:hAnsi="Segoe UI Emoji" w:cs="Segoe UI Emoji"/>
        </w:rPr>
        <w:t>❌</w:t>
      </w:r>
      <w:r w:rsidRPr="003310CD">
        <w:t> </w:t>
      </w:r>
      <w:del w:id="7" w:author="Unknown">
        <w:r w:rsidRPr="003310CD">
          <w:delText>한국에</w:delText>
        </w:r>
        <w:r w:rsidRPr="003310CD">
          <w:delText xml:space="preserve"> </w:delText>
        </w:r>
        <w:r w:rsidRPr="003310CD">
          <w:delText>왔기</w:delText>
        </w:r>
        <w:r w:rsidRPr="003310CD">
          <w:delText xml:space="preserve"> </w:delText>
        </w:r>
        <w:r w:rsidRPr="003310CD">
          <w:delText>전에</w:delText>
        </w:r>
      </w:del>
      <w:r w:rsidRPr="003310CD">
        <w:t xml:space="preserve"> → sai vì </w:t>
      </w:r>
      <w:r w:rsidRPr="003310CD">
        <w:t>기</w:t>
      </w:r>
      <w:r w:rsidRPr="003310CD">
        <w:t xml:space="preserve"> </w:t>
      </w:r>
      <w:r w:rsidRPr="003310CD">
        <w:t>전에</w:t>
      </w:r>
      <w:r w:rsidRPr="003310CD">
        <w:t xml:space="preserve"> không dùng </w:t>
      </w:r>
      <w:r w:rsidRPr="003310CD">
        <w:t>았</w:t>
      </w:r>
      <w:r w:rsidRPr="003310CD">
        <w:t>/</w:t>
      </w:r>
      <w:r w:rsidRPr="003310CD">
        <w:t>었</w:t>
      </w:r>
      <w:r w:rsidRPr="003310CD">
        <w:t xml:space="preserve"> </w:t>
      </w:r>
      <w:r w:rsidRPr="003310CD">
        <w:rPr>
          <w:rFonts w:ascii="Segoe UI Emoji" w:hAnsi="Segoe UI Emoji" w:cs="Segoe UI Emoji"/>
        </w:rPr>
        <w:t>✅</w:t>
      </w:r>
      <w:r w:rsidRPr="003310CD">
        <w:t xml:space="preserve"> </w:t>
      </w:r>
      <w:r w:rsidRPr="003310CD">
        <w:t>한국에</w:t>
      </w:r>
      <w:r w:rsidRPr="003310CD">
        <w:t xml:space="preserve"> </w:t>
      </w:r>
      <w:r w:rsidRPr="003310CD">
        <w:t>오</w:t>
      </w:r>
      <w:r w:rsidRPr="003310CD">
        <w:rPr>
          <w:b/>
          <w:bCs/>
        </w:rPr>
        <w:t>기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전에</w:t>
      </w:r>
      <w:r w:rsidRPr="003310CD">
        <w:t> — luôn dùng dạng gốc</w:t>
      </w:r>
    </w:p>
    <w:p w14:paraId="4D758CF6" w14:textId="77777777" w:rsidR="003310CD" w:rsidRPr="003310CD" w:rsidRDefault="003310CD" w:rsidP="003310CD">
      <w:r w:rsidRPr="003310CD">
        <w:rPr>
          <w:b/>
          <w:bCs/>
        </w:rPr>
        <w:t>②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ㄹ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때</w:t>
      </w:r>
      <w:r w:rsidRPr="003310CD">
        <w:rPr>
          <w:b/>
          <w:bCs/>
        </w:rPr>
        <w:t xml:space="preserve"> vs </w:t>
      </w:r>
      <w:r w:rsidRPr="003310CD">
        <w:rPr>
          <w:b/>
          <w:bCs/>
        </w:rPr>
        <w:t>기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전에</w:t>
      </w:r>
      <w:r w:rsidRPr="003310CD">
        <w:rPr>
          <w:b/>
          <w:bCs/>
        </w:rPr>
        <w:t xml:space="preserve"> — dễ nhầm khi dịch "khi":</w:t>
      </w:r>
    </w:p>
    <w:p w14:paraId="31AD9E86" w14:textId="77777777" w:rsidR="003310CD" w:rsidRPr="003310CD" w:rsidRDefault="003310CD" w:rsidP="003310CD">
      <w:r w:rsidRPr="003310CD">
        <w:t>집에</w:t>
      </w:r>
      <w:r w:rsidRPr="003310CD">
        <w:t xml:space="preserve"> </w:t>
      </w:r>
      <w:r w:rsidRPr="003310CD">
        <w:t>가</w:t>
      </w:r>
      <w:r w:rsidRPr="003310CD">
        <w:rPr>
          <w:b/>
          <w:bCs/>
        </w:rPr>
        <w:t>기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전에</w:t>
      </w:r>
      <w:r w:rsidRPr="003310CD">
        <w:t> </w:t>
      </w:r>
      <w:r w:rsidRPr="003310CD">
        <w:t>전화해요</w:t>
      </w:r>
      <w:r w:rsidRPr="003310CD">
        <w:t>. → </w:t>
      </w:r>
      <w:r w:rsidRPr="003310CD">
        <w:rPr>
          <w:i/>
          <w:iCs/>
        </w:rPr>
        <w:t>Gọi điện </w:t>
      </w:r>
      <w:r w:rsidRPr="003310CD">
        <w:rPr>
          <w:b/>
          <w:bCs/>
          <w:i/>
          <w:iCs/>
        </w:rPr>
        <w:t>trước khi</w:t>
      </w:r>
      <w:r w:rsidRPr="003310CD">
        <w:rPr>
          <w:i/>
          <w:iCs/>
        </w:rPr>
        <w:t> về nhà.</w:t>
      </w:r>
      <w:r w:rsidRPr="003310CD">
        <w:t> (chưa về)</w:t>
      </w:r>
    </w:p>
    <w:p w14:paraId="6CA73665" w14:textId="77777777" w:rsidR="003310CD" w:rsidRPr="003310CD" w:rsidRDefault="003310CD" w:rsidP="003310CD">
      <w:r w:rsidRPr="003310CD">
        <w:t>집에</w:t>
      </w:r>
      <w:r w:rsidRPr="003310CD">
        <w:t xml:space="preserve"> </w:t>
      </w:r>
      <w:r w:rsidRPr="003310CD">
        <w:t>가</w:t>
      </w:r>
      <w:r w:rsidRPr="003310CD">
        <w:rPr>
          <w:b/>
          <w:bCs/>
        </w:rPr>
        <w:t>는</w:t>
      </w:r>
      <w:r w:rsidRPr="003310CD">
        <w:t> </w:t>
      </w:r>
      <w:r w:rsidRPr="003310CD">
        <w:t>길에</w:t>
      </w:r>
      <w:r w:rsidRPr="003310CD">
        <w:t xml:space="preserve"> </w:t>
      </w:r>
      <w:r w:rsidRPr="003310CD">
        <w:t>전화해요</w:t>
      </w:r>
      <w:r w:rsidRPr="003310CD">
        <w:t>. → </w:t>
      </w:r>
      <w:r w:rsidRPr="003310CD">
        <w:rPr>
          <w:i/>
          <w:iCs/>
        </w:rPr>
        <w:t>Gọi điện </w:t>
      </w:r>
      <w:r w:rsidRPr="003310CD">
        <w:rPr>
          <w:b/>
          <w:bCs/>
          <w:i/>
          <w:iCs/>
        </w:rPr>
        <w:t>trên đường</w:t>
      </w:r>
      <w:r w:rsidRPr="003310CD">
        <w:rPr>
          <w:i/>
          <w:iCs/>
        </w:rPr>
        <w:t> về nhà.</w:t>
      </w:r>
      <w:r w:rsidRPr="003310CD">
        <w:t> (đang về)</w:t>
      </w:r>
    </w:p>
    <w:p w14:paraId="65DEB7FA" w14:textId="77777777" w:rsidR="003310CD" w:rsidRPr="003310CD" w:rsidRDefault="003310CD" w:rsidP="003310CD">
      <w:r w:rsidRPr="003310CD">
        <w:t>집에</w:t>
      </w:r>
      <w:r w:rsidRPr="003310CD">
        <w:t xml:space="preserve"> </w:t>
      </w:r>
      <w:r w:rsidRPr="003310CD">
        <w:t>가</w:t>
      </w:r>
      <w:r w:rsidRPr="003310CD">
        <w:rPr>
          <w:b/>
          <w:bCs/>
        </w:rPr>
        <w:t>면</w:t>
      </w:r>
      <w:r w:rsidRPr="003310CD">
        <w:t> </w:t>
      </w:r>
      <w:r w:rsidRPr="003310CD">
        <w:t>전화해요</w:t>
      </w:r>
      <w:r w:rsidRPr="003310CD">
        <w:t>. → </w:t>
      </w:r>
      <w:r w:rsidRPr="003310CD">
        <w:rPr>
          <w:i/>
          <w:iCs/>
        </w:rPr>
        <w:t>Gọi điện </w:t>
      </w:r>
      <w:r w:rsidRPr="003310CD">
        <w:rPr>
          <w:b/>
          <w:bCs/>
          <w:i/>
          <w:iCs/>
        </w:rPr>
        <w:t>khi</w:t>
      </w:r>
      <w:r w:rsidRPr="003310CD">
        <w:rPr>
          <w:i/>
          <w:iCs/>
        </w:rPr>
        <w:t> về đến nhà.</w:t>
      </w:r>
      <w:r w:rsidRPr="003310CD">
        <w:t> (đã về rồi)</w:t>
      </w:r>
    </w:p>
    <w:p w14:paraId="2C44D241" w14:textId="77777777" w:rsidR="003310CD" w:rsidRPr="003310CD" w:rsidRDefault="003310CD" w:rsidP="003310CD">
      <w:r w:rsidRPr="003310CD">
        <w:rPr>
          <w:b/>
          <w:bCs/>
        </w:rPr>
        <w:t>③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ㄴ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후에</w:t>
      </w:r>
      <w:r w:rsidRPr="003310CD">
        <w:rPr>
          <w:b/>
          <w:bCs/>
        </w:rPr>
        <w:t xml:space="preserve"> — </w:t>
      </w:r>
      <w:r w:rsidRPr="003310CD">
        <w:rPr>
          <w:b/>
          <w:bCs/>
        </w:rPr>
        <w:t>ㄹ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불규칙</w:t>
      </w:r>
      <w:r w:rsidRPr="003310CD">
        <w:rPr>
          <w:b/>
          <w:bCs/>
        </w:rPr>
        <w:t xml:space="preserve"> hay gặp:</w:t>
      </w:r>
    </w:p>
    <w:p w14:paraId="6742D8AF" w14:textId="77777777" w:rsidR="003310CD" w:rsidRPr="003310CD" w:rsidRDefault="003310CD" w:rsidP="003310CD">
      <w:r w:rsidRPr="003310CD">
        <w:lastRenderedPageBreak/>
        <w:t>만들다</w:t>
      </w:r>
      <w:r w:rsidRPr="003310CD">
        <w:t xml:space="preserve"> → </w:t>
      </w:r>
      <w:r w:rsidRPr="003310CD">
        <w:t>만든</w:t>
      </w:r>
      <w:r w:rsidRPr="003310CD">
        <w:t xml:space="preserve"> </w:t>
      </w:r>
      <w:r w:rsidRPr="003310CD">
        <w:t>후에</w:t>
      </w:r>
      <w:r w:rsidRPr="003310CD">
        <w:t xml:space="preserve"> </w:t>
      </w:r>
      <w:r w:rsidRPr="003310CD">
        <w:rPr>
          <w:rFonts w:ascii="Segoe UI Emoji" w:hAnsi="Segoe UI Emoji" w:cs="Segoe UI Emoji"/>
        </w:rPr>
        <w:t>✅</w:t>
      </w:r>
      <w:r w:rsidRPr="003310CD">
        <w:rPr>
          <w:rFonts w:ascii="Aptos" w:hAnsi="Aptos" w:cs="Aptos"/>
        </w:rPr>
        <w:t> </w:t>
      </w:r>
      <w:r w:rsidRPr="003310CD">
        <w:rPr>
          <w:i/>
          <w:iCs/>
        </w:rPr>
        <w:t>(</w:t>
      </w:r>
      <w:r w:rsidRPr="003310CD">
        <w:rPr>
          <w:i/>
          <w:iCs/>
        </w:rPr>
        <w:t>ㄹ</w:t>
      </w:r>
      <w:r w:rsidRPr="003310CD">
        <w:rPr>
          <w:i/>
          <w:iCs/>
        </w:rPr>
        <w:t xml:space="preserve"> bị lược bỏ)</w:t>
      </w:r>
      <w:r w:rsidRPr="003310CD">
        <w:t> </w:t>
      </w:r>
      <w:r w:rsidRPr="003310CD">
        <w:t>살다</w:t>
      </w:r>
      <w:r w:rsidRPr="003310CD">
        <w:t xml:space="preserve"> → </w:t>
      </w:r>
      <w:r w:rsidRPr="003310CD">
        <w:t>산</w:t>
      </w:r>
      <w:r w:rsidRPr="003310CD">
        <w:t xml:space="preserve"> </w:t>
      </w:r>
      <w:r w:rsidRPr="003310CD">
        <w:t>후에</w:t>
      </w:r>
      <w:r w:rsidRPr="003310CD">
        <w:t xml:space="preserve"> </w:t>
      </w:r>
      <w:r w:rsidRPr="003310CD">
        <w:rPr>
          <w:rFonts w:ascii="Segoe UI Emoji" w:hAnsi="Segoe UI Emoji" w:cs="Segoe UI Emoji"/>
        </w:rPr>
        <w:t>✅</w:t>
      </w:r>
      <w:r w:rsidRPr="003310CD">
        <w:t xml:space="preserve"> </w:t>
      </w:r>
      <w:r w:rsidRPr="003310CD">
        <w:t>놀다</w:t>
      </w:r>
      <w:r w:rsidRPr="003310CD">
        <w:t xml:space="preserve"> → </w:t>
      </w:r>
      <w:r w:rsidRPr="003310CD">
        <w:t>논</w:t>
      </w:r>
      <w:r w:rsidRPr="003310CD">
        <w:t xml:space="preserve"> </w:t>
      </w:r>
      <w:r w:rsidRPr="003310CD">
        <w:t>후에</w:t>
      </w:r>
      <w:r w:rsidRPr="003310CD">
        <w:t xml:space="preserve"> </w:t>
      </w:r>
      <w:r w:rsidRPr="003310CD">
        <w:rPr>
          <w:rFonts w:ascii="Segoe UI Emoji" w:hAnsi="Segoe UI Emoji" w:cs="Segoe UI Emoji"/>
        </w:rPr>
        <w:t>✅</w:t>
      </w:r>
    </w:p>
    <w:p w14:paraId="0A7F9FF2" w14:textId="77777777" w:rsidR="003310CD" w:rsidRPr="003310CD" w:rsidRDefault="003310CD" w:rsidP="003310CD">
      <w:r w:rsidRPr="003310CD">
        <w:rPr>
          <w:b/>
          <w:bCs/>
        </w:rPr>
        <w:t>④ Bẫy kinh điển TOPIK — chọn đáp án đúng:</w:t>
      </w:r>
    </w:p>
    <w:p w14:paraId="5D27CFBE" w14:textId="77777777" w:rsidR="003310CD" w:rsidRPr="003310CD" w:rsidRDefault="003310CD" w:rsidP="003310CD">
      <w:r w:rsidRPr="003310CD">
        <w:rPr>
          <w:i/>
          <w:iCs/>
        </w:rPr>
        <w:t>"Trước khi đi ngủ hãy uống thuốc"</w:t>
      </w:r>
      <w:r w:rsidRPr="003310CD">
        <w:t> </w:t>
      </w:r>
      <w:r w:rsidRPr="003310CD">
        <w:rPr>
          <w:rFonts w:ascii="Segoe UI Emoji" w:hAnsi="Segoe UI Emoji" w:cs="Segoe UI Emoji"/>
        </w:rPr>
        <w:t>✅</w:t>
      </w:r>
      <w:r w:rsidRPr="003310CD">
        <w:t xml:space="preserve"> </w:t>
      </w:r>
      <w:r w:rsidRPr="003310CD">
        <w:t>자</w:t>
      </w:r>
      <w:r w:rsidRPr="003310CD">
        <w:rPr>
          <w:b/>
          <w:bCs/>
        </w:rPr>
        <w:t>기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전에</w:t>
      </w:r>
      <w:r w:rsidRPr="003310CD">
        <w:t> </w:t>
      </w:r>
      <w:r w:rsidRPr="003310CD">
        <w:t>약을</w:t>
      </w:r>
      <w:r w:rsidRPr="003310CD">
        <w:t xml:space="preserve"> </w:t>
      </w:r>
      <w:r w:rsidRPr="003310CD">
        <w:t>드세요</w:t>
      </w:r>
      <w:r w:rsidRPr="003310CD">
        <w:t xml:space="preserve">. </w:t>
      </w:r>
      <w:r w:rsidRPr="003310CD">
        <w:rPr>
          <w:rFonts w:ascii="Segoe UI Emoji" w:hAnsi="Segoe UI Emoji" w:cs="Segoe UI Emoji"/>
        </w:rPr>
        <w:t>❌</w:t>
      </w:r>
      <w:r w:rsidRPr="003310CD">
        <w:rPr>
          <w:rFonts w:ascii="Aptos" w:hAnsi="Aptos" w:cs="Aptos"/>
        </w:rPr>
        <w:t> </w:t>
      </w:r>
      <w:del w:id="8" w:author="Unknown">
        <w:r w:rsidRPr="003310CD">
          <w:delText>잔</w:delText>
        </w:r>
        <w:r w:rsidRPr="003310CD">
          <w:delText xml:space="preserve"> </w:delText>
        </w:r>
        <w:r w:rsidRPr="003310CD">
          <w:delText>전에</w:delText>
        </w:r>
      </w:del>
      <w:r w:rsidRPr="003310CD">
        <w:t> / </w:t>
      </w:r>
      <w:del w:id="9" w:author="Unknown">
        <w:r w:rsidRPr="003310CD">
          <w:delText>자는</w:delText>
        </w:r>
        <w:r w:rsidRPr="003310CD">
          <w:delText xml:space="preserve"> </w:delText>
        </w:r>
        <w:r w:rsidRPr="003310CD">
          <w:delText>전에</w:delText>
        </w:r>
      </w:del>
      <w:r w:rsidRPr="003310CD">
        <w:t> — đều sai cấu trúc!</w:t>
      </w:r>
    </w:p>
    <w:p w14:paraId="5B599B24" w14:textId="77777777" w:rsidR="003310CD" w:rsidRPr="003310CD" w:rsidRDefault="003310CD" w:rsidP="003310CD">
      <w:r w:rsidRPr="003310CD">
        <w:pict w14:anchorId="21F5DCAA">
          <v:rect id="_x0000_i2866" style="width:0;height:0" o:hralign="center" o:hrstd="t" o:hr="t" fillcolor="#a0a0a0" stroked="f"/>
        </w:pict>
      </w:r>
    </w:p>
    <w:p w14:paraId="17A19C3B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Từ Vựng Hay Đi Kèm 3 Cấu Trúc Này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6"/>
        <w:gridCol w:w="1557"/>
        <w:gridCol w:w="2128"/>
      </w:tblGrid>
      <w:tr w:rsidR="003310CD" w:rsidRPr="003310CD" w14:paraId="18336809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DF34958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Tiếng Hàn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9517A80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Nghĩa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5D56FEA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Hay dùng với</w:t>
            </w:r>
          </w:p>
        </w:tc>
      </w:tr>
      <w:tr w:rsidR="003310CD" w:rsidRPr="003310CD" w14:paraId="19FE610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72AD6D9" w14:textId="77777777" w:rsidR="003310CD" w:rsidRPr="003310CD" w:rsidRDefault="003310CD" w:rsidP="003310CD">
            <w:r w:rsidRPr="003310CD">
              <w:t>출발하다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180F171" w14:textId="77777777" w:rsidR="003310CD" w:rsidRPr="003310CD" w:rsidRDefault="003310CD" w:rsidP="003310CD">
            <w:r w:rsidRPr="003310CD">
              <w:t>khởi hành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ABB2EC8" w14:textId="77777777" w:rsidR="003310CD" w:rsidRPr="003310CD" w:rsidRDefault="003310CD" w:rsidP="003310CD">
            <w:r w:rsidRPr="003310CD">
              <w:t>기</w:t>
            </w:r>
            <w:r w:rsidRPr="003310CD">
              <w:t xml:space="preserve"> </w:t>
            </w:r>
            <w:r w:rsidRPr="003310CD">
              <w:t>전에</w:t>
            </w:r>
            <w:r w:rsidRPr="003310CD">
              <w:t xml:space="preserve"> / (</w:t>
            </w:r>
            <w:r w:rsidRPr="003310CD">
              <w:t>으</w:t>
            </w:r>
            <w:r w:rsidRPr="003310CD">
              <w:t>)</w:t>
            </w:r>
            <w:r w:rsidRPr="003310CD">
              <w:t>ㄴ</w:t>
            </w:r>
            <w:r w:rsidRPr="003310CD">
              <w:t xml:space="preserve"> </w:t>
            </w:r>
            <w:r w:rsidRPr="003310CD">
              <w:t>후에</w:t>
            </w:r>
          </w:p>
        </w:tc>
      </w:tr>
      <w:tr w:rsidR="003310CD" w:rsidRPr="003310CD" w14:paraId="54517BF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EDC65F6" w14:textId="77777777" w:rsidR="003310CD" w:rsidRPr="003310CD" w:rsidRDefault="003310CD" w:rsidP="003310CD">
            <w:r w:rsidRPr="003310CD">
              <w:t>도착하다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8407F35" w14:textId="77777777" w:rsidR="003310CD" w:rsidRPr="003310CD" w:rsidRDefault="003310CD" w:rsidP="003310CD">
            <w:r w:rsidRPr="003310CD">
              <w:t>đến nơi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D5D0339" w14:textId="77777777" w:rsidR="003310CD" w:rsidRPr="003310CD" w:rsidRDefault="003310CD" w:rsidP="003310CD">
            <w:r w:rsidRPr="003310CD">
              <w:t>(</w:t>
            </w:r>
            <w:r w:rsidRPr="003310CD">
              <w:t>으</w:t>
            </w:r>
            <w:r w:rsidRPr="003310CD">
              <w:t>)</w:t>
            </w:r>
            <w:r w:rsidRPr="003310CD">
              <w:t>ㄴ</w:t>
            </w:r>
            <w:r w:rsidRPr="003310CD">
              <w:t xml:space="preserve"> </w:t>
            </w:r>
            <w:r w:rsidRPr="003310CD">
              <w:t>후에</w:t>
            </w:r>
          </w:p>
        </w:tc>
      </w:tr>
      <w:tr w:rsidR="003310CD" w:rsidRPr="003310CD" w14:paraId="3ED48C3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50EBAC1" w14:textId="77777777" w:rsidR="003310CD" w:rsidRPr="003310CD" w:rsidRDefault="003310CD" w:rsidP="003310CD">
            <w:r w:rsidRPr="003310CD">
              <w:t>졸업하다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11F6524" w14:textId="77777777" w:rsidR="003310CD" w:rsidRPr="003310CD" w:rsidRDefault="003310CD" w:rsidP="003310CD">
            <w:r w:rsidRPr="003310CD">
              <w:t>tốt nghiệp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C77E68E" w14:textId="77777777" w:rsidR="003310CD" w:rsidRPr="003310CD" w:rsidRDefault="003310CD" w:rsidP="003310CD">
            <w:r w:rsidRPr="003310CD">
              <w:t>(</w:t>
            </w:r>
            <w:r w:rsidRPr="003310CD">
              <w:t>으</w:t>
            </w:r>
            <w:r w:rsidRPr="003310CD">
              <w:t>)</w:t>
            </w:r>
            <w:r w:rsidRPr="003310CD">
              <w:t>ㄴ</w:t>
            </w:r>
            <w:r w:rsidRPr="003310CD">
              <w:t xml:space="preserve"> </w:t>
            </w:r>
            <w:r w:rsidRPr="003310CD">
              <w:t>후에</w:t>
            </w:r>
          </w:p>
        </w:tc>
      </w:tr>
      <w:tr w:rsidR="003310CD" w:rsidRPr="003310CD" w14:paraId="2F63DA2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B13B70D" w14:textId="77777777" w:rsidR="003310CD" w:rsidRPr="003310CD" w:rsidRDefault="003310CD" w:rsidP="003310CD">
            <w:r w:rsidRPr="003310CD">
              <w:t>결혼하다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E6259D8" w14:textId="77777777" w:rsidR="003310CD" w:rsidRPr="003310CD" w:rsidRDefault="003310CD" w:rsidP="003310CD">
            <w:r w:rsidRPr="003310CD">
              <w:t>kết hôn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E1D9181" w14:textId="77777777" w:rsidR="003310CD" w:rsidRPr="003310CD" w:rsidRDefault="003310CD" w:rsidP="003310CD">
            <w:r w:rsidRPr="003310CD">
              <w:t>(</w:t>
            </w:r>
            <w:r w:rsidRPr="003310CD">
              <w:t>으</w:t>
            </w:r>
            <w:r w:rsidRPr="003310CD">
              <w:t>)</w:t>
            </w:r>
            <w:r w:rsidRPr="003310CD">
              <w:t>ㄴ</w:t>
            </w:r>
            <w:r w:rsidRPr="003310CD">
              <w:t xml:space="preserve"> </w:t>
            </w:r>
            <w:r w:rsidRPr="003310CD">
              <w:t>후에</w:t>
            </w:r>
          </w:p>
        </w:tc>
      </w:tr>
      <w:tr w:rsidR="003310CD" w:rsidRPr="003310CD" w14:paraId="238E6DE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4B3FCC8" w14:textId="77777777" w:rsidR="003310CD" w:rsidRPr="003310CD" w:rsidRDefault="003310CD" w:rsidP="003310CD">
            <w:r w:rsidRPr="003310CD">
              <w:t>준비하다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7F54180" w14:textId="77777777" w:rsidR="003310CD" w:rsidRPr="003310CD" w:rsidRDefault="003310CD" w:rsidP="003310CD">
            <w:r w:rsidRPr="003310CD">
              <w:t>chuẩn</w:t>
            </w:r>
            <w:r w:rsidRPr="003310CD">
              <w:t>비비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6DE91DD" w14:textId="77777777" w:rsidR="003310CD" w:rsidRPr="003310CD" w:rsidRDefault="003310CD" w:rsidP="003310CD">
            <w:r w:rsidRPr="003310CD">
              <w:t>기</w:t>
            </w:r>
            <w:r w:rsidRPr="003310CD">
              <w:t xml:space="preserve"> </w:t>
            </w:r>
            <w:r w:rsidRPr="003310CD">
              <w:t>전에</w:t>
            </w:r>
          </w:p>
        </w:tc>
      </w:tr>
      <w:tr w:rsidR="003310CD" w:rsidRPr="003310CD" w14:paraId="2B2CF6F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A1B0D9D" w14:textId="77777777" w:rsidR="003310CD" w:rsidRPr="003310CD" w:rsidRDefault="003310CD" w:rsidP="003310CD">
            <w:r w:rsidRPr="003310CD">
              <w:t>확인하다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AE5F994" w14:textId="77777777" w:rsidR="003310CD" w:rsidRPr="003310CD" w:rsidRDefault="003310CD" w:rsidP="003310CD">
            <w:r w:rsidRPr="003310CD">
              <w:t>kiểm tra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3A48FCA" w14:textId="77777777" w:rsidR="003310CD" w:rsidRPr="003310CD" w:rsidRDefault="003310CD" w:rsidP="003310CD">
            <w:r w:rsidRPr="003310CD">
              <w:t>기</w:t>
            </w:r>
            <w:r w:rsidRPr="003310CD">
              <w:t xml:space="preserve"> </w:t>
            </w:r>
            <w:r w:rsidRPr="003310CD">
              <w:t>전에</w:t>
            </w:r>
          </w:p>
        </w:tc>
      </w:tr>
      <w:tr w:rsidR="003310CD" w:rsidRPr="003310CD" w14:paraId="5165C3D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70A9573" w14:textId="77777777" w:rsidR="003310CD" w:rsidRPr="003310CD" w:rsidRDefault="003310CD" w:rsidP="003310CD">
            <w:r w:rsidRPr="003310CD">
              <w:t>씻다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C14606D" w14:textId="77777777" w:rsidR="003310CD" w:rsidRPr="003310CD" w:rsidRDefault="003310CD" w:rsidP="003310CD">
            <w:r w:rsidRPr="003310CD">
              <w:t>rửa / tắm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4C414FB" w14:textId="77777777" w:rsidR="003310CD" w:rsidRPr="003310CD" w:rsidRDefault="003310CD" w:rsidP="003310CD">
            <w:r w:rsidRPr="003310CD">
              <w:t>기</w:t>
            </w:r>
            <w:r w:rsidRPr="003310CD">
              <w:t xml:space="preserve"> </w:t>
            </w:r>
            <w:r w:rsidRPr="003310CD">
              <w:t>전에</w:t>
            </w:r>
            <w:r w:rsidRPr="003310CD">
              <w:t xml:space="preserve"> / (</w:t>
            </w:r>
            <w:r w:rsidRPr="003310CD">
              <w:t>으</w:t>
            </w:r>
            <w:r w:rsidRPr="003310CD">
              <w:t>)</w:t>
            </w:r>
            <w:r w:rsidRPr="003310CD">
              <w:t>ㄴ</w:t>
            </w:r>
            <w:r w:rsidRPr="003310CD">
              <w:t xml:space="preserve"> </w:t>
            </w:r>
            <w:r w:rsidRPr="003310CD">
              <w:t>후에</w:t>
            </w:r>
          </w:p>
        </w:tc>
      </w:tr>
      <w:tr w:rsidR="003310CD" w:rsidRPr="003310CD" w14:paraId="0484AE2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817D797" w14:textId="77777777" w:rsidR="003310CD" w:rsidRPr="003310CD" w:rsidRDefault="003310CD" w:rsidP="003310CD">
            <w:r w:rsidRPr="003310CD">
              <w:t>심심하다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5B6A1AF" w14:textId="77777777" w:rsidR="003310CD" w:rsidRPr="003310CD" w:rsidRDefault="003310CD" w:rsidP="003310CD">
            <w:r w:rsidRPr="003310CD">
              <w:t>buồn chán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A658AA4" w14:textId="77777777" w:rsidR="003310CD" w:rsidRPr="003310CD" w:rsidRDefault="003310CD" w:rsidP="003310CD">
            <w:r w:rsidRPr="003310CD">
              <w:t>(</w:t>
            </w:r>
            <w:r w:rsidRPr="003310CD">
              <w:t>으</w:t>
            </w:r>
            <w:r w:rsidRPr="003310CD">
              <w:t>)</w:t>
            </w:r>
            <w:r w:rsidRPr="003310CD">
              <w:t>ㄹ</w:t>
            </w:r>
            <w:r w:rsidRPr="003310CD">
              <w:t xml:space="preserve"> </w:t>
            </w:r>
            <w:r w:rsidRPr="003310CD">
              <w:t>때</w:t>
            </w:r>
          </w:p>
        </w:tc>
      </w:tr>
      <w:tr w:rsidR="003310CD" w:rsidRPr="003310CD" w14:paraId="6EBD3F4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1195884" w14:textId="77777777" w:rsidR="003310CD" w:rsidRPr="003310CD" w:rsidRDefault="003310CD" w:rsidP="003310CD">
            <w:r w:rsidRPr="003310CD">
              <w:t>힘들다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465BE0E" w14:textId="77777777" w:rsidR="003310CD" w:rsidRPr="003310CD" w:rsidRDefault="003310CD" w:rsidP="003310CD">
            <w:r w:rsidRPr="003310CD">
              <w:t>khó khăn / mệt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E3913E5" w14:textId="77777777" w:rsidR="003310CD" w:rsidRPr="003310CD" w:rsidRDefault="003310CD" w:rsidP="003310CD">
            <w:r w:rsidRPr="003310CD">
              <w:t>(</w:t>
            </w:r>
            <w:r w:rsidRPr="003310CD">
              <w:t>으</w:t>
            </w:r>
            <w:r w:rsidRPr="003310CD">
              <w:t>)</w:t>
            </w:r>
            <w:r w:rsidRPr="003310CD">
              <w:t>ㄹ</w:t>
            </w:r>
            <w:r w:rsidRPr="003310CD">
              <w:t xml:space="preserve"> </w:t>
            </w:r>
            <w:r w:rsidRPr="003310CD">
              <w:t>때</w:t>
            </w:r>
          </w:p>
        </w:tc>
      </w:tr>
    </w:tbl>
    <w:p w14:paraId="6D31C08A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✏️</w:t>
      </w:r>
      <w:r w:rsidRPr="003310CD">
        <w:rPr>
          <w:b/>
          <w:bCs/>
        </w:rPr>
        <w:t xml:space="preserve"> Mini Quiz</w:t>
      </w:r>
    </w:p>
    <w:p w14:paraId="28B45310" w14:textId="77777777" w:rsidR="003310CD" w:rsidRPr="003310CD" w:rsidRDefault="003310CD" w:rsidP="003310CD">
      <w:r w:rsidRPr="003310CD">
        <w:t>Chia đúng dạng và điền vào chỗ trống:</w:t>
      </w:r>
    </w:p>
    <w:p w14:paraId="28E35A11" w14:textId="77777777" w:rsidR="003310CD" w:rsidRPr="003310CD" w:rsidRDefault="003310CD" w:rsidP="003310CD">
      <w:pPr>
        <w:numPr>
          <w:ilvl w:val="0"/>
          <w:numId w:val="57"/>
        </w:numPr>
      </w:pPr>
      <w:r w:rsidRPr="003310CD">
        <w:t xml:space="preserve">___ </w:t>
      </w:r>
      <w:r w:rsidRPr="003310CD">
        <w:t>이를</w:t>
      </w:r>
      <w:r w:rsidRPr="003310CD">
        <w:t xml:space="preserve"> </w:t>
      </w:r>
      <w:r w:rsidRPr="003310CD">
        <w:t>닦아요</w:t>
      </w:r>
      <w:r w:rsidRPr="003310CD">
        <w:t>. (</w:t>
      </w:r>
      <w:r w:rsidRPr="003310CD">
        <w:t>자다</w:t>
      </w:r>
      <w:r w:rsidRPr="003310CD">
        <w:t xml:space="preserve"> — Trước khi ngủ tôi đánh răng.)</w:t>
      </w:r>
    </w:p>
    <w:p w14:paraId="3502FC11" w14:textId="77777777" w:rsidR="003310CD" w:rsidRPr="003310CD" w:rsidRDefault="003310CD" w:rsidP="003310CD">
      <w:pPr>
        <w:numPr>
          <w:ilvl w:val="0"/>
          <w:numId w:val="57"/>
        </w:numPr>
      </w:pPr>
      <w:r w:rsidRPr="003310CD">
        <w:t>음악을</w:t>
      </w:r>
      <w:r w:rsidRPr="003310CD">
        <w:t xml:space="preserve"> ___ </w:t>
      </w:r>
      <w:r w:rsidRPr="003310CD">
        <w:t>집중이</w:t>
      </w:r>
      <w:r w:rsidRPr="003310CD">
        <w:t xml:space="preserve"> </w:t>
      </w:r>
      <w:r w:rsidRPr="003310CD">
        <w:t>잘</w:t>
      </w:r>
      <w:r w:rsidRPr="003310CD">
        <w:t xml:space="preserve"> </w:t>
      </w:r>
      <w:r w:rsidRPr="003310CD">
        <w:t>돼요</w:t>
      </w:r>
      <w:r w:rsidRPr="003310CD">
        <w:t>. (</w:t>
      </w:r>
      <w:r w:rsidRPr="003310CD">
        <w:t>듣다</w:t>
      </w:r>
      <w:r w:rsidRPr="003310CD">
        <w:t xml:space="preserve"> — Khi nghe nhạc tôi tập trung tốt hơn.)</w:t>
      </w:r>
    </w:p>
    <w:p w14:paraId="4E8CF35D" w14:textId="77777777" w:rsidR="003310CD" w:rsidRPr="003310CD" w:rsidRDefault="003310CD" w:rsidP="003310CD">
      <w:pPr>
        <w:numPr>
          <w:ilvl w:val="0"/>
          <w:numId w:val="57"/>
        </w:numPr>
      </w:pPr>
      <w:r w:rsidRPr="003310CD">
        <w:t>한국에</w:t>
      </w:r>
      <w:r w:rsidRPr="003310CD">
        <w:t xml:space="preserve"> ___ </w:t>
      </w:r>
      <w:r w:rsidRPr="003310CD">
        <w:t>꼭</w:t>
      </w:r>
      <w:r w:rsidRPr="003310CD">
        <w:t xml:space="preserve"> </w:t>
      </w:r>
      <w:r w:rsidRPr="003310CD">
        <w:t>불고기를</w:t>
      </w:r>
      <w:r w:rsidRPr="003310CD">
        <w:t xml:space="preserve"> </w:t>
      </w:r>
      <w:r w:rsidRPr="003310CD">
        <w:t>먹고</w:t>
      </w:r>
      <w:r w:rsidRPr="003310CD">
        <w:t xml:space="preserve"> </w:t>
      </w:r>
      <w:r w:rsidRPr="003310CD">
        <w:t>싶어요</w:t>
      </w:r>
      <w:r w:rsidRPr="003310CD">
        <w:t>. (</w:t>
      </w:r>
      <w:r w:rsidRPr="003310CD">
        <w:t>가다</w:t>
      </w:r>
      <w:r w:rsidRPr="003310CD">
        <w:t xml:space="preserve"> — Sau khi đến Hàn Quốc tôi nhất định muốn ăn bulgogi.)</w:t>
      </w:r>
    </w:p>
    <w:p w14:paraId="106112CD" w14:textId="77777777" w:rsidR="003310CD" w:rsidRPr="003310CD" w:rsidRDefault="003310CD" w:rsidP="003310CD">
      <w:pPr>
        <w:numPr>
          <w:ilvl w:val="0"/>
          <w:numId w:val="57"/>
        </w:numPr>
      </w:pPr>
      <w:r w:rsidRPr="003310CD">
        <w:lastRenderedPageBreak/>
        <w:t>어</w:t>
      </w:r>
      <w:r w:rsidRPr="003310CD">
        <w:t xml:space="preserve">___ </w:t>
      </w:r>
      <w:r w:rsidRPr="003310CD">
        <w:t>꿈이</w:t>
      </w:r>
      <w:r w:rsidRPr="003310CD">
        <w:t xml:space="preserve"> </w:t>
      </w:r>
      <w:r w:rsidRPr="003310CD">
        <w:t>뭐였어요</w:t>
      </w:r>
      <w:r w:rsidRPr="003310CD">
        <w:t>? (</w:t>
      </w:r>
      <w:r w:rsidRPr="003310CD">
        <w:t>리다</w:t>
      </w:r>
      <w:r w:rsidRPr="003310CD">
        <w:t xml:space="preserve"> — Ước mơ hồi còn nhỏ của bạn là gì?)</w:t>
      </w:r>
    </w:p>
    <w:p w14:paraId="771AF80B" w14:textId="77777777" w:rsidR="003310CD" w:rsidRPr="003310CD" w:rsidRDefault="003310CD" w:rsidP="003310CD">
      <w:pPr>
        <w:numPr>
          <w:ilvl w:val="0"/>
          <w:numId w:val="57"/>
        </w:numPr>
      </w:pPr>
      <w:r w:rsidRPr="003310CD">
        <w:t>수업이</w:t>
      </w:r>
      <w:r w:rsidRPr="003310CD">
        <w:t xml:space="preserve"> </w:t>
      </w:r>
      <w:r w:rsidRPr="003310CD">
        <w:t>끝나</w:t>
      </w:r>
      <w:r w:rsidRPr="003310CD">
        <w:t xml:space="preserve">___ </w:t>
      </w:r>
      <w:r w:rsidRPr="003310CD">
        <w:t>같이</w:t>
      </w:r>
      <w:r w:rsidRPr="003310CD">
        <w:t xml:space="preserve"> </w:t>
      </w:r>
      <w:r w:rsidRPr="003310CD">
        <w:t>밥</w:t>
      </w:r>
      <w:r w:rsidRPr="003310CD">
        <w:t xml:space="preserve"> </w:t>
      </w:r>
      <w:r w:rsidRPr="003310CD">
        <w:t>먹을까요</w:t>
      </w:r>
      <w:r w:rsidRPr="003310CD">
        <w:t>? (</w:t>
      </w:r>
      <w:r w:rsidRPr="003310CD">
        <w:t>다</w:t>
      </w:r>
      <w:r w:rsidRPr="003310CD">
        <w:t xml:space="preserve"> — Sau khi hết giờ học chúng ta ăn cùng nhau nhé?)</w:t>
      </w:r>
    </w:p>
    <w:p w14:paraId="60AAB954" w14:textId="77777777" w:rsidR="003310CD" w:rsidRPr="003310CD" w:rsidRDefault="003310CD" w:rsidP="003310CD">
      <w:pPr>
        <w:numPr>
          <w:ilvl w:val="0"/>
          <w:numId w:val="57"/>
        </w:numPr>
      </w:pPr>
      <w:r w:rsidRPr="003310CD">
        <w:t>여행</w:t>
      </w:r>
      <w:r w:rsidRPr="003310CD">
        <w:t xml:space="preserve">___ </w:t>
      </w:r>
      <w:r w:rsidRPr="003310CD">
        <w:t>짐을</w:t>
      </w:r>
      <w:r w:rsidRPr="003310CD">
        <w:t xml:space="preserve"> </w:t>
      </w:r>
      <w:r w:rsidRPr="003310CD">
        <w:t>미리</w:t>
      </w:r>
      <w:r w:rsidRPr="003310CD">
        <w:t xml:space="preserve"> </w:t>
      </w:r>
      <w:r w:rsidRPr="003310CD">
        <w:t>싸</w:t>
      </w:r>
      <w:r w:rsidRPr="003310CD">
        <w:t xml:space="preserve"> </w:t>
      </w:r>
      <w:r w:rsidRPr="003310CD">
        <w:t>두세요</w:t>
      </w:r>
      <w:r w:rsidRPr="003310CD">
        <w:t>. (</w:t>
      </w:r>
      <w:r w:rsidRPr="003310CD">
        <w:t>가다</w:t>
      </w:r>
      <w:r w:rsidRPr="003310CD">
        <w:t xml:space="preserve"> — Trước khi đi du lịch hãy đóng hành lý trước.)</w:t>
      </w:r>
    </w:p>
    <w:p w14:paraId="1094A4C2" w14:textId="77777777" w:rsidR="003310CD" w:rsidRPr="003310CD" w:rsidRDefault="003310CD" w:rsidP="003310CD">
      <w:r w:rsidRPr="003310CD">
        <w:t>&lt;details&gt; &lt;summary&gt;</w:t>
      </w:r>
      <w:r w:rsidRPr="003310CD">
        <w:rPr>
          <w:rFonts w:ascii="Segoe UI Emoji" w:hAnsi="Segoe UI Emoji" w:cs="Segoe UI Emoji"/>
        </w:rPr>
        <w:t>👉</w:t>
      </w:r>
      <w:r w:rsidRPr="003310CD">
        <w:t xml:space="preserve"> Xem đáp án&lt;/summary&gt;</w:t>
      </w:r>
    </w:p>
    <w:p w14:paraId="318166C4" w14:textId="77777777" w:rsidR="003310CD" w:rsidRPr="003310CD" w:rsidRDefault="003310CD" w:rsidP="003310CD">
      <w:pPr>
        <w:numPr>
          <w:ilvl w:val="0"/>
          <w:numId w:val="58"/>
        </w:numPr>
      </w:pPr>
      <w:r w:rsidRPr="003310CD">
        <w:rPr>
          <w:b/>
          <w:bCs/>
        </w:rPr>
        <w:t>자기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전에</w:t>
      </w:r>
      <w:r w:rsidRPr="003310CD">
        <w:t xml:space="preserve"> — </w:t>
      </w:r>
      <w:r w:rsidRPr="003310CD">
        <w:t>자다</w:t>
      </w:r>
      <w:r w:rsidRPr="003310CD">
        <w:t xml:space="preserve"> + </w:t>
      </w:r>
      <w:r w:rsidRPr="003310CD">
        <w:t>기</w:t>
      </w:r>
      <w:r w:rsidRPr="003310CD">
        <w:t xml:space="preserve"> </w:t>
      </w:r>
      <w:r w:rsidRPr="003310CD">
        <w:t>전에</w:t>
      </w:r>
      <w:r w:rsidRPr="003310CD">
        <w:t xml:space="preserve"> (không đổi)</w:t>
      </w:r>
    </w:p>
    <w:p w14:paraId="4C504133" w14:textId="77777777" w:rsidR="003310CD" w:rsidRPr="003310CD" w:rsidRDefault="003310CD" w:rsidP="003310CD">
      <w:pPr>
        <w:numPr>
          <w:ilvl w:val="0"/>
          <w:numId w:val="58"/>
        </w:numPr>
      </w:pPr>
      <w:r w:rsidRPr="003310CD">
        <w:rPr>
          <w:b/>
          <w:bCs/>
        </w:rPr>
        <w:t>들을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때</w:t>
      </w:r>
      <w:r w:rsidRPr="003310CD">
        <w:t xml:space="preserve"> — </w:t>
      </w:r>
      <w:r w:rsidRPr="003310CD">
        <w:t>듣다</w:t>
      </w:r>
      <w:r w:rsidRPr="003310CD">
        <w:t xml:space="preserve"> + </w:t>
      </w:r>
      <w:r w:rsidRPr="003310CD">
        <w:t>을</w:t>
      </w:r>
      <w:r w:rsidRPr="003310CD">
        <w:t xml:space="preserve"> </w:t>
      </w:r>
      <w:r w:rsidRPr="003310CD">
        <w:t>때</w:t>
      </w:r>
      <w:r w:rsidRPr="003310CD">
        <w:t xml:space="preserve"> (</w:t>
      </w:r>
      <w:r w:rsidRPr="003310CD">
        <w:t>듣</w:t>
      </w:r>
      <w:r w:rsidRPr="003310CD">
        <w:t xml:space="preserve"> → </w:t>
      </w:r>
      <w:r w:rsidRPr="003310CD">
        <w:t>ㄷ</w:t>
      </w:r>
      <w:r w:rsidRPr="003310CD">
        <w:t xml:space="preserve"> </w:t>
      </w:r>
      <w:r w:rsidRPr="003310CD">
        <w:t>불규칙</w:t>
      </w:r>
      <w:r w:rsidRPr="003310CD">
        <w:t xml:space="preserve"> → </w:t>
      </w:r>
      <w:r w:rsidRPr="003310CD">
        <w:t>들을</w:t>
      </w:r>
      <w:r w:rsidRPr="003310CD">
        <w:t xml:space="preserve"> </w:t>
      </w:r>
      <w:r w:rsidRPr="003310CD">
        <w:t>때</w:t>
      </w:r>
      <w:r w:rsidRPr="003310CD">
        <w:t>)</w:t>
      </w:r>
    </w:p>
    <w:p w14:paraId="3DE20CC1" w14:textId="77777777" w:rsidR="003310CD" w:rsidRPr="003310CD" w:rsidRDefault="003310CD" w:rsidP="003310CD">
      <w:pPr>
        <w:numPr>
          <w:ilvl w:val="0"/>
          <w:numId w:val="58"/>
        </w:numPr>
      </w:pPr>
      <w:r w:rsidRPr="003310CD">
        <w:rPr>
          <w:b/>
          <w:bCs/>
        </w:rPr>
        <w:t>간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후에</w:t>
      </w:r>
      <w:r w:rsidRPr="003310CD">
        <w:t xml:space="preserve"> — </w:t>
      </w:r>
      <w:r w:rsidRPr="003310CD">
        <w:t>가다</w:t>
      </w:r>
      <w:r w:rsidRPr="003310CD">
        <w:t xml:space="preserve"> + </w:t>
      </w:r>
      <w:r w:rsidRPr="003310CD">
        <w:t>ㄴ</w:t>
      </w:r>
      <w:r w:rsidRPr="003310CD">
        <w:t xml:space="preserve"> </w:t>
      </w:r>
      <w:r w:rsidRPr="003310CD">
        <w:t>후에</w:t>
      </w:r>
    </w:p>
    <w:p w14:paraId="2410300A" w14:textId="77777777" w:rsidR="003310CD" w:rsidRPr="003310CD" w:rsidRDefault="003310CD" w:rsidP="003310CD">
      <w:pPr>
        <w:numPr>
          <w:ilvl w:val="0"/>
          <w:numId w:val="58"/>
        </w:numPr>
      </w:pPr>
      <w:r w:rsidRPr="003310CD">
        <w:rPr>
          <w:b/>
          <w:bCs/>
        </w:rPr>
        <w:t>어릴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때</w:t>
      </w:r>
      <w:r w:rsidRPr="003310CD">
        <w:t xml:space="preserve"> — </w:t>
      </w:r>
      <w:r w:rsidRPr="003310CD">
        <w:t>어리다</w:t>
      </w:r>
      <w:r w:rsidRPr="003310CD">
        <w:t xml:space="preserve"> + </w:t>
      </w:r>
      <w:r w:rsidRPr="003310CD">
        <w:t>ㄹ</w:t>
      </w:r>
      <w:r w:rsidRPr="003310CD">
        <w:t xml:space="preserve"> </w:t>
      </w:r>
      <w:r w:rsidRPr="003310CD">
        <w:t>때</w:t>
      </w:r>
      <w:r w:rsidRPr="003310CD">
        <w:t xml:space="preserve"> (</w:t>
      </w:r>
      <w:r w:rsidRPr="003310CD">
        <w:t>ㄹ</w:t>
      </w:r>
      <w:r w:rsidRPr="003310CD">
        <w:t xml:space="preserve"> </w:t>
      </w:r>
      <w:r w:rsidRPr="003310CD">
        <w:t>불규칙</w:t>
      </w:r>
      <w:r w:rsidRPr="003310CD">
        <w:t xml:space="preserve"> → </w:t>
      </w:r>
      <w:r w:rsidRPr="003310CD">
        <w:t>어릴</w:t>
      </w:r>
      <w:r w:rsidRPr="003310CD">
        <w:t xml:space="preserve"> </w:t>
      </w:r>
      <w:r w:rsidRPr="003310CD">
        <w:t>때</w:t>
      </w:r>
      <w:r w:rsidRPr="003310CD">
        <w:t>)</w:t>
      </w:r>
    </w:p>
    <w:p w14:paraId="1C0FC700" w14:textId="77777777" w:rsidR="003310CD" w:rsidRPr="003310CD" w:rsidRDefault="003310CD" w:rsidP="003310CD">
      <w:pPr>
        <w:numPr>
          <w:ilvl w:val="0"/>
          <w:numId w:val="58"/>
        </w:numPr>
      </w:pPr>
      <w:r w:rsidRPr="003310CD">
        <w:rPr>
          <w:b/>
          <w:bCs/>
        </w:rPr>
        <w:t>끝난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후에</w:t>
      </w:r>
      <w:r w:rsidRPr="003310CD">
        <w:t xml:space="preserve"> — </w:t>
      </w:r>
      <w:r w:rsidRPr="003310CD">
        <w:t>끝나다</w:t>
      </w:r>
      <w:r w:rsidRPr="003310CD">
        <w:t xml:space="preserve"> + </w:t>
      </w:r>
      <w:r w:rsidRPr="003310CD">
        <w:t>ㄴ</w:t>
      </w:r>
      <w:r w:rsidRPr="003310CD">
        <w:t xml:space="preserve"> </w:t>
      </w:r>
      <w:r w:rsidRPr="003310CD">
        <w:t>후에</w:t>
      </w:r>
    </w:p>
    <w:p w14:paraId="24521CE6" w14:textId="77777777" w:rsidR="003310CD" w:rsidRPr="003310CD" w:rsidRDefault="003310CD" w:rsidP="003310CD">
      <w:pPr>
        <w:numPr>
          <w:ilvl w:val="0"/>
          <w:numId w:val="58"/>
        </w:numPr>
      </w:pPr>
      <w:r w:rsidRPr="003310CD">
        <w:rPr>
          <w:b/>
          <w:bCs/>
        </w:rPr>
        <w:t>여행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가기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전에</w:t>
      </w:r>
      <w:r w:rsidRPr="003310CD">
        <w:t xml:space="preserve"> — </w:t>
      </w:r>
      <w:r w:rsidRPr="003310CD">
        <w:t>가다</w:t>
      </w:r>
      <w:r w:rsidRPr="003310CD">
        <w:t xml:space="preserve"> + </w:t>
      </w:r>
      <w:r w:rsidRPr="003310CD">
        <w:t>기</w:t>
      </w:r>
      <w:r w:rsidRPr="003310CD">
        <w:t xml:space="preserve"> </w:t>
      </w:r>
      <w:r w:rsidRPr="003310CD">
        <w:t>전에</w:t>
      </w:r>
    </w:p>
    <w:p w14:paraId="7D2B6B7C" w14:textId="77777777" w:rsidR="003310CD" w:rsidRPr="003310CD" w:rsidRDefault="003310CD" w:rsidP="003310CD">
      <w:r w:rsidRPr="003310CD">
        <w:t>&lt;/details&gt;</w:t>
      </w:r>
    </w:p>
    <w:p w14:paraId="05C75C47" w14:textId="77777777" w:rsidR="003310CD" w:rsidRPr="003310CD" w:rsidRDefault="003310CD" w:rsidP="003310CD">
      <w:r w:rsidRPr="003310CD">
        <w:pict w14:anchorId="701F2D50">
          <v:rect id="_x0000_i2867" style="width:0;height:0" o:hralign="center" o:hrstd="t" o:hr="t" fillcolor="#a0a0a0" stroked="f"/>
        </w:pict>
      </w:r>
    </w:p>
    <w:p w14:paraId="4C2BB661" w14:textId="77777777" w:rsidR="003310CD" w:rsidRPr="003310CD" w:rsidRDefault="003310CD" w:rsidP="003310CD">
      <w:r w:rsidRPr="003310CD">
        <w:rPr>
          <w:rFonts w:ascii="Segoe UI Emoji" w:hAnsi="Segoe UI Emoji" w:cs="Segoe UI Emoji"/>
        </w:rPr>
        <w:t>✅</w:t>
      </w:r>
      <w:r w:rsidRPr="003310CD">
        <w:t> </w:t>
      </w:r>
      <w:r w:rsidRPr="003310CD">
        <w:rPr>
          <w:b/>
          <w:bCs/>
        </w:rPr>
        <w:t>Xong Bài 10!</w:t>
      </w:r>
      <w:r w:rsidRPr="003310CD">
        <w:t> Gõ </w:t>
      </w:r>
      <w:r w:rsidRPr="003310CD">
        <w:rPr>
          <w:b/>
          <w:bCs/>
        </w:rPr>
        <w:t>"tiếp"</w:t>
      </w:r>
      <w:r w:rsidRPr="003310CD">
        <w:t> để sang </w:t>
      </w:r>
      <w:r w:rsidRPr="003310CD">
        <w:rPr>
          <w:b/>
          <w:bCs/>
        </w:rPr>
        <w:t>No.36/37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ㄴ데</w:t>
      </w:r>
      <w:r w:rsidRPr="003310CD">
        <w:rPr>
          <w:b/>
          <w:bCs/>
        </w:rPr>
        <w:t>(</w:t>
      </w:r>
      <w:r w:rsidRPr="003310CD">
        <w:rPr>
          <w:b/>
          <w:bCs/>
        </w:rPr>
        <w:t>요</w:t>
      </w:r>
      <w:r w:rsidRPr="003310CD">
        <w:rPr>
          <w:b/>
          <w:bCs/>
        </w:rPr>
        <w:t>) · No.38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니까</w:t>
      </w:r>
      <w:r w:rsidRPr="003310CD">
        <w:rPr>
          <w:b/>
          <w:bCs/>
        </w:rPr>
        <w:t xml:space="preserve"> · No.66 </w:t>
      </w:r>
      <w:r w:rsidRPr="003310CD">
        <w:rPr>
          <w:b/>
          <w:bCs/>
        </w:rPr>
        <w:t>기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때문에</w:t>
      </w:r>
      <w:r w:rsidRPr="003310CD">
        <w:t> — nhóm diễn đạt </w:t>
      </w:r>
      <w:r w:rsidRPr="003310CD">
        <w:rPr>
          <w:b/>
          <w:bCs/>
        </w:rPr>
        <w:t>nguyên nhân &amp; đối lập</w:t>
      </w:r>
      <w:r w:rsidRPr="003310CD">
        <w:t> — hay ra thi và dễ nhầm nhất trong phần cấu trúc câu TOPIK I nhé!</w:t>
      </w:r>
    </w:p>
    <w:p w14:paraId="440095FB" w14:textId="77777777" w:rsidR="003310CD" w:rsidRPr="003310CD" w:rsidRDefault="003310CD" w:rsidP="003310CD">
      <w:r w:rsidRPr="003310CD">
        <w:t>Tiếp</w:t>
      </w:r>
    </w:p>
    <w:p w14:paraId="6586A9DB" w14:textId="77777777" w:rsidR="003310CD" w:rsidRPr="003310CD" w:rsidRDefault="003310CD" w:rsidP="003310CD">
      <w:r w:rsidRPr="003310CD">
        <w:t>Apr 12</w:t>
      </w:r>
    </w:p>
    <w:p w14:paraId="7A2F1112" w14:textId="77777777" w:rsidR="003310CD" w:rsidRPr="003310CD" w:rsidRDefault="003310CD" w:rsidP="003310CD">
      <w:r w:rsidRPr="003310CD">
        <w:t>Xác định bài học tiếp theo dựa trên tiến độ hiện tại</w:t>
      </w:r>
    </w:p>
    <w:p w14:paraId="7AAEC98F" w14:textId="77777777" w:rsidR="003310CD" w:rsidRPr="003310CD" w:rsidRDefault="003310CD" w:rsidP="003310CD">
      <w:r w:rsidRPr="003310CD">
        <w:t>Xác định bài học tiếp theo dựa trên tiến độ hiện tại</w:t>
      </w:r>
    </w:p>
    <w:p w14:paraId="1E77740E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📚</w:t>
      </w:r>
      <w:r w:rsidRPr="003310CD">
        <w:rPr>
          <w:b/>
          <w:bCs/>
        </w:rPr>
        <w:t xml:space="preserve"> Bài 11 — Nguyên Nhân &amp; Đối Lập (No.36, 37, 38, 66)</w:t>
      </w:r>
    </w:p>
    <w:p w14:paraId="67ABEF5C" w14:textId="77777777" w:rsidR="003310CD" w:rsidRPr="003310CD" w:rsidRDefault="003310CD" w:rsidP="003310CD">
      <w:r w:rsidRPr="003310CD">
        <w:rPr>
          <w:b/>
          <w:bCs/>
        </w:rPr>
        <w:t>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ㄴ데</w:t>
      </w:r>
      <w:r w:rsidRPr="003310CD">
        <w:rPr>
          <w:b/>
          <w:bCs/>
        </w:rPr>
        <w:t>(</w:t>
      </w:r>
      <w:r w:rsidRPr="003310CD">
        <w:rPr>
          <w:b/>
          <w:bCs/>
        </w:rPr>
        <w:t>요</w:t>
      </w:r>
      <w:r w:rsidRPr="003310CD">
        <w:rPr>
          <w:b/>
          <w:bCs/>
        </w:rPr>
        <w:t>)</w:t>
      </w:r>
      <w:r w:rsidRPr="003310CD">
        <w:t> · </w:t>
      </w:r>
      <w:r w:rsidRPr="003310CD">
        <w:rPr>
          <w:b/>
          <w:bCs/>
        </w:rPr>
        <w:t>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니까</w:t>
      </w:r>
      <w:r w:rsidRPr="003310CD">
        <w:t> · </w:t>
      </w:r>
      <w:r w:rsidRPr="003310CD">
        <w:rPr>
          <w:b/>
          <w:bCs/>
        </w:rPr>
        <w:t>기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때문에</w:t>
      </w:r>
      <w:r w:rsidRPr="003310CD">
        <w:t> Đây là nhóm </w:t>
      </w:r>
      <w:r w:rsidRPr="003310CD">
        <w:rPr>
          <w:b/>
          <w:bCs/>
        </w:rPr>
        <w:t>khó nhất trong phần cấu trúc câu TOPIK I</w:t>
      </w:r>
      <w:r w:rsidRPr="003310CD">
        <w:t> — cả 3 đều liên quan đến "vì / nhưng" nhưng cách dùng hoàn toàn khác nhau. Phân biệt được nhóm này là vượt qua được phần lớn câu hỏi ngữ pháp khó!</w:t>
      </w:r>
    </w:p>
    <w:p w14:paraId="4A0A980E" w14:textId="77777777" w:rsidR="003310CD" w:rsidRPr="003310CD" w:rsidRDefault="003310CD" w:rsidP="003310CD">
      <w:r w:rsidRPr="003310CD">
        <w:lastRenderedPageBreak/>
        <w:pict w14:anchorId="771A41CE">
          <v:rect id="_x0000_i2868" style="width:0;height:0" o:hralign="center" o:hrstd="t" o:hr="t" fillcolor="#a0a0a0" stroked="f"/>
        </w:pict>
      </w:r>
    </w:p>
    <w:p w14:paraId="13781FB0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🔷</w:t>
      </w:r>
      <w:r w:rsidRPr="003310CD">
        <w:rPr>
          <w:b/>
          <w:bCs/>
        </w:rPr>
        <w:t xml:space="preserve"> Bức Tranh Tổng Thể Trước</w:t>
      </w:r>
    </w:p>
    <w:p w14:paraId="02646B2C" w14:textId="77777777" w:rsidR="003310CD" w:rsidRPr="003310CD" w:rsidRDefault="003310CD" w:rsidP="003310CD">
      <w:r w:rsidRPr="003310CD">
        <w:t>(</w:t>
      </w:r>
      <w:r w:rsidRPr="003310CD">
        <w:t>으</w:t>
      </w:r>
      <w:r w:rsidRPr="003310CD">
        <w:t>)</w:t>
      </w:r>
      <w:r w:rsidRPr="003310CD">
        <w:t>ㄴ데</w:t>
      </w:r>
      <w:r w:rsidRPr="003310CD">
        <w:t>(</w:t>
      </w:r>
      <w:r w:rsidRPr="003310CD">
        <w:t>요</w:t>
      </w:r>
      <w:r w:rsidRPr="003310CD">
        <w:t>)  →  "nhưng / mặc dù / à mà..."  (đối lập / dẫn dắt)</w:t>
      </w:r>
    </w:p>
    <w:p w14:paraId="61702E5B" w14:textId="77777777" w:rsidR="003310CD" w:rsidRPr="003310CD" w:rsidRDefault="003310CD" w:rsidP="003310CD">
      <w:r w:rsidRPr="003310CD">
        <w:t>(</w:t>
      </w:r>
      <w:r w:rsidRPr="003310CD">
        <w:t>으</w:t>
      </w:r>
      <w:r w:rsidRPr="003310CD">
        <w:t>)</w:t>
      </w:r>
      <w:r w:rsidRPr="003310CD">
        <w:t>니까</w:t>
      </w:r>
      <w:r w:rsidRPr="003310CD">
        <w:t xml:space="preserve">      →  "vì / bởi vì"  (lý do chủ quan → mệnh lệnh/đề nghị)</w:t>
      </w:r>
    </w:p>
    <w:p w14:paraId="27AF3BD1" w14:textId="77777777" w:rsidR="003310CD" w:rsidRPr="003310CD" w:rsidRDefault="003310CD" w:rsidP="003310CD">
      <w:r w:rsidRPr="003310CD">
        <w:t>기</w:t>
      </w:r>
      <w:r w:rsidRPr="003310CD">
        <w:t xml:space="preserve"> </w:t>
      </w:r>
      <w:r w:rsidRPr="003310CD">
        <w:t>때문에</w:t>
      </w:r>
      <w:r w:rsidRPr="003310CD">
        <w:t xml:space="preserve">     →  "vì / bởi vì"  (lý do khách quan → trần thuật)</w:t>
      </w:r>
    </w:p>
    <w:p w14:paraId="08969AD8" w14:textId="77777777" w:rsidR="003310CD" w:rsidRPr="003310CD" w:rsidRDefault="003310CD" w:rsidP="003310CD">
      <w:r w:rsidRPr="003310CD">
        <w:pict w14:anchorId="455B83D5">
          <v:rect id="_x0000_i2869" style="width:0;height:0" o:hralign="center" o:hrstd="t" o:hr="t" fillcolor="#a0a0a0" stroked="f"/>
        </w:pict>
      </w:r>
    </w:p>
    <w:p w14:paraId="14BF02C0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🔷</w:t>
      </w:r>
      <w:r w:rsidRPr="003310CD">
        <w:rPr>
          <w:b/>
          <w:bCs/>
        </w:rPr>
        <w:t xml:space="preserve"> No.36 &amp; 37 —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ㄴ데</w:t>
      </w:r>
      <w:r w:rsidRPr="003310CD">
        <w:rPr>
          <w:b/>
          <w:bCs/>
        </w:rPr>
        <w:t>(</w:t>
      </w:r>
      <w:r w:rsidRPr="003310CD">
        <w:rPr>
          <w:b/>
          <w:bCs/>
        </w:rPr>
        <w:t>요</w:t>
      </w:r>
      <w:r w:rsidRPr="003310CD">
        <w:rPr>
          <w:b/>
          <w:bCs/>
        </w:rPr>
        <w:t>) (nhưng / mặc dù / mà)</w:t>
      </w:r>
    </w:p>
    <w:p w14:paraId="7ED92EA7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Công thức</w:t>
      </w:r>
    </w:p>
    <w:p w14:paraId="6CDFB1A1" w14:textId="77777777" w:rsidR="003310CD" w:rsidRPr="003310CD" w:rsidRDefault="003310CD" w:rsidP="003310CD">
      <w:r w:rsidRPr="003310CD">
        <w:t>Tính từ        + (</w:t>
      </w:r>
      <w:r w:rsidRPr="003310CD">
        <w:t>으</w:t>
      </w:r>
      <w:r w:rsidRPr="003310CD">
        <w:t>)</w:t>
      </w:r>
      <w:r w:rsidRPr="003310CD">
        <w:t>ㄴ데</w:t>
      </w:r>
      <w:r w:rsidRPr="003310CD">
        <w:t>(</w:t>
      </w:r>
      <w:r w:rsidRPr="003310CD">
        <w:t>요</w:t>
      </w:r>
      <w:r w:rsidRPr="003310CD">
        <w:t>)</w:t>
      </w:r>
    </w:p>
    <w:p w14:paraId="5CAE5C28" w14:textId="77777777" w:rsidR="003310CD" w:rsidRPr="003310CD" w:rsidRDefault="003310CD" w:rsidP="003310CD">
      <w:r w:rsidRPr="003310CD">
        <w:t xml:space="preserve">Động từ        + </w:t>
      </w:r>
      <w:r w:rsidRPr="003310CD">
        <w:t>는데</w:t>
      </w:r>
      <w:r w:rsidRPr="003310CD">
        <w:t>(</w:t>
      </w:r>
      <w:r w:rsidRPr="003310CD">
        <w:t>요</w:t>
      </w:r>
      <w:r w:rsidRPr="003310CD">
        <w:t>)</w:t>
      </w:r>
    </w:p>
    <w:p w14:paraId="28124F50" w14:textId="77777777" w:rsidR="003310CD" w:rsidRPr="003310CD" w:rsidRDefault="003310CD" w:rsidP="003310CD">
      <w:r w:rsidRPr="003310CD">
        <w:t xml:space="preserve">Danh từ        + </w:t>
      </w:r>
      <w:r w:rsidRPr="003310CD">
        <w:t>인데</w:t>
      </w:r>
      <w:r w:rsidRPr="003310CD">
        <w:t>(</w:t>
      </w:r>
      <w:r w:rsidRPr="003310CD">
        <w:t>요</w:t>
      </w:r>
      <w:r w:rsidRPr="003310CD">
        <w:t>)</w:t>
      </w:r>
    </w:p>
    <w:p w14:paraId="61796F4D" w14:textId="77777777" w:rsidR="003310CD" w:rsidRPr="003310CD" w:rsidRDefault="003310CD" w:rsidP="003310CD">
      <w:r w:rsidRPr="003310CD">
        <w:t xml:space="preserve">Quá khứ       + </w:t>
      </w:r>
      <w:r w:rsidRPr="003310CD">
        <w:t>았</w:t>
      </w:r>
      <w:r w:rsidRPr="003310CD">
        <w:t>/</w:t>
      </w:r>
      <w:r w:rsidRPr="003310CD">
        <w:t>었는데</w:t>
      </w:r>
      <w:r w:rsidRPr="003310CD">
        <w:t>(</w:t>
      </w:r>
      <w:r w:rsidRPr="003310CD">
        <w:t>요</w:t>
      </w:r>
      <w:r w:rsidRPr="003310CD">
        <w:t>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750"/>
        <w:gridCol w:w="1230"/>
      </w:tblGrid>
      <w:tr w:rsidR="003310CD" w:rsidRPr="003310CD" w14:paraId="425F2D4B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AAFC281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Loại từ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3C58710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Gốc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BDB2D22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Kết quả</w:t>
            </w:r>
          </w:p>
        </w:tc>
      </w:tr>
      <w:tr w:rsidR="003310CD" w:rsidRPr="003310CD" w14:paraId="6951BC8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8597C13" w14:textId="77777777" w:rsidR="003310CD" w:rsidRPr="003310CD" w:rsidRDefault="003310CD" w:rsidP="003310CD">
            <w:r w:rsidRPr="003310CD">
              <w:t>Tính từ (nguyên âm)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BF9B8F8" w14:textId="77777777" w:rsidR="003310CD" w:rsidRPr="003310CD" w:rsidRDefault="003310CD" w:rsidP="003310CD">
            <w:r w:rsidRPr="003310CD">
              <w:t>바쁘다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639FAA8" w14:textId="77777777" w:rsidR="003310CD" w:rsidRPr="003310CD" w:rsidRDefault="003310CD" w:rsidP="003310CD">
            <w:r w:rsidRPr="003310CD">
              <w:rPr>
                <w:b/>
                <w:bCs/>
              </w:rPr>
              <w:t>바쁜데요</w:t>
            </w:r>
          </w:p>
        </w:tc>
      </w:tr>
      <w:tr w:rsidR="003310CD" w:rsidRPr="003310CD" w14:paraId="344CF42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FBB2591" w14:textId="77777777" w:rsidR="003310CD" w:rsidRPr="003310CD" w:rsidRDefault="003310CD" w:rsidP="003310CD">
            <w:r w:rsidRPr="003310CD">
              <w:t>Tính từ (phụ âm)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99D1C4B" w14:textId="77777777" w:rsidR="003310CD" w:rsidRPr="003310CD" w:rsidRDefault="003310CD" w:rsidP="003310CD">
            <w:r w:rsidRPr="003310CD">
              <w:t>작다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B534363" w14:textId="77777777" w:rsidR="003310CD" w:rsidRPr="003310CD" w:rsidRDefault="003310CD" w:rsidP="003310CD">
            <w:r w:rsidRPr="003310CD">
              <w:rPr>
                <w:b/>
                <w:bCs/>
              </w:rPr>
              <w:t>작은데요</w:t>
            </w:r>
          </w:p>
        </w:tc>
      </w:tr>
      <w:tr w:rsidR="003310CD" w:rsidRPr="003310CD" w14:paraId="6F4243F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73F1EB7" w14:textId="77777777" w:rsidR="003310CD" w:rsidRPr="003310CD" w:rsidRDefault="003310CD" w:rsidP="003310CD">
            <w:r w:rsidRPr="003310CD">
              <w:t>Động từ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B89FBD8" w14:textId="77777777" w:rsidR="003310CD" w:rsidRPr="003310CD" w:rsidRDefault="003310CD" w:rsidP="003310CD">
            <w:r w:rsidRPr="003310CD">
              <w:t>가다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78F4B23" w14:textId="77777777" w:rsidR="003310CD" w:rsidRPr="003310CD" w:rsidRDefault="003310CD" w:rsidP="003310CD">
            <w:r w:rsidRPr="003310CD">
              <w:rPr>
                <w:b/>
                <w:bCs/>
              </w:rPr>
              <w:t>가는데요</w:t>
            </w:r>
          </w:p>
        </w:tc>
      </w:tr>
      <w:tr w:rsidR="003310CD" w:rsidRPr="003310CD" w14:paraId="5BC2C23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C377603" w14:textId="77777777" w:rsidR="003310CD" w:rsidRPr="003310CD" w:rsidRDefault="003310CD" w:rsidP="003310CD">
            <w:r w:rsidRPr="003310CD">
              <w:t>Danh từ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6B72BFA" w14:textId="77777777" w:rsidR="003310CD" w:rsidRPr="003310CD" w:rsidRDefault="003310CD" w:rsidP="003310CD">
            <w:r w:rsidRPr="003310CD">
              <w:t>학생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C1EFC52" w14:textId="77777777" w:rsidR="003310CD" w:rsidRPr="003310CD" w:rsidRDefault="003310CD" w:rsidP="003310CD">
            <w:r w:rsidRPr="003310CD">
              <w:rPr>
                <w:b/>
                <w:bCs/>
              </w:rPr>
              <w:t>학생인데요</w:t>
            </w:r>
          </w:p>
        </w:tc>
      </w:tr>
      <w:tr w:rsidR="003310CD" w:rsidRPr="003310CD" w14:paraId="27601BA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9A16516" w14:textId="77777777" w:rsidR="003310CD" w:rsidRPr="003310CD" w:rsidRDefault="003310CD" w:rsidP="003310CD">
            <w:r w:rsidRPr="003310CD">
              <w:t>Quá khứ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FAFE42C" w14:textId="77777777" w:rsidR="003310CD" w:rsidRPr="003310CD" w:rsidRDefault="003310CD" w:rsidP="003310CD">
            <w:r w:rsidRPr="003310CD">
              <w:t>먹었다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9D12408" w14:textId="77777777" w:rsidR="003310CD" w:rsidRPr="003310CD" w:rsidRDefault="003310CD" w:rsidP="003310CD">
            <w:r w:rsidRPr="003310CD">
              <w:rPr>
                <w:b/>
                <w:bCs/>
              </w:rPr>
              <w:t>먹었는데요</w:t>
            </w:r>
          </w:p>
        </w:tc>
      </w:tr>
    </w:tbl>
    <w:p w14:paraId="2D1199DB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Nghĩa 1 — "mặc dù / tuy... nhưng" (đối lập)</w:t>
      </w:r>
    </w:p>
    <w:p w14:paraId="17482547" w14:textId="77777777" w:rsidR="003310CD" w:rsidRPr="003310CD" w:rsidRDefault="003310CD" w:rsidP="003310CD">
      <w:r w:rsidRPr="003310CD">
        <w:t>역에서</w:t>
      </w:r>
      <w:r w:rsidRPr="003310CD">
        <w:t xml:space="preserve"> </w:t>
      </w:r>
      <w:r w:rsidRPr="003310CD">
        <w:t>좀</w:t>
      </w:r>
      <w:r w:rsidRPr="003310CD">
        <w:t> </w:t>
      </w:r>
      <w:r w:rsidRPr="003310CD">
        <w:rPr>
          <w:b/>
          <w:bCs/>
        </w:rPr>
        <w:t>먼데요</w:t>
      </w:r>
      <w:r w:rsidRPr="003310CD">
        <w:t xml:space="preserve">, </w:t>
      </w:r>
      <w:r w:rsidRPr="003310CD">
        <w:t>걸어가도</w:t>
      </w:r>
      <w:r w:rsidRPr="003310CD">
        <w:t xml:space="preserve"> </w:t>
      </w:r>
      <w:r w:rsidRPr="003310CD">
        <w:t>돼요</w:t>
      </w:r>
      <w:r w:rsidRPr="003310CD">
        <w:t>. </w:t>
      </w:r>
      <w:r w:rsidRPr="003310CD">
        <w:rPr>
          <w:i/>
          <w:iCs/>
        </w:rPr>
        <w:t>Mặc dù hơi xa ga tàu, nhưng đi bộ cũng được.</w:t>
      </w:r>
    </w:p>
    <w:p w14:paraId="45CAC98B" w14:textId="77777777" w:rsidR="003310CD" w:rsidRPr="003310CD" w:rsidRDefault="003310CD" w:rsidP="003310CD">
      <w:r w:rsidRPr="003310CD">
        <w:t>비싼</w:t>
      </w:r>
      <w:r w:rsidRPr="003310CD">
        <w:rPr>
          <w:b/>
          <w:bCs/>
        </w:rPr>
        <w:t>데요</w:t>
      </w:r>
      <w:r w:rsidRPr="003310CD">
        <w:t xml:space="preserve">, </w:t>
      </w:r>
      <w:r w:rsidRPr="003310CD">
        <w:t>그래도</w:t>
      </w:r>
      <w:r w:rsidRPr="003310CD">
        <w:t xml:space="preserve"> </w:t>
      </w:r>
      <w:r w:rsidRPr="003310CD">
        <w:t>살게요</w:t>
      </w:r>
      <w:r w:rsidRPr="003310CD">
        <w:t>. </w:t>
      </w:r>
      <w:r w:rsidRPr="003310CD">
        <w:rPr>
          <w:i/>
          <w:iCs/>
        </w:rPr>
        <w:t>Tuy đắt nhưng tôi vẫn mua.</w:t>
      </w:r>
    </w:p>
    <w:p w14:paraId="0FA2AE8B" w14:textId="77777777" w:rsidR="003310CD" w:rsidRPr="003310CD" w:rsidRDefault="003310CD" w:rsidP="003310CD">
      <w:r w:rsidRPr="003310CD">
        <w:lastRenderedPageBreak/>
        <w:t>한국어가</w:t>
      </w:r>
      <w:r w:rsidRPr="003310CD">
        <w:t xml:space="preserve"> </w:t>
      </w:r>
      <w:r w:rsidRPr="003310CD">
        <w:t>어려운</w:t>
      </w:r>
      <w:r w:rsidRPr="003310CD">
        <w:rPr>
          <w:b/>
          <w:bCs/>
        </w:rPr>
        <w:t>데요</w:t>
      </w:r>
      <w:r w:rsidRPr="003310CD">
        <w:t xml:space="preserve">, </w:t>
      </w:r>
      <w:r w:rsidRPr="003310CD">
        <w:t>재미있어요</w:t>
      </w:r>
      <w:r w:rsidRPr="003310CD">
        <w:t>. </w:t>
      </w:r>
      <w:r w:rsidRPr="003310CD">
        <w:rPr>
          <w:i/>
          <w:iCs/>
        </w:rPr>
        <w:t>Tiếng Hàn tuy khó nhưng thú vị.</w:t>
      </w:r>
    </w:p>
    <w:p w14:paraId="6F0EC430" w14:textId="77777777" w:rsidR="003310CD" w:rsidRPr="003310CD" w:rsidRDefault="003310CD" w:rsidP="003310CD">
      <w:r w:rsidRPr="003310CD">
        <w:pict w14:anchorId="62DD4FEE">
          <v:rect id="_x0000_i2870" style="width:0;height:0" o:hralign="center" o:hrstd="t" o:hr="t" fillcolor="#a0a0a0" stroked="f"/>
        </w:pict>
      </w:r>
    </w:p>
    <w:p w14:paraId="24896066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Nghĩa 2 — "nhưng mà / xin lỗi nhưng..." (dẫn dắt lịch sự)</w:t>
      </w:r>
    </w:p>
    <w:p w14:paraId="4543DF61" w14:textId="77777777" w:rsidR="003310CD" w:rsidRPr="003310CD" w:rsidRDefault="003310CD" w:rsidP="003310CD">
      <w:r w:rsidRPr="003310CD">
        <w:t>죄송한</w:t>
      </w:r>
      <w:r w:rsidRPr="003310CD">
        <w:rPr>
          <w:b/>
          <w:bCs/>
        </w:rPr>
        <w:t>데요</w:t>
      </w:r>
      <w:r w:rsidRPr="003310CD">
        <w:t xml:space="preserve">, </w:t>
      </w:r>
      <w:r w:rsidRPr="003310CD">
        <w:t>길</w:t>
      </w:r>
      <w:r w:rsidRPr="003310CD">
        <w:t xml:space="preserve"> </w:t>
      </w:r>
      <w:r w:rsidRPr="003310CD">
        <w:t>좀</w:t>
      </w:r>
      <w:r w:rsidRPr="003310CD">
        <w:t xml:space="preserve"> </w:t>
      </w:r>
      <w:r w:rsidRPr="003310CD">
        <w:t>알려줄</w:t>
      </w:r>
      <w:r w:rsidRPr="003310CD">
        <w:t xml:space="preserve"> </w:t>
      </w:r>
      <w:r w:rsidRPr="003310CD">
        <w:t>수</w:t>
      </w:r>
      <w:r w:rsidRPr="003310CD">
        <w:t xml:space="preserve"> </w:t>
      </w:r>
      <w:r w:rsidRPr="003310CD">
        <w:t>있어요</w:t>
      </w:r>
      <w:r w:rsidRPr="003310CD">
        <w:t>? </w:t>
      </w:r>
      <w:r w:rsidRPr="003310CD">
        <w:rPr>
          <w:i/>
          <w:iCs/>
        </w:rPr>
        <w:t>Xin lỗi </w:t>
      </w:r>
      <w:r w:rsidRPr="003310CD">
        <w:rPr>
          <w:b/>
          <w:bCs/>
          <w:i/>
          <w:iCs/>
        </w:rPr>
        <w:t>nhưng</w:t>
      </w:r>
      <w:r w:rsidRPr="003310CD">
        <w:rPr>
          <w:i/>
          <w:iCs/>
        </w:rPr>
        <w:t> bạn có thể chỉ đường cho tôi không?</w:t>
      </w:r>
    </w:p>
    <w:p w14:paraId="57DD5A2A" w14:textId="77777777" w:rsidR="003310CD" w:rsidRPr="003310CD" w:rsidRDefault="003310CD" w:rsidP="003310CD">
      <w:r w:rsidRPr="003310CD">
        <w:t>저</w:t>
      </w:r>
      <w:r w:rsidRPr="003310CD">
        <w:t xml:space="preserve"> </w:t>
      </w:r>
      <w:r w:rsidRPr="003310CD">
        <w:t>지금</w:t>
      </w:r>
      <w:r w:rsidRPr="003310CD">
        <w:t xml:space="preserve"> </w:t>
      </w:r>
      <w:r w:rsidRPr="003310CD">
        <w:t>바쁜</w:t>
      </w:r>
      <w:r w:rsidRPr="003310CD">
        <w:rPr>
          <w:b/>
          <w:bCs/>
        </w:rPr>
        <w:t>데요</w:t>
      </w:r>
      <w:r w:rsidRPr="003310CD">
        <w:t xml:space="preserve">, </w:t>
      </w:r>
      <w:r w:rsidRPr="003310CD">
        <w:t>나중에</w:t>
      </w:r>
      <w:r w:rsidRPr="003310CD">
        <w:t xml:space="preserve"> </w:t>
      </w:r>
      <w:r w:rsidRPr="003310CD">
        <w:t>얘기해요</w:t>
      </w:r>
      <w:r w:rsidRPr="003310CD">
        <w:t>. </w:t>
      </w:r>
      <w:r w:rsidRPr="003310CD">
        <w:rPr>
          <w:i/>
          <w:iCs/>
        </w:rPr>
        <w:t>Tôi đang bận </w:t>
      </w:r>
      <w:r w:rsidRPr="003310CD">
        <w:rPr>
          <w:b/>
          <w:bCs/>
          <w:i/>
          <w:iCs/>
        </w:rPr>
        <w:t>nhưng</w:t>
      </w:r>
      <w:r w:rsidRPr="003310CD">
        <w:rPr>
          <w:i/>
          <w:iCs/>
        </w:rPr>
        <w:t> nói chuyện sau nhé.</w:t>
      </w:r>
    </w:p>
    <w:p w14:paraId="61D8D380" w14:textId="77777777" w:rsidR="003310CD" w:rsidRPr="003310CD" w:rsidRDefault="003310CD" w:rsidP="003310CD">
      <w:r w:rsidRPr="003310CD">
        <w:rPr>
          <w:rFonts w:ascii="Segoe UI Emoji" w:hAnsi="Segoe UI Emoji" w:cs="Segoe UI Emoji"/>
        </w:rPr>
        <w:t>💡</w:t>
      </w:r>
      <w:r w:rsidRPr="003310CD">
        <w:t xml:space="preserve"> Đây là cách người Hàn </w:t>
      </w:r>
      <w:r w:rsidRPr="003310CD">
        <w:rPr>
          <w:b/>
          <w:bCs/>
        </w:rPr>
        <w:t>mở đầu câu xin phép / nhờ vả</w:t>
      </w:r>
      <w:r w:rsidRPr="003310CD">
        <w:t> rất lịch sự — thay vì nói thẳng vào vấn đề!</w:t>
      </w:r>
    </w:p>
    <w:p w14:paraId="5636B1F6" w14:textId="77777777" w:rsidR="003310CD" w:rsidRPr="003310CD" w:rsidRDefault="003310CD" w:rsidP="003310CD">
      <w:r w:rsidRPr="003310CD">
        <w:pict w14:anchorId="5F503739">
          <v:rect id="_x0000_i2871" style="width:0;height:0" o:hralign="center" o:hrstd="t" o:hr="t" fillcolor="#a0a0a0" stroked="f"/>
        </w:pict>
      </w:r>
    </w:p>
    <w:p w14:paraId="0B5609C1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Nghĩa 3 — "à / thế à / vậy à" (phản ứng ngạc nhiên nhẹ)</w:t>
      </w:r>
    </w:p>
    <w:p w14:paraId="7EC0ED5A" w14:textId="77777777" w:rsidR="003310CD" w:rsidRPr="003310CD" w:rsidRDefault="003310CD" w:rsidP="003310CD">
      <w:r w:rsidRPr="003310CD">
        <w:t>정말요</w:t>
      </w:r>
      <w:r w:rsidRPr="003310CD">
        <w:t xml:space="preserve">? </w:t>
      </w:r>
      <w:r w:rsidRPr="003310CD">
        <w:t>그렇군요</w:t>
      </w:r>
      <w:r w:rsidRPr="003310CD">
        <w:t xml:space="preserve">. </w:t>
      </w:r>
      <w:r w:rsidRPr="003310CD">
        <w:t>그게</w:t>
      </w:r>
      <w:r w:rsidRPr="003310CD">
        <w:t xml:space="preserve"> </w:t>
      </w:r>
      <w:r w:rsidRPr="003310CD">
        <w:t>아닌</w:t>
      </w:r>
      <w:r w:rsidRPr="003310CD">
        <w:rPr>
          <w:b/>
          <w:bCs/>
        </w:rPr>
        <w:t>데요</w:t>
      </w:r>
      <w:r w:rsidRPr="003310CD">
        <w:t>. </w:t>
      </w:r>
      <w:r w:rsidRPr="003310CD">
        <w:rPr>
          <w:i/>
          <w:iCs/>
        </w:rPr>
        <w:t>Thật à? Vậy hả. Nhưng mà không phải vậy đâu.</w:t>
      </w:r>
    </w:p>
    <w:p w14:paraId="4A5E9765" w14:textId="77777777" w:rsidR="003310CD" w:rsidRPr="003310CD" w:rsidRDefault="003310CD" w:rsidP="003310CD">
      <w:r w:rsidRPr="003310CD">
        <w:t>아</w:t>
      </w:r>
      <w:r w:rsidRPr="003310CD">
        <w:t xml:space="preserve">, </w:t>
      </w:r>
      <w:r w:rsidRPr="003310CD">
        <w:t>여기서</w:t>
      </w:r>
      <w:r w:rsidRPr="003310CD">
        <w:t xml:space="preserve"> </w:t>
      </w:r>
      <w:r w:rsidRPr="003310CD">
        <w:t>가까운</w:t>
      </w:r>
      <w:r w:rsidRPr="003310CD">
        <w:rPr>
          <w:b/>
          <w:bCs/>
        </w:rPr>
        <w:t>데요</w:t>
      </w:r>
      <w:r w:rsidRPr="003310CD">
        <w:t>! </w:t>
      </w:r>
      <w:r w:rsidRPr="003310CD">
        <w:rPr>
          <w:i/>
          <w:iCs/>
        </w:rPr>
        <w:t>Ồ, gần đây thôi </w:t>
      </w:r>
      <w:r w:rsidRPr="003310CD">
        <w:rPr>
          <w:b/>
          <w:bCs/>
          <w:i/>
          <w:iCs/>
        </w:rPr>
        <w:t>mà</w:t>
      </w:r>
      <w:r w:rsidRPr="003310CD">
        <w:rPr>
          <w:i/>
          <w:iCs/>
        </w:rPr>
        <w:t>!</w:t>
      </w:r>
    </w:p>
    <w:p w14:paraId="29E2E7B7" w14:textId="77777777" w:rsidR="003310CD" w:rsidRPr="003310CD" w:rsidRDefault="003310CD" w:rsidP="003310CD">
      <w:r w:rsidRPr="003310CD">
        <w:pict w14:anchorId="236376C7">
          <v:rect id="_x0000_i2872" style="width:0;height:0" o:hralign="center" o:hrstd="t" o:hr="t" fillcolor="#a0a0a0" stroked="f"/>
        </w:pict>
      </w:r>
    </w:p>
    <w:p w14:paraId="00E03226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Nghĩa 4 — "để / cho việc" (nền tảng, bối cảnh)</w:t>
      </w:r>
    </w:p>
    <w:p w14:paraId="33F0870A" w14:textId="77777777" w:rsidR="003310CD" w:rsidRPr="003310CD" w:rsidRDefault="003310CD" w:rsidP="003310CD">
      <w:r w:rsidRPr="003310CD">
        <w:t>입국심사하</w:t>
      </w:r>
      <w:r w:rsidRPr="003310CD">
        <w:rPr>
          <w:b/>
          <w:bCs/>
        </w:rPr>
        <w:t>는데</w:t>
      </w:r>
      <w:r w:rsidRPr="003310CD">
        <w:t> </w:t>
      </w:r>
      <w:r w:rsidRPr="003310CD">
        <w:t>별로</w:t>
      </w:r>
      <w:r w:rsidRPr="003310CD">
        <w:t xml:space="preserve"> </w:t>
      </w:r>
      <w:r w:rsidRPr="003310CD">
        <w:t>많이</w:t>
      </w:r>
      <w:r w:rsidRPr="003310CD">
        <w:t xml:space="preserve"> </w:t>
      </w:r>
      <w:r w:rsidRPr="003310CD">
        <w:t>안</w:t>
      </w:r>
      <w:r w:rsidRPr="003310CD">
        <w:t xml:space="preserve"> </w:t>
      </w:r>
      <w:r w:rsidRPr="003310CD">
        <w:t>기다렸어요</w:t>
      </w:r>
      <w:r w:rsidRPr="003310CD">
        <w:t>. </w:t>
      </w:r>
      <w:r w:rsidRPr="003310CD">
        <w:rPr>
          <w:b/>
          <w:bCs/>
          <w:i/>
          <w:iCs/>
        </w:rPr>
        <w:t>Để</w:t>
      </w:r>
      <w:r w:rsidRPr="003310CD">
        <w:rPr>
          <w:i/>
          <w:iCs/>
        </w:rPr>
        <w:t> làm thủ tục nhập cảnh tôi không phải chờ nhiều.</w:t>
      </w:r>
    </w:p>
    <w:p w14:paraId="2D795D0E" w14:textId="77777777" w:rsidR="003310CD" w:rsidRPr="003310CD" w:rsidRDefault="003310CD" w:rsidP="003310CD">
      <w:r w:rsidRPr="003310CD">
        <w:t>밥</w:t>
      </w:r>
      <w:r w:rsidRPr="003310CD">
        <w:t xml:space="preserve"> </w:t>
      </w:r>
      <w:r w:rsidRPr="003310CD">
        <w:t>먹</w:t>
      </w:r>
      <w:r w:rsidRPr="003310CD">
        <w:rPr>
          <w:b/>
          <w:bCs/>
        </w:rPr>
        <w:t>는데</w:t>
      </w:r>
      <w:r w:rsidRPr="003310CD">
        <w:t> </w:t>
      </w:r>
      <w:r w:rsidRPr="003310CD">
        <w:t>전화가</w:t>
      </w:r>
      <w:r w:rsidRPr="003310CD">
        <w:t xml:space="preserve"> </w:t>
      </w:r>
      <w:r w:rsidRPr="003310CD">
        <w:t>왔어요</w:t>
      </w:r>
      <w:r w:rsidRPr="003310CD">
        <w:t>. </w:t>
      </w:r>
      <w:r w:rsidRPr="003310CD">
        <w:rPr>
          <w:i/>
          <w:iCs/>
        </w:rPr>
        <w:t>Đang ăn cơm </w:t>
      </w:r>
      <w:r w:rsidRPr="003310CD">
        <w:rPr>
          <w:b/>
          <w:bCs/>
          <w:i/>
          <w:iCs/>
        </w:rPr>
        <w:t>thì</w:t>
      </w:r>
      <w:r w:rsidRPr="003310CD">
        <w:rPr>
          <w:i/>
          <w:iCs/>
        </w:rPr>
        <w:t> điện thoại reo.</w:t>
      </w:r>
    </w:p>
    <w:p w14:paraId="23F3BFF0" w14:textId="77777777" w:rsidR="003310CD" w:rsidRPr="003310CD" w:rsidRDefault="003310CD" w:rsidP="003310CD">
      <w:r w:rsidRPr="003310CD">
        <w:rPr>
          <w:rFonts w:ascii="Segoe UI Emoji" w:hAnsi="Segoe UI Emoji" w:cs="Segoe UI Emoji"/>
        </w:rPr>
        <w:t>💡</w:t>
      </w:r>
      <w:r w:rsidRPr="003310CD">
        <w:t xml:space="preserve"> Nghĩa này là </w:t>
      </w:r>
      <w:r w:rsidRPr="003310CD">
        <w:rPr>
          <w:b/>
          <w:bCs/>
        </w:rPr>
        <w:t>cung cấp bối cảnh</w:t>
      </w:r>
      <w:r w:rsidRPr="003310CD">
        <w:t> cho câu sau — rất phổ biến trong văn nói!</w:t>
      </w:r>
    </w:p>
    <w:p w14:paraId="59170DD9" w14:textId="77777777" w:rsidR="003310CD" w:rsidRPr="003310CD" w:rsidRDefault="003310CD" w:rsidP="003310CD">
      <w:r w:rsidRPr="003310CD">
        <w:pict w14:anchorId="39D06771">
          <v:rect id="_x0000_i2873" style="width:0;height:0" o:hralign="center" o:hrstd="t" o:hr="t" fillcolor="#a0a0a0" stroked="f"/>
        </w:pict>
      </w:r>
    </w:p>
    <w:p w14:paraId="647B341B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🔷</w:t>
      </w:r>
      <w:r w:rsidRPr="003310CD">
        <w:rPr>
          <w:b/>
          <w:bCs/>
        </w:rPr>
        <w:t xml:space="preserve"> No.38 —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니까</w:t>
      </w:r>
      <w:r w:rsidRPr="003310CD">
        <w:rPr>
          <w:b/>
          <w:bCs/>
        </w:rPr>
        <w:t xml:space="preserve"> (vì — lý do dẫn đến đề nghị/mệnh lệnh)</w:t>
      </w:r>
    </w:p>
    <w:p w14:paraId="658AD21D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Công thức</w:t>
      </w:r>
    </w:p>
    <w:p w14:paraId="19AB885E" w14:textId="77777777" w:rsidR="003310CD" w:rsidRPr="003310CD" w:rsidRDefault="003310CD" w:rsidP="003310CD">
      <w:r w:rsidRPr="003310CD">
        <w:t>Động từ / Tính từ + (</w:t>
      </w:r>
      <w:r w:rsidRPr="003310CD">
        <w:t>으</w:t>
      </w:r>
      <w:r w:rsidRPr="003310CD">
        <w:t>)</w:t>
      </w:r>
      <w:r w:rsidRPr="003310CD">
        <w:t>니까</w:t>
      </w:r>
    </w:p>
    <w:p w14:paraId="649B2BDA" w14:textId="77777777" w:rsidR="003310CD" w:rsidRPr="003310CD" w:rsidRDefault="003310CD" w:rsidP="003310CD"/>
    <w:p w14:paraId="2FEE42C2" w14:textId="77777777" w:rsidR="003310CD" w:rsidRPr="003310CD" w:rsidRDefault="003310CD" w:rsidP="003310CD">
      <w:r w:rsidRPr="003310CD">
        <w:t xml:space="preserve">Kết thúc nguyên âm  + </w:t>
      </w:r>
      <w:r w:rsidRPr="003310CD">
        <w:t>니까</w:t>
      </w:r>
    </w:p>
    <w:p w14:paraId="6283C9EA" w14:textId="77777777" w:rsidR="003310CD" w:rsidRPr="003310CD" w:rsidRDefault="003310CD" w:rsidP="003310CD">
      <w:r w:rsidRPr="003310CD">
        <w:lastRenderedPageBreak/>
        <w:t xml:space="preserve">Kết thúc phụ âm     + </w:t>
      </w:r>
      <w:r w:rsidRPr="003310CD">
        <w:t>으니까</w:t>
      </w:r>
    </w:p>
    <w:p w14:paraId="74E6141C" w14:textId="77777777" w:rsidR="003310CD" w:rsidRPr="003310CD" w:rsidRDefault="003310CD" w:rsidP="003310CD">
      <w:r w:rsidRPr="003310CD">
        <w:t xml:space="preserve">Quá khứ             + </w:t>
      </w:r>
      <w:r w:rsidRPr="003310CD">
        <w:t>았</w:t>
      </w:r>
      <w:r w:rsidRPr="003310CD">
        <w:t>/</w:t>
      </w:r>
      <w:r w:rsidRPr="003310CD">
        <w:t>었으니까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1230"/>
      </w:tblGrid>
      <w:tr w:rsidR="003310CD" w:rsidRPr="003310CD" w14:paraId="5A34D4B8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99E6AE9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Gốc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D78467D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Kết quả</w:t>
            </w:r>
          </w:p>
        </w:tc>
      </w:tr>
      <w:tr w:rsidR="003310CD" w:rsidRPr="003310CD" w14:paraId="3161BDE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7D1703C" w14:textId="77777777" w:rsidR="003310CD" w:rsidRPr="003310CD" w:rsidRDefault="003310CD" w:rsidP="003310CD">
            <w:r w:rsidRPr="003310CD">
              <w:t>없다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8CB7C05" w14:textId="77777777" w:rsidR="003310CD" w:rsidRPr="003310CD" w:rsidRDefault="003310CD" w:rsidP="003310CD">
            <w:r w:rsidRPr="003310CD">
              <w:rPr>
                <w:b/>
                <w:bCs/>
              </w:rPr>
              <w:t>없으니까</w:t>
            </w:r>
          </w:p>
        </w:tc>
      </w:tr>
      <w:tr w:rsidR="003310CD" w:rsidRPr="003310CD" w14:paraId="1AD4A37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DC045E1" w14:textId="77777777" w:rsidR="003310CD" w:rsidRPr="003310CD" w:rsidRDefault="003310CD" w:rsidP="003310CD">
            <w:r w:rsidRPr="003310CD">
              <w:t>오다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4458A3A" w14:textId="77777777" w:rsidR="003310CD" w:rsidRPr="003310CD" w:rsidRDefault="003310CD" w:rsidP="003310CD">
            <w:r w:rsidRPr="003310CD">
              <w:rPr>
                <w:b/>
                <w:bCs/>
              </w:rPr>
              <w:t>오니까</w:t>
            </w:r>
          </w:p>
        </w:tc>
      </w:tr>
      <w:tr w:rsidR="003310CD" w:rsidRPr="003310CD" w14:paraId="53E62A9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A90089C" w14:textId="77777777" w:rsidR="003310CD" w:rsidRPr="003310CD" w:rsidRDefault="003310CD" w:rsidP="003310CD">
            <w:r w:rsidRPr="003310CD">
              <w:t>바쁘다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2A73698" w14:textId="77777777" w:rsidR="003310CD" w:rsidRPr="003310CD" w:rsidRDefault="003310CD" w:rsidP="003310CD">
            <w:r w:rsidRPr="003310CD">
              <w:rPr>
                <w:b/>
                <w:bCs/>
              </w:rPr>
              <w:t>바쁘니까</w:t>
            </w:r>
          </w:p>
        </w:tc>
      </w:tr>
      <w:tr w:rsidR="003310CD" w:rsidRPr="003310CD" w14:paraId="03EBA78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FFD376D" w14:textId="77777777" w:rsidR="003310CD" w:rsidRPr="003310CD" w:rsidRDefault="003310CD" w:rsidP="003310CD">
            <w:r w:rsidRPr="003310CD">
              <w:t>먹었다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044367F" w14:textId="77777777" w:rsidR="003310CD" w:rsidRPr="003310CD" w:rsidRDefault="003310CD" w:rsidP="003310CD">
            <w:r w:rsidRPr="003310CD">
              <w:rPr>
                <w:b/>
                <w:bCs/>
              </w:rPr>
              <w:t>먹었으니까</w:t>
            </w:r>
          </w:p>
        </w:tc>
      </w:tr>
      <w:tr w:rsidR="003310CD" w:rsidRPr="003310CD" w14:paraId="547BE07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2872749" w14:textId="77777777" w:rsidR="003310CD" w:rsidRPr="003310CD" w:rsidRDefault="003310CD" w:rsidP="003310CD">
            <w:r w:rsidRPr="003310CD">
              <w:t>좋다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5FAE04E" w14:textId="77777777" w:rsidR="003310CD" w:rsidRPr="003310CD" w:rsidRDefault="003310CD" w:rsidP="003310CD">
            <w:r w:rsidRPr="003310CD">
              <w:rPr>
                <w:b/>
                <w:bCs/>
              </w:rPr>
              <w:t>좋으니까</w:t>
            </w:r>
          </w:p>
        </w:tc>
      </w:tr>
    </w:tbl>
    <w:p w14:paraId="2F5DF9D6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Cách Dùng</w:t>
      </w:r>
    </w:p>
    <w:p w14:paraId="434655B7" w14:textId="77777777" w:rsidR="003310CD" w:rsidRPr="003310CD" w:rsidRDefault="003310CD" w:rsidP="003310CD">
      <w:r w:rsidRPr="003310CD">
        <w:rPr>
          <w:b/>
          <w:bCs/>
        </w:rPr>
        <w:t>① Lý do dẫn đến MỆnh LỆNH / ĐỀ NGHỊ / YÊU CẦU</w:t>
      </w:r>
    </w:p>
    <w:p w14:paraId="7C53388D" w14:textId="77777777" w:rsidR="003310CD" w:rsidRPr="003310CD" w:rsidRDefault="003310CD" w:rsidP="003310CD">
      <w:r w:rsidRPr="003310CD">
        <w:t>달러</w:t>
      </w:r>
      <w:r w:rsidRPr="003310CD">
        <w:t xml:space="preserve"> </w:t>
      </w:r>
      <w:r w:rsidRPr="003310CD">
        <w:t>밖에</w:t>
      </w:r>
      <w:r w:rsidRPr="003310CD">
        <w:t xml:space="preserve"> </w:t>
      </w:r>
      <w:r w:rsidRPr="003310CD">
        <w:t>없</w:t>
      </w:r>
      <w:r w:rsidRPr="003310CD">
        <w:rPr>
          <w:b/>
          <w:bCs/>
        </w:rPr>
        <w:t>으니까</w:t>
      </w:r>
      <w:r w:rsidRPr="003310CD">
        <w:t> </w:t>
      </w:r>
      <w:r w:rsidRPr="003310CD">
        <w:t>환전해야</w:t>
      </w:r>
      <w:r w:rsidRPr="003310CD">
        <w:t xml:space="preserve"> </w:t>
      </w:r>
      <w:r w:rsidRPr="003310CD">
        <w:t>돼요</w:t>
      </w:r>
      <w:r w:rsidRPr="003310CD">
        <w:t>. </w:t>
      </w:r>
      <w:r w:rsidRPr="003310CD">
        <w:rPr>
          <w:b/>
          <w:bCs/>
          <w:i/>
          <w:iCs/>
        </w:rPr>
        <w:t>Vì</w:t>
      </w:r>
      <w:r w:rsidRPr="003310CD">
        <w:rPr>
          <w:i/>
          <w:iCs/>
        </w:rPr>
        <w:t> chỉ có đô la nên phải đổi tiền.</w:t>
      </w:r>
    </w:p>
    <w:p w14:paraId="1FAD68B8" w14:textId="77777777" w:rsidR="003310CD" w:rsidRPr="003310CD" w:rsidRDefault="003310CD" w:rsidP="003310CD">
      <w:r w:rsidRPr="003310CD">
        <w:t>시간이</w:t>
      </w:r>
      <w:r w:rsidRPr="003310CD">
        <w:t xml:space="preserve"> </w:t>
      </w:r>
      <w:r w:rsidRPr="003310CD">
        <w:t>없</w:t>
      </w:r>
      <w:r w:rsidRPr="003310CD">
        <w:rPr>
          <w:b/>
          <w:bCs/>
        </w:rPr>
        <w:t>으니까</w:t>
      </w:r>
      <w:r w:rsidRPr="003310CD">
        <w:t> </w:t>
      </w:r>
      <w:r w:rsidRPr="003310CD">
        <w:t>빨리</w:t>
      </w:r>
      <w:r w:rsidRPr="003310CD">
        <w:t xml:space="preserve"> </w:t>
      </w:r>
      <w:r w:rsidRPr="003310CD">
        <w:t>가요</w:t>
      </w:r>
      <w:r w:rsidRPr="003310CD">
        <w:t>! </w:t>
      </w:r>
      <w:r w:rsidRPr="003310CD">
        <w:rPr>
          <w:b/>
          <w:bCs/>
          <w:i/>
          <w:iCs/>
        </w:rPr>
        <w:t>Vì</w:t>
      </w:r>
      <w:r w:rsidRPr="003310CD">
        <w:rPr>
          <w:i/>
          <w:iCs/>
        </w:rPr>
        <w:t> không có thời gian nên đi nhanh thôi!</w:t>
      </w:r>
    </w:p>
    <w:p w14:paraId="5A97191C" w14:textId="77777777" w:rsidR="003310CD" w:rsidRPr="003310CD" w:rsidRDefault="003310CD" w:rsidP="003310CD">
      <w:r w:rsidRPr="003310CD">
        <w:t>날씨가</w:t>
      </w:r>
      <w:r w:rsidRPr="003310CD">
        <w:t xml:space="preserve"> </w:t>
      </w:r>
      <w:r w:rsidRPr="003310CD">
        <w:t>좋</w:t>
      </w:r>
      <w:r w:rsidRPr="003310CD">
        <w:rPr>
          <w:b/>
          <w:bCs/>
        </w:rPr>
        <w:t>으니까</w:t>
      </w:r>
      <w:r w:rsidRPr="003310CD">
        <w:t> </w:t>
      </w:r>
      <w:r w:rsidRPr="003310CD">
        <w:t>산책해요</w:t>
      </w:r>
      <w:r w:rsidRPr="003310CD">
        <w:t>. </w:t>
      </w:r>
      <w:r w:rsidRPr="003310CD">
        <w:rPr>
          <w:b/>
          <w:bCs/>
          <w:i/>
          <w:iCs/>
        </w:rPr>
        <w:t>Vì</w:t>
      </w:r>
      <w:r w:rsidRPr="003310CD">
        <w:rPr>
          <w:i/>
          <w:iCs/>
        </w:rPr>
        <w:t> thời tiết đẹp nên đi dạo nhé.</w:t>
      </w:r>
    </w:p>
    <w:p w14:paraId="71AB1ED6" w14:textId="77777777" w:rsidR="003310CD" w:rsidRPr="003310CD" w:rsidRDefault="003310CD" w:rsidP="003310CD">
      <w:r w:rsidRPr="003310CD">
        <w:rPr>
          <w:b/>
          <w:bCs/>
        </w:rPr>
        <w:t>② Giải thích lý do cho đề xuất / gợi ý</w:t>
      </w:r>
    </w:p>
    <w:p w14:paraId="4CCAE583" w14:textId="77777777" w:rsidR="003310CD" w:rsidRPr="003310CD" w:rsidRDefault="003310CD" w:rsidP="003310CD">
      <w:r w:rsidRPr="003310CD">
        <w:t>여기가</w:t>
      </w:r>
      <w:r w:rsidRPr="003310CD">
        <w:t xml:space="preserve"> </w:t>
      </w:r>
      <w:r w:rsidRPr="003310CD">
        <w:t>맛있</w:t>
      </w:r>
      <w:r w:rsidRPr="003310CD">
        <w:rPr>
          <w:b/>
          <w:bCs/>
        </w:rPr>
        <w:t>으니까</w:t>
      </w:r>
      <w:r w:rsidRPr="003310CD">
        <w:t> </w:t>
      </w:r>
      <w:r w:rsidRPr="003310CD">
        <w:t>한번</w:t>
      </w:r>
      <w:r w:rsidRPr="003310CD">
        <w:t xml:space="preserve"> </w:t>
      </w:r>
      <w:r w:rsidRPr="003310CD">
        <w:t>먹어</w:t>
      </w:r>
      <w:r w:rsidRPr="003310CD">
        <w:t xml:space="preserve"> </w:t>
      </w:r>
      <w:r w:rsidRPr="003310CD">
        <w:t>보세요</w:t>
      </w:r>
      <w:r w:rsidRPr="003310CD">
        <w:t>. </w:t>
      </w:r>
      <w:r w:rsidRPr="003310CD">
        <w:rPr>
          <w:b/>
          <w:bCs/>
          <w:i/>
          <w:iCs/>
        </w:rPr>
        <w:t>Vì</w:t>
      </w:r>
      <w:r w:rsidRPr="003310CD">
        <w:rPr>
          <w:i/>
          <w:iCs/>
        </w:rPr>
        <w:t> ở đây ngon nên thử ăn xem.</w:t>
      </w:r>
    </w:p>
    <w:p w14:paraId="1ED3B07A" w14:textId="77777777" w:rsidR="003310CD" w:rsidRPr="003310CD" w:rsidRDefault="003310CD" w:rsidP="003310CD">
      <w:r w:rsidRPr="003310CD">
        <w:t>늦었</w:t>
      </w:r>
      <w:r w:rsidRPr="003310CD">
        <w:rPr>
          <w:b/>
          <w:bCs/>
        </w:rPr>
        <w:t>으니까</w:t>
      </w:r>
      <w:r w:rsidRPr="003310CD">
        <w:t> </w:t>
      </w:r>
      <w:r w:rsidRPr="003310CD">
        <w:t>택시</w:t>
      </w:r>
      <w:r w:rsidRPr="003310CD">
        <w:t xml:space="preserve"> </w:t>
      </w:r>
      <w:r w:rsidRPr="003310CD">
        <w:t>타세요</w:t>
      </w:r>
      <w:r w:rsidRPr="003310CD">
        <w:t>. </w:t>
      </w:r>
      <w:r w:rsidRPr="003310CD">
        <w:rPr>
          <w:b/>
          <w:bCs/>
          <w:i/>
          <w:iCs/>
        </w:rPr>
        <w:t>Vì</w:t>
      </w:r>
      <w:r w:rsidRPr="003310CD">
        <w:rPr>
          <w:i/>
          <w:iCs/>
        </w:rPr>
        <w:t> muộn rồi nên đi taxi đi.</w:t>
      </w:r>
    </w:p>
    <w:p w14:paraId="3A2602A6" w14:textId="77777777" w:rsidR="003310CD" w:rsidRPr="003310CD" w:rsidRDefault="003310CD" w:rsidP="003310CD">
      <w:r w:rsidRPr="003310CD">
        <w:rPr>
          <w:b/>
          <w:bCs/>
        </w:rPr>
        <w:t>③ Lý do mang tính chủ quan / cá nhân</w:t>
      </w:r>
    </w:p>
    <w:p w14:paraId="5F407B56" w14:textId="77777777" w:rsidR="003310CD" w:rsidRPr="003310CD" w:rsidRDefault="003310CD" w:rsidP="003310CD">
      <w:r w:rsidRPr="003310CD">
        <w:t>제가</w:t>
      </w:r>
      <w:r w:rsidRPr="003310CD">
        <w:t xml:space="preserve"> </w:t>
      </w:r>
      <w:r w:rsidRPr="003310CD">
        <w:t>좋</w:t>
      </w:r>
      <w:r w:rsidRPr="003310CD">
        <w:rPr>
          <w:b/>
          <w:bCs/>
        </w:rPr>
        <w:t>으니까</w:t>
      </w:r>
      <w:r w:rsidRPr="003310CD">
        <w:t> </w:t>
      </w:r>
      <w:r w:rsidRPr="003310CD">
        <w:t>괜찮아요</w:t>
      </w:r>
      <w:r w:rsidRPr="003310CD">
        <w:t>. </w:t>
      </w:r>
      <w:r w:rsidRPr="003310CD">
        <w:rPr>
          <w:i/>
          <w:iCs/>
        </w:rPr>
        <w:t>Tôi thích thì thôi, không sao.</w:t>
      </w:r>
    </w:p>
    <w:p w14:paraId="47C874B3" w14:textId="77777777" w:rsidR="003310CD" w:rsidRPr="003310CD" w:rsidRDefault="003310CD" w:rsidP="003310CD">
      <w:r w:rsidRPr="003310CD">
        <w:t>내가</w:t>
      </w:r>
      <w:r w:rsidRPr="003310CD">
        <w:t xml:space="preserve"> </w:t>
      </w:r>
      <w:r w:rsidRPr="003310CD">
        <w:t>하</w:t>
      </w:r>
      <w:r w:rsidRPr="003310CD">
        <w:rPr>
          <w:b/>
          <w:bCs/>
        </w:rPr>
        <w:t>니까</w:t>
      </w:r>
      <w:r w:rsidRPr="003310CD">
        <w:t> </w:t>
      </w:r>
      <w:r w:rsidRPr="003310CD">
        <w:t>걱정하지</w:t>
      </w:r>
      <w:r w:rsidRPr="003310CD">
        <w:t xml:space="preserve"> </w:t>
      </w:r>
      <w:r w:rsidRPr="003310CD">
        <w:t>마세요</w:t>
      </w:r>
      <w:r w:rsidRPr="003310CD">
        <w:t>. </w:t>
      </w:r>
      <w:r w:rsidRPr="003310CD">
        <w:rPr>
          <w:b/>
          <w:bCs/>
          <w:i/>
          <w:iCs/>
        </w:rPr>
        <w:t>Vì</w:t>
      </w:r>
      <w:r w:rsidRPr="003310CD">
        <w:rPr>
          <w:i/>
          <w:iCs/>
        </w:rPr>
        <w:t> tôi làm nên đừng lo.</w:t>
      </w:r>
    </w:p>
    <w:p w14:paraId="7031C46D" w14:textId="77777777" w:rsidR="003310CD" w:rsidRPr="003310CD" w:rsidRDefault="003310CD" w:rsidP="003310CD">
      <w:r w:rsidRPr="003310CD">
        <w:pict w14:anchorId="0B1D27E8">
          <v:rect id="_x0000_i2874" style="width:0;height:0" o:hralign="center" o:hrstd="t" o:hr="t" fillcolor="#a0a0a0" stroked="f"/>
        </w:pict>
      </w:r>
    </w:p>
    <w:p w14:paraId="40497BCA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🔷</w:t>
      </w:r>
      <w:r w:rsidRPr="003310CD">
        <w:rPr>
          <w:b/>
          <w:bCs/>
        </w:rPr>
        <w:t xml:space="preserve"> No.66 — </w:t>
      </w:r>
      <w:r w:rsidRPr="003310CD">
        <w:rPr>
          <w:b/>
          <w:bCs/>
        </w:rPr>
        <w:t>기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때문에</w:t>
      </w:r>
      <w:r w:rsidRPr="003310CD">
        <w:rPr>
          <w:b/>
          <w:bCs/>
        </w:rPr>
        <w:t xml:space="preserve"> (vì — lý do khách quan)</w:t>
      </w:r>
    </w:p>
    <w:p w14:paraId="5E1EC754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lastRenderedPageBreak/>
        <w:t>📌</w:t>
      </w:r>
      <w:r w:rsidRPr="003310CD">
        <w:rPr>
          <w:b/>
          <w:bCs/>
        </w:rPr>
        <w:t xml:space="preserve"> Công thức</w:t>
      </w:r>
    </w:p>
    <w:p w14:paraId="5DD1BE46" w14:textId="77777777" w:rsidR="003310CD" w:rsidRPr="003310CD" w:rsidRDefault="003310CD" w:rsidP="003310CD">
      <w:r w:rsidRPr="003310CD">
        <w:t xml:space="preserve">Động từ / Tính từ + </w:t>
      </w:r>
      <w:r w:rsidRPr="003310CD">
        <w:t>기</w:t>
      </w:r>
      <w:r w:rsidRPr="003310CD">
        <w:t xml:space="preserve"> </w:t>
      </w:r>
      <w:r w:rsidRPr="003310CD">
        <w:t>때문에</w:t>
      </w:r>
    </w:p>
    <w:p w14:paraId="527D7EB0" w14:textId="77777777" w:rsidR="003310CD" w:rsidRPr="003310CD" w:rsidRDefault="003310CD" w:rsidP="003310CD">
      <w:r w:rsidRPr="003310CD">
        <w:t xml:space="preserve">Danh từ           + </w:t>
      </w:r>
      <w:r w:rsidRPr="003310CD">
        <w:t>때문에</w:t>
      </w:r>
      <w:r w:rsidRPr="003310CD">
        <w:t xml:space="preserve">  (không cần </w:t>
      </w:r>
      <w:r w:rsidRPr="003310CD">
        <w:t>기</w:t>
      </w:r>
      <w:r w:rsidRPr="003310CD">
        <w:t>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7"/>
        <w:gridCol w:w="750"/>
        <w:gridCol w:w="1519"/>
      </w:tblGrid>
      <w:tr w:rsidR="003310CD" w:rsidRPr="003310CD" w14:paraId="388B6D9A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371F80F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Loại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6463449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Gốc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E50B062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Kết quả</w:t>
            </w:r>
          </w:p>
        </w:tc>
      </w:tr>
      <w:tr w:rsidR="003310CD" w:rsidRPr="003310CD" w14:paraId="4F69FEC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7F88A28" w14:textId="77777777" w:rsidR="003310CD" w:rsidRPr="003310CD" w:rsidRDefault="003310CD" w:rsidP="003310CD">
            <w:r w:rsidRPr="003310CD">
              <w:t>Động từ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4D8F8DE" w14:textId="77777777" w:rsidR="003310CD" w:rsidRPr="003310CD" w:rsidRDefault="003310CD" w:rsidP="003310CD">
            <w:r w:rsidRPr="003310CD">
              <w:t>걷다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2D062C5" w14:textId="77777777" w:rsidR="003310CD" w:rsidRPr="003310CD" w:rsidRDefault="003310CD" w:rsidP="003310CD">
            <w:r w:rsidRPr="003310CD">
              <w:rPr>
                <w:b/>
                <w:bCs/>
              </w:rPr>
              <w:t>걷기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때문에</w:t>
            </w:r>
          </w:p>
        </w:tc>
      </w:tr>
      <w:tr w:rsidR="003310CD" w:rsidRPr="003310CD" w14:paraId="176E572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060D325" w14:textId="77777777" w:rsidR="003310CD" w:rsidRPr="003310CD" w:rsidRDefault="003310CD" w:rsidP="003310CD">
            <w:r w:rsidRPr="003310CD">
              <w:t>Tính từ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D90EFA9" w14:textId="77777777" w:rsidR="003310CD" w:rsidRPr="003310CD" w:rsidRDefault="003310CD" w:rsidP="003310CD">
            <w:r w:rsidRPr="003310CD">
              <w:t>바쁘다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C46E93C" w14:textId="77777777" w:rsidR="003310CD" w:rsidRPr="003310CD" w:rsidRDefault="003310CD" w:rsidP="003310CD">
            <w:r w:rsidRPr="003310CD">
              <w:rPr>
                <w:b/>
                <w:bCs/>
              </w:rPr>
              <w:t>바쁘기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때문에</w:t>
            </w:r>
          </w:p>
        </w:tc>
      </w:tr>
      <w:tr w:rsidR="003310CD" w:rsidRPr="003310CD" w14:paraId="716BE02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F130B8C" w14:textId="77777777" w:rsidR="003310CD" w:rsidRPr="003310CD" w:rsidRDefault="003310CD" w:rsidP="003310CD">
            <w:r w:rsidRPr="003310CD">
              <w:t>Danh từ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8AEEE87" w14:textId="77777777" w:rsidR="003310CD" w:rsidRPr="003310CD" w:rsidRDefault="003310CD" w:rsidP="003310CD">
            <w:r w:rsidRPr="003310CD">
              <w:t>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A015D7B" w14:textId="77777777" w:rsidR="003310CD" w:rsidRPr="003310CD" w:rsidRDefault="003310CD" w:rsidP="003310CD">
            <w:r w:rsidRPr="003310CD">
              <w:rPr>
                <w:b/>
                <w:bCs/>
              </w:rPr>
              <w:t>일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때문에</w:t>
            </w:r>
          </w:p>
        </w:tc>
      </w:tr>
      <w:tr w:rsidR="003310CD" w:rsidRPr="003310CD" w14:paraId="169788F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282C894" w14:textId="77777777" w:rsidR="003310CD" w:rsidRPr="003310CD" w:rsidRDefault="003310CD" w:rsidP="003310CD">
            <w:r w:rsidRPr="003310CD">
              <w:t>Danh từ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E55A736" w14:textId="77777777" w:rsidR="003310CD" w:rsidRPr="003310CD" w:rsidRDefault="003310CD" w:rsidP="003310CD">
            <w:r w:rsidRPr="003310CD">
              <w:t>비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6FCAD77" w14:textId="77777777" w:rsidR="003310CD" w:rsidRPr="003310CD" w:rsidRDefault="003310CD" w:rsidP="003310CD">
            <w:r w:rsidRPr="003310CD">
              <w:rPr>
                <w:b/>
                <w:bCs/>
              </w:rPr>
              <w:t>비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때문에</w:t>
            </w:r>
          </w:p>
        </w:tc>
      </w:tr>
    </w:tbl>
    <w:p w14:paraId="4E6E6AA9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Cách Dùng</w:t>
      </w:r>
    </w:p>
    <w:p w14:paraId="7CFEA3B1" w14:textId="77777777" w:rsidR="003310CD" w:rsidRPr="003310CD" w:rsidRDefault="003310CD" w:rsidP="003310CD">
      <w:r w:rsidRPr="003310CD">
        <w:rPr>
          <w:b/>
          <w:bCs/>
        </w:rPr>
        <w:t>① Lý do khách quan dẫn đến KẾT QUẢ TRẦN THUẬT</w:t>
      </w:r>
    </w:p>
    <w:p w14:paraId="4FDAB662" w14:textId="77777777" w:rsidR="003310CD" w:rsidRPr="003310CD" w:rsidRDefault="003310CD" w:rsidP="003310CD">
      <w:r w:rsidRPr="003310CD">
        <w:t>너무</w:t>
      </w:r>
      <w:r w:rsidRPr="003310CD">
        <w:t xml:space="preserve"> </w:t>
      </w:r>
      <w:r w:rsidRPr="003310CD">
        <w:t>많이</w:t>
      </w:r>
      <w:r w:rsidRPr="003310CD">
        <w:t xml:space="preserve"> </w:t>
      </w:r>
      <w:r w:rsidRPr="003310CD">
        <w:t>걸었</w:t>
      </w:r>
      <w:r w:rsidRPr="003310CD">
        <w:rPr>
          <w:b/>
          <w:bCs/>
        </w:rPr>
        <w:t>기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때문에</w:t>
      </w:r>
      <w:r w:rsidRPr="003310CD">
        <w:t> </w:t>
      </w:r>
      <w:r w:rsidRPr="003310CD">
        <w:t>다리가</w:t>
      </w:r>
      <w:r w:rsidRPr="003310CD">
        <w:t xml:space="preserve"> </w:t>
      </w:r>
      <w:r w:rsidRPr="003310CD">
        <w:t>아파요</w:t>
      </w:r>
      <w:r w:rsidRPr="003310CD">
        <w:t>. </w:t>
      </w:r>
      <w:r w:rsidRPr="003310CD">
        <w:rPr>
          <w:b/>
          <w:bCs/>
          <w:i/>
          <w:iCs/>
        </w:rPr>
        <w:t>Vì</w:t>
      </w:r>
      <w:r w:rsidRPr="003310CD">
        <w:rPr>
          <w:i/>
          <w:iCs/>
        </w:rPr>
        <w:t> đi bộ quá nhiều nên chân đau.</w:t>
      </w:r>
    </w:p>
    <w:p w14:paraId="1493BBD3" w14:textId="77777777" w:rsidR="003310CD" w:rsidRPr="003310CD" w:rsidRDefault="003310CD" w:rsidP="003310CD">
      <w:r w:rsidRPr="003310CD">
        <w:t>열심히</w:t>
      </w:r>
      <w:r w:rsidRPr="003310CD">
        <w:t xml:space="preserve"> </w:t>
      </w:r>
      <w:r w:rsidRPr="003310CD">
        <w:t>공부했</w:t>
      </w:r>
      <w:r w:rsidRPr="003310CD">
        <w:rPr>
          <w:b/>
          <w:bCs/>
        </w:rPr>
        <w:t>기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때문에</w:t>
      </w:r>
      <w:r w:rsidRPr="003310CD">
        <w:t> </w:t>
      </w:r>
      <w:r w:rsidRPr="003310CD">
        <w:t>시험에</w:t>
      </w:r>
      <w:r w:rsidRPr="003310CD">
        <w:t xml:space="preserve"> </w:t>
      </w:r>
      <w:r w:rsidRPr="003310CD">
        <w:t>합격했어요</w:t>
      </w:r>
      <w:r w:rsidRPr="003310CD">
        <w:t>. </w:t>
      </w:r>
      <w:r w:rsidRPr="003310CD">
        <w:rPr>
          <w:b/>
          <w:bCs/>
          <w:i/>
          <w:iCs/>
        </w:rPr>
        <w:t>Vì</w:t>
      </w:r>
      <w:r w:rsidRPr="003310CD">
        <w:rPr>
          <w:i/>
          <w:iCs/>
        </w:rPr>
        <w:t> học chăm chỉ nên thi đỗ.</w:t>
      </w:r>
    </w:p>
    <w:p w14:paraId="0299488D" w14:textId="77777777" w:rsidR="003310CD" w:rsidRPr="003310CD" w:rsidRDefault="003310CD" w:rsidP="003310CD">
      <w:r w:rsidRPr="003310CD">
        <w:t>비가</w:t>
      </w:r>
      <w:r w:rsidRPr="003310CD">
        <w:t xml:space="preserve"> </w:t>
      </w:r>
      <w:r w:rsidRPr="003310CD">
        <w:t>오</w:t>
      </w:r>
      <w:r w:rsidRPr="003310CD">
        <w:rPr>
          <w:b/>
          <w:bCs/>
        </w:rPr>
        <w:t>기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때문에</w:t>
      </w:r>
      <w:r w:rsidRPr="003310CD">
        <w:t> </w:t>
      </w:r>
      <w:r w:rsidRPr="003310CD">
        <w:t>우산을</w:t>
      </w:r>
      <w:r w:rsidRPr="003310CD">
        <w:t xml:space="preserve"> </w:t>
      </w:r>
      <w:r w:rsidRPr="003310CD">
        <w:t>가져왔어요</w:t>
      </w:r>
      <w:r w:rsidRPr="003310CD">
        <w:t>. </w:t>
      </w:r>
      <w:r w:rsidRPr="003310CD">
        <w:rPr>
          <w:b/>
          <w:bCs/>
          <w:i/>
          <w:iCs/>
        </w:rPr>
        <w:t>Vì</w:t>
      </w:r>
      <w:r w:rsidRPr="003310CD">
        <w:rPr>
          <w:i/>
          <w:iCs/>
        </w:rPr>
        <w:t> trời mưa nên tôi mang ô.</w:t>
      </w:r>
    </w:p>
    <w:p w14:paraId="4D80F3DB" w14:textId="77777777" w:rsidR="003310CD" w:rsidRPr="003310CD" w:rsidRDefault="003310CD" w:rsidP="003310CD">
      <w:r w:rsidRPr="003310CD">
        <w:rPr>
          <w:b/>
          <w:bCs/>
        </w:rPr>
        <w:t xml:space="preserve">② Danh từ + </w:t>
      </w:r>
      <w:r w:rsidRPr="003310CD">
        <w:rPr>
          <w:b/>
          <w:bCs/>
        </w:rPr>
        <w:t>때문에</w:t>
      </w:r>
      <w:r w:rsidRPr="003310CD">
        <w:rPr>
          <w:b/>
          <w:bCs/>
        </w:rPr>
        <w:t xml:space="preserve"> — rất phổ biến</w:t>
      </w:r>
    </w:p>
    <w:p w14:paraId="6717FFF6" w14:textId="77777777" w:rsidR="003310CD" w:rsidRPr="003310CD" w:rsidRDefault="003310CD" w:rsidP="003310CD">
      <w:r w:rsidRPr="003310CD">
        <w:t>일</w:t>
      </w:r>
      <w:r w:rsidRPr="003310CD">
        <w:t> </w:t>
      </w:r>
      <w:r w:rsidRPr="003310CD">
        <w:rPr>
          <w:b/>
          <w:bCs/>
        </w:rPr>
        <w:t>때문에</w:t>
      </w:r>
      <w:r w:rsidRPr="003310CD">
        <w:t> </w:t>
      </w:r>
      <w:r w:rsidRPr="003310CD">
        <w:t>못</w:t>
      </w:r>
      <w:r w:rsidRPr="003310CD">
        <w:t xml:space="preserve"> </w:t>
      </w:r>
      <w:r w:rsidRPr="003310CD">
        <w:t>갔어요</w:t>
      </w:r>
      <w:r w:rsidRPr="003310CD">
        <w:t>. </w:t>
      </w:r>
      <w:r w:rsidRPr="003310CD">
        <w:rPr>
          <w:b/>
          <w:bCs/>
          <w:i/>
          <w:iCs/>
        </w:rPr>
        <w:t>Vì</w:t>
      </w:r>
      <w:r w:rsidRPr="003310CD">
        <w:rPr>
          <w:i/>
          <w:iCs/>
        </w:rPr>
        <w:t> công việc nên không đi được.</w:t>
      </w:r>
    </w:p>
    <w:p w14:paraId="1EC36453" w14:textId="77777777" w:rsidR="003310CD" w:rsidRPr="003310CD" w:rsidRDefault="003310CD" w:rsidP="003310CD">
      <w:r w:rsidRPr="003310CD">
        <w:t>교통</w:t>
      </w:r>
      <w:r w:rsidRPr="003310CD">
        <w:t> </w:t>
      </w:r>
      <w:r w:rsidRPr="003310CD">
        <w:rPr>
          <w:b/>
          <w:bCs/>
        </w:rPr>
        <w:t>때문에</w:t>
      </w:r>
      <w:r w:rsidRPr="003310CD">
        <w:t> </w:t>
      </w:r>
      <w:r w:rsidRPr="003310CD">
        <w:t>늦었어요</w:t>
      </w:r>
      <w:r w:rsidRPr="003310CD">
        <w:t>. </w:t>
      </w:r>
      <w:r w:rsidRPr="003310CD">
        <w:rPr>
          <w:b/>
          <w:bCs/>
          <w:i/>
          <w:iCs/>
        </w:rPr>
        <w:t>Vì</w:t>
      </w:r>
      <w:r w:rsidRPr="003310CD">
        <w:rPr>
          <w:i/>
          <w:iCs/>
        </w:rPr>
        <w:t> kẹt xe nên đến muộn.</w:t>
      </w:r>
    </w:p>
    <w:p w14:paraId="48EC8377" w14:textId="77777777" w:rsidR="003310CD" w:rsidRPr="003310CD" w:rsidRDefault="003310CD" w:rsidP="003310CD">
      <w:r w:rsidRPr="003310CD">
        <w:t>당신</w:t>
      </w:r>
      <w:r w:rsidRPr="003310CD">
        <w:t> </w:t>
      </w:r>
      <w:r w:rsidRPr="003310CD">
        <w:rPr>
          <w:b/>
          <w:bCs/>
        </w:rPr>
        <w:t>때문에</w:t>
      </w:r>
      <w:r w:rsidRPr="003310CD">
        <w:t> </w:t>
      </w:r>
      <w:r w:rsidRPr="003310CD">
        <w:t>행복해요</w:t>
      </w:r>
      <w:r w:rsidRPr="003310CD">
        <w:t>. </w:t>
      </w:r>
      <w:r w:rsidRPr="003310CD">
        <w:rPr>
          <w:b/>
          <w:bCs/>
          <w:i/>
          <w:iCs/>
        </w:rPr>
        <w:t>Vì</w:t>
      </w:r>
      <w:r w:rsidRPr="003310CD">
        <w:rPr>
          <w:i/>
          <w:iCs/>
        </w:rPr>
        <w:t> bạn nên tôi hạnh phúc.</w:t>
      </w:r>
    </w:p>
    <w:p w14:paraId="347C58BA" w14:textId="77777777" w:rsidR="003310CD" w:rsidRPr="003310CD" w:rsidRDefault="003310CD" w:rsidP="003310CD">
      <w:r w:rsidRPr="003310CD">
        <w:pict w14:anchorId="78909830">
          <v:rect id="_x0000_i2875" style="width:0;height:0" o:hralign="center" o:hrstd="t" o:hr="t" fillcolor="#a0a0a0" stroked="f"/>
        </w:pict>
      </w:r>
    </w:p>
    <w:p w14:paraId="2164B203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🔶</w:t>
      </w:r>
      <w:r w:rsidRPr="003310CD">
        <w:rPr>
          <w:b/>
          <w:bCs/>
        </w:rPr>
        <w:t xml:space="preserve">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니까</w:t>
      </w:r>
      <w:r w:rsidRPr="003310CD">
        <w:rPr>
          <w:b/>
          <w:bCs/>
        </w:rPr>
        <w:t xml:space="preserve"> vs </w:t>
      </w:r>
      <w:r w:rsidRPr="003310CD">
        <w:rPr>
          <w:b/>
          <w:bCs/>
        </w:rPr>
        <w:t>기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때문에</w:t>
      </w:r>
      <w:r w:rsidRPr="003310CD">
        <w:rPr>
          <w:b/>
          <w:bCs/>
        </w:rPr>
        <w:t xml:space="preserve"> — So Sánh Sâu</w:t>
      </w:r>
    </w:p>
    <w:p w14:paraId="2F0DD9C8" w14:textId="77777777" w:rsidR="003310CD" w:rsidRPr="003310CD" w:rsidRDefault="003310CD" w:rsidP="003310CD">
      <w:r w:rsidRPr="003310CD">
        <w:t>Đây là điểm </w:t>
      </w:r>
      <w:r w:rsidRPr="003310CD">
        <w:rPr>
          <w:b/>
          <w:bCs/>
        </w:rPr>
        <w:t>khó và hay ra thi nhất</w:t>
      </w:r>
      <w:r w:rsidRPr="003310CD">
        <w:t> của bài này: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1"/>
        <w:gridCol w:w="3180"/>
        <w:gridCol w:w="2121"/>
      </w:tblGrid>
      <w:tr w:rsidR="003310CD" w:rsidRPr="003310CD" w14:paraId="3B6D6677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168AC71" w14:textId="77777777" w:rsidR="003310CD" w:rsidRPr="003310CD" w:rsidRDefault="003310CD" w:rsidP="003310CD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7AC3C45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(</w:t>
            </w:r>
            <w:r w:rsidRPr="003310CD">
              <w:rPr>
                <w:b/>
                <w:bCs/>
              </w:rPr>
              <w:t>으</w:t>
            </w:r>
            <w:r w:rsidRPr="003310CD">
              <w:rPr>
                <w:b/>
                <w:bCs/>
              </w:rPr>
              <w:t>)</w:t>
            </w:r>
            <w:r w:rsidRPr="003310CD">
              <w:rPr>
                <w:b/>
                <w:bCs/>
              </w:rPr>
              <w:t>니까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5911F5F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기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때문에</w:t>
            </w:r>
          </w:p>
        </w:tc>
      </w:tr>
      <w:tr w:rsidR="003310CD" w:rsidRPr="003310CD" w14:paraId="73C0B0B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F00ACBC" w14:textId="77777777" w:rsidR="003310CD" w:rsidRPr="003310CD" w:rsidRDefault="003310CD" w:rsidP="003310CD">
            <w:r w:rsidRPr="003310CD">
              <w:t>Câu sau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7EF8968" w14:textId="77777777" w:rsidR="003310CD" w:rsidRPr="003310CD" w:rsidRDefault="003310CD" w:rsidP="003310CD">
            <w:r w:rsidRPr="003310CD">
              <w:rPr>
                <w:b/>
                <w:bCs/>
              </w:rPr>
              <w:t>Mệnh lệnh / đề nghị / yêu cầu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B771DD8" w14:textId="77777777" w:rsidR="003310CD" w:rsidRPr="003310CD" w:rsidRDefault="003310CD" w:rsidP="003310CD">
            <w:r w:rsidRPr="003310CD">
              <w:rPr>
                <w:b/>
                <w:bCs/>
              </w:rPr>
              <w:t>Trần thuật / kết quả</w:t>
            </w:r>
          </w:p>
        </w:tc>
      </w:tr>
      <w:tr w:rsidR="003310CD" w:rsidRPr="003310CD" w14:paraId="1D45668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24981F4" w14:textId="77777777" w:rsidR="003310CD" w:rsidRPr="003310CD" w:rsidRDefault="003310CD" w:rsidP="003310CD">
            <w:r w:rsidRPr="003310CD">
              <w:t>Tính chất lý 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90B3D24" w14:textId="77777777" w:rsidR="003310CD" w:rsidRPr="003310CD" w:rsidRDefault="003310CD" w:rsidP="003310CD">
            <w:r w:rsidRPr="003310CD">
              <w:t>Chủ quan / cảm tính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F355D33" w14:textId="77777777" w:rsidR="003310CD" w:rsidRPr="003310CD" w:rsidRDefault="003310CD" w:rsidP="003310CD">
            <w:r w:rsidRPr="003310CD">
              <w:t>Khách quan / logic</w:t>
            </w:r>
          </w:p>
        </w:tc>
      </w:tr>
      <w:tr w:rsidR="003310CD" w:rsidRPr="003310CD" w14:paraId="15B85DF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A7B7D06" w14:textId="77777777" w:rsidR="003310CD" w:rsidRPr="003310CD" w:rsidRDefault="003310CD" w:rsidP="003310CD">
            <w:r w:rsidRPr="003310CD">
              <w:t>Văn phong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E780E32" w14:textId="77777777" w:rsidR="003310CD" w:rsidRPr="003310CD" w:rsidRDefault="003310CD" w:rsidP="003310CD">
            <w:r w:rsidRPr="003310CD">
              <w:t>Nói nhiều hơn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EC564CA" w14:textId="77777777" w:rsidR="003310CD" w:rsidRPr="003310CD" w:rsidRDefault="003310CD" w:rsidP="003310CD">
            <w:r w:rsidRPr="003310CD">
              <w:t>Viết nhiều hơn</w:t>
            </w:r>
          </w:p>
        </w:tc>
      </w:tr>
      <w:tr w:rsidR="003310CD" w:rsidRPr="003310CD" w14:paraId="1377627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CF8C81B" w14:textId="77777777" w:rsidR="003310CD" w:rsidRPr="003310CD" w:rsidRDefault="003310CD" w:rsidP="003310CD">
            <w:r w:rsidRPr="003310CD">
              <w:t>Dùng được với mệnh lệnh?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F21A0AE" w14:textId="77777777" w:rsidR="003310CD" w:rsidRPr="003310CD" w:rsidRDefault="003310CD" w:rsidP="003310CD">
            <w:r w:rsidRPr="003310CD">
              <w:rPr>
                <w:rFonts w:ascii="Segoe UI Emoji" w:hAnsi="Segoe UI Emoji" w:cs="Segoe UI Emoji"/>
              </w:rPr>
              <w:t>✅</w:t>
            </w:r>
            <w:r w:rsidRPr="003310CD">
              <w:t xml:space="preserve"> Được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81E0A20" w14:textId="77777777" w:rsidR="003310CD" w:rsidRPr="003310CD" w:rsidRDefault="003310CD" w:rsidP="003310CD">
            <w:r w:rsidRPr="003310CD">
              <w:rPr>
                <w:rFonts w:ascii="Segoe UI Emoji" w:hAnsi="Segoe UI Emoji" w:cs="Segoe UI Emoji"/>
              </w:rPr>
              <w:t>❌</w:t>
            </w:r>
            <w:r w:rsidRPr="003310CD">
              <w:t xml:space="preserve"> Không tự nhiên</w:t>
            </w:r>
          </w:p>
        </w:tc>
      </w:tr>
    </w:tbl>
    <w:p w14:paraId="66084358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🧪</w:t>
      </w:r>
      <w:r w:rsidRPr="003310CD">
        <w:rPr>
          <w:b/>
          <w:bCs/>
        </w:rPr>
        <w:t xml:space="preserve"> Cùng một lý do — câu sau khác nhau:</w:t>
      </w:r>
    </w:p>
    <w:p w14:paraId="660C6CF2" w14:textId="77777777" w:rsidR="003310CD" w:rsidRPr="003310CD" w:rsidRDefault="003310CD" w:rsidP="003310CD">
      <w:r w:rsidRPr="003310CD">
        <w:rPr>
          <w:b/>
          <w:bCs/>
        </w:rPr>
        <w:t>Tình huống: Trời mưa</w:t>
      </w:r>
    </w:p>
    <w:p w14:paraId="05BC61ED" w14:textId="77777777" w:rsidR="003310CD" w:rsidRPr="003310CD" w:rsidRDefault="003310CD" w:rsidP="003310CD">
      <w:r w:rsidRPr="003310CD">
        <w:t>비가</w:t>
      </w:r>
      <w:r w:rsidRPr="003310CD">
        <w:t xml:space="preserve"> </w:t>
      </w:r>
      <w:r w:rsidRPr="003310CD">
        <w:t>오</w:t>
      </w:r>
      <w:r w:rsidRPr="003310CD">
        <w:rPr>
          <w:b/>
          <w:bCs/>
        </w:rPr>
        <w:t>니까</w:t>
      </w:r>
      <w:r w:rsidRPr="003310CD">
        <w:t> </w:t>
      </w:r>
      <w:r w:rsidRPr="003310CD">
        <w:t>우산을</w:t>
      </w:r>
      <w:r w:rsidRPr="003310CD">
        <w:t xml:space="preserve"> </w:t>
      </w:r>
      <w:r w:rsidRPr="003310CD">
        <w:t>가져가세요</w:t>
      </w:r>
      <w:r w:rsidRPr="003310CD">
        <w:t xml:space="preserve">. </w:t>
      </w:r>
      <w:r w:rsidRPr="003310CD">
        <w:rPr>
          <w:rFonts w:ascii="Segoe UI Emoji" w:hAnsi="Segoe UI Emoji" w:cs="Segoe UI Emoji"/>
        </w:rPr>
        <w:t>✅</w:t>
      </w:r>
      <w:r w:rsidRPr="003310CD">
        <w:rPr>
          <w:rFonts w:ascii="Aptos" w:hAnsi="Aptos" w:cs="Aptos"/>
        </w:rPr>
        <w:t> </w:t>
      </w:r>
      <w:r w:rsidRPr="003310CD">
        <w:rPr>
          <w:i/>
          <w:iCs/>
        </w:rPr>
        <w:t>Vì trời mưa </w:t>
      </w:r>
      <w:r w:rsidRPr="003310CD">
        <w:rPr>
          <w:b/>
          <w:bCs/>
          <w:i/>
          <w:iCs/>
        </w:rPr>
        <w:t>nên mang ô đi</w:t>
      </w:r>
      <w:r w:rsidRPr="003310CD">
        <w:rPr>
          <w:i/>
          <w:iCs/>
        </w:rPr>
        <w:t> (đề nghị)</w:t>
      </w:r>
    </w:p>
    <w:p w14:paraId="270564B1" w14:textId="77777777" w:rsidR="003310CD" w:rsidRPr="003310CD" w:rsidRDefault="003310CD" w:rsidP="003310CD">
      <w:r w:rsidRPr="003310CD">
        <w:t>비가</w:t>
      </w:r>
      <w:r w:rsidRPr="003310CD">
        <w:t xml:space="preserve"> </w:t>
      </w:r>
      <w:r w:rsidRPr="003310CD">
        <w:t>오</w:t>
      </w:r>
      <w:r w:rsidRPr="003310CD">
        <w:rPr>
          <w:b/>
          <w:bCs/>
        </w:rPr>
        <w:t>기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때문에</w:t>
      </w:r>
      <w:r w:rsidRPr="003310CD">
        <w:t> </w:t>
      </w:r>
      <w:r w:rsidRPr="003310CD">
        <w:t>우산을</w:t>
      </w:r>
      <w:r w:rsidRPr="003310CD">
        <w:t xml:space="preserve"> </w:t>
      </w:r>
      <w:r w:rsidRPr="003310CD">
        <w:t>가져왔어요</w:t>
      </w:r>
      <w:r w:rsidRPr="003310CD">
        <w:t xml:space="preserve">. </w:t>
      </w:r>
      <w:r w:rsidRPr="003310CD">
        <w:rPr>
          <w:rFonts w:ascii="Segoe UI Emoji" w:hAnsi="Segoe UI Emoji" w:cs="Segoe UI Emoji"/>
        </w:rPr>
        <w:t>✅</w:t>
      </w:r>
      <w:r w:rsidRPr="003310CD">
        <w:rPr>
          <w:rFonts w:ascii="Aptos" w:hAnsi="Aptos" w:cs="Aptos"/>
        </w:rPr>
        <w:t> </w:t>
      </w:r>
      <w:r w:rsidRPr="003310CD">
        <w:rPr>
          <w:i/>
          <w:iCs/>
        </w:rPr>
        <w:t>Vì trời mưa </w:t>
      </w:r>
      <w:r w:rsidRPr="003310CD">
        <w:rPr>
          <w:b/>
          <w:bCs/>
          <w:i/>
          <w:iCs/>
        </w:rPr>
        <w:t>nên tôi mang ô</w:t>
      </w:r>
      <w:r w:rsidRPr="003310CD">
        <w:rPr>
          <w:i/>
          <w:iCs/>
        </w:rPr>
        <w:t> (trần thuật)</w:t>
      </w:r>
    </w:p>
    <w:p w14:paraId="14F4987F" w14:textId="77777777" w:rsidR="003310CD" w:rsidRPr="003310CD" w:rsidRDefault="003310CD" w:rsidP="003310CD">
      <w:del w:id="10" w:author="Unknown">
        <w:r w:rsidRPr="003310CD">
          <w:delText>비가</w:delText>
        </w:r>
        <w:r w:rsidRPr="003310CD">
          <w:delText xml:space="preserve"> </w:delText>
        </w:r>
        <w:r w:rsidRPr="003310CD">
          <w:delText>오기</w:delText>
        </w:r>
        <w:r w:rsidRPr="003310CD">
          <w:delText xml:space="preserve"> </w:delText>
        </w:r>
        <w:r w:rsidRPr="003310CD">
          <w:delText>때문에</w:delText>
        </w:r>
        <w:r w:rsidRPr="003310CD">
          <w:delText xml:space="preserve"> </w:delText>
        </w:r>
        <w:r w:rsidRPr="003310CD">
          <w:delText>우산을</w:delText>
        </w:r>
        <w:r w:rsidRPr="003310CD">
          <w:delText xml:space="preserve"> </w:delText>
        </w:r>
        <w:r w:rsidRPr="003310CD">
          <w:delText>가져가세요</w:delText>
        </w:r>
        <w:r w:rsidRPr="003310CD">
          <w:delText>.</w:delText>
        </w:r>
      </w:del>
      <w:r w:rsidRPr="003310CD">
        <w:t> </w:t>
      </w:r>
      <w:r w:rsidRPr="003310CD">
        <w:rPr>
          <w:rFonts w:ascii="Segoe UI Emoji" w:hAnsi="Segoe UI Emoji" w:cs="Segoe UI Emoji"/>
        </w:rPr>
        <w:t>⚠️</w:t>
      </w:r>
      <w:r w:rsidRPr="003310CD">
        <w:t> </w:t>
      </w:r>
      <w:r w:rsidRPr="003310CD">
        <w:rPr>
          <w:i/>
          <w:iCs/>
        </w:rPr>
        <w:t xml:space="preserve">Nghe không tự nhiên — </w:t>
      </w:r>
      <w:r w:rsidRPr="003310CD">
        <w:rPr>
          <w:i/>
          <w:iCs/>
        </w:rPr>
        <w:t>기</w:t>
      </w:r>
      <w:r w:rsidRPr="003310CD">
        <w:rPr>
          <w:i/>
          <w:iCs/>
        </w:rPr>
        <w:t xml:space="preserve"> </w:t>
      </w:r>
      <w:r w:rsidRPr="003310CD">
        <w:rPr>
          <w:i/>
          <w:iCs/>
        </w:rPr>
        <w:t>때문에</w:t>
      </w:r>
      <w:r w:rsidRPr="003310CD">
        <w:rPr>
          <w:i/>
          <w:iCs/>
        </w:rPr>
        <w:t xml:space="preserve"> không hợp với câu mệnh lệnh</w:t>
      </w:r>
    </w:p>
    <w:p w14:paraId="068AEA7A" w14:textId="77777777" w:rsidR="003310CD" w:rsidRPr="003310CD" w:rsidRDefault="003310CD" w:rsidP="003310CD">
      <w:r w:rsidRPr="003310CD">
        <w:pict w14:anchorId="5E2B7062">
          <v:rect id="_x0000_i2876" style="width:0;height:0" o:hralign="center" o:hrstd="t" o:hr="t" fillcolor="#a0a0a0" stroked="f"/>
        </w:pict>
      </w:r>
    </w:p>
    <w:p w14:paraId="1A51EF7D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Bảng Kiểm Nhanh Khi Làm Đề</w:t>
      </w:r>
    </w:p>
    <w:p w14:paraId="545D457B" w14:textId="77777777" w:rsidR="003310CD" w:rsidRPr="003310CD" w:rsidRDefault="003310CD" w:rsidP="003310CD">
      <w:r w:rsidRPr="003310CD">
        <w:t xml:space="preserve">Câu sau là </w:t>
      </w:r>
      <w:r w:rsidRPr="003310CD">
        <w:t>세요</w:t>
      </w:r>
      <w:r w:rsidRPr="003310CD">
        <w:t xml:space="preserve"> / </w:t>
      </w:r>
      <w:r w:rsidRPr="003310CD">
        <w:t>으세요</w:t>
      </w:r>
      <w:r w:rsidRPr="003310CD">
        <w:t xml:space="preserve"> / </w:t>
      </w:r>
      <w:r w:rsidRPr="003310CD">
        <w:t>아</w:t>
      </w:r>
      <w:r w:rsidRPr="003310CD">
        <w:t>/</w:t>
      </w:r>
      <w:r w:rsidRPr="003310CD">
        <w:t>어요</w:t>
      </w:r>
      <w:r w:rsidRPr="003310CD">
        <w:t xml:space="preserve"> (đề nghị)?</w:t>
      </w:r>
    </w:p>
    <w:p w14:paraId="193F6CEF" w14:textId="77777777" w:rsidR="003310CD" w:rsidRPr="003310CD" w:rsidRDefault="003310CD" w:rsidP="003310CD">
      <w:r w:rsidRPr="003310CD">
        <w:t xml:space="preserve">    → Dùng (</w:t>
      </w:r>
      <w:r w:rsidRPr="003310CD">
        <w:t>으</w:t>
      </w:r>
      <w:r w:rsidRPr="003310CD">
        <w:t>)</w:t>
      </w:r>
      <w:r w:rsidRPr="003310CD">
        <w:t>니까</w:t>
      </w:r>
      <w:r w:rsidRPr="003310CD">
        <w:t xml:space="preserve"> </w:t>
      </w:r>
      <w:r w:rsidRPr="003310CD">
        <w:rPr>
          <w:rFonts w:ascii="Segoe UI Emoji" w:hAnsi="Segoe UI Emoji" w:cs="Segoe UI Emoji"/>
        </w:rPr>
        <w:t>✅</w:t>
      </w:r>
    </w:p>
    <w:p w14:paraId="3142B9DB" w14:textId="77777777" w:rsidR="003310CD" w:rsidRPr="003310CD" w:rsidRDefault="003310CD" w:rsidP="003310CD"/>
    <w:p w14:paraId="67E0E6C4" w14:textId="77777777" w:rsidR="003310CD" w:rsidRPr="003310CD" w:rsidRDefault="003310CD" w:rsidP="003310CD">
      <w:r w:rsidRPr="003310CD">
        <w:t>Câu sau là trần thuật thông thường?</w:t>
      </w:r>
    </w:p>
    <w:p w14:paraId="3A01CFBC" w14:textId="77777777" w:rsidR="003310CD" w:rsidRPr="003310CD" w:rsidRDefault="003310CD" w:rsidP="003310CD">
      <w:r w:rsidRPr="003310CD">
        <w:t xml:space="preserve">    → Cả hai đều được, nhưng </w:t>
      </w:r>
      <w:r w:rsidRPr="003310CD">
        <w:t>기</w:t>
      </w:r>
      <w:r w:rsidRPr="003310CD">
        <w:t xml:space="preserve"> </w:t>
      </w:r>
      <w:r w:rsidRPr="003310CD">
        <w:t>때문에</w:t>
      </w:r>
      <w:r w:rsidRPr="003310CD">
        <w:t xml:space="preserve"> trang trọng hơn </w:t>
      </w:r>
      <w:r w:rsidRPr="003310CD">
        <w:rPr>
          <w:rFonts w:ascii="Segoe UI Emoji" w:hAnsi="Segoe UI Emoji" w:cs="Segoe UI Emoji"/>
        </w:rPr>
        <w:t>✅</w:t>
      </w:r>
    </w:p>
    <w:p w14:paraId="728B33AA" w14:textId="77777777" w:rsidR="003310CD" w:rsidRPr="003310CD" w:rsidRDefault="003310CD" w:rsidP="003310CD"/>
    <w:p w14:paraId="6149EED3" w14:textId="77777777" w:rsidR="003310CD" w:rsidRPr="003310CD" w:rsidRDefault="003310CD" w:rsidP="003310CD">
      <w:r w:rsidRPr="003310CD">
        <w:t>Đi với danh từ?</w:t>
      </w:r>
    </w:p>
    <w:p w14:paraId="6C5C0E69" w14:textId="77777777" w:rsidR="003310CD" w:rsidRPr="003310CD" w:rsidRDefault="003310CD" w:rsidP="003310CD">
      <w:r w:rsidRPr="003310CD">
        <w:t xml:space="preserve">    → Danh từ + </w:t>
      </w:r>
      <w:r w:rsidRPr="003310CD">
        <w:t>때문에</w:t>
      </w:r>
      <w:r w:rsidRPr="003310CD">
        <w:t xml:space="preserve"> (không cần </w:t>
      </w:r>
      <w:r w:rsidRPr="003310CD">
        <w:t>기</w:t>
      </w:r>
      <w:r w:rsidRPr="003310CD">
        <w:t xml:space="preserve">) </w:t>
      </w:r>
      <w:r w:rsidRPr="003310CD">
        <w:rPr>
          <w:rFonts w:ascii="Segoe UI Emoji" w:hAnsi="Segoe UI Emoji" w:cs="Segoe UI Emoji"/>
        </w:rPr>
        <w:t>✅</w:t>
      </w:r>
    </w:p>
    <w:p w14:paraId="22A1B25B" w14:textId="77777777" w:rsidR="003310CD" w:rsidRPr="003310CD" w:rsidRDefault="003310CD" w:rsidP="003310CD">
      <w:r w:rsidRPr="003310CD">
        <w:pict w14:anchorId="43833EB0">
          <v:rect id="_x0000_i2877" style="width:0;height:0" o:hralign="center" o:hrstd="t" o:hr="t" fillcolor="#a0a0a0" stroked="f"/>
        </w:pict>
      </w:r>
    </w:p>
    <w:p w14:paraId="3044093A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🔶</w:t>
      </w:r>
      <w:r w:rsidRPr="003310CD">
        <w:rPr>
          <w:b/>
          <w:bCs/>
        </w:rPr>
        <w:t xml:space="preserve"> Tổng Hợp 3 Cấu Trúc — Bảng So Sánh Cuối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1792"/>
        <w:gridCol w:w="1928"/>
        <w:gridCol w:w="1722"/>
      </w:tblGrid>
      <w:tr w:rsidR="003310CD" w:rsidRPr="003310CD" w14:paraId="712960FB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D22CA71" w14:textId="77777777" w:rsidR="003310CD" w:rsidRPr="003310CD" w:rsidRDefault="003310CD" w:rsidP="003310CD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ABD18C1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(</w:t>
            </w:r>
            <w:r w:rsidRPr="003310CD">
              <w:rPr>
                <w:b/>
                <w:bCs/>
              </w:rPr>
              <w:t>으</w:t>
            </w:r>
            <w:r w:rsidRPr="003310CD">
              <w:rPr>
                <w:b/>
                <w:bCs/>
              </w:rPr>
              <w:t>)</w:t>
            </w:r>
            <w:r w:rsidRPr="003310CD">
              <w:rPr>
                <w:b/>
                <w:bCs/>
              </w:rPr>
              <w:t>ㄴ데</w:t>
            </w:r>
            <w:r w:rsidRPr="003310CD">
              <w:rPr>
                <w:b/>
                <w:bCs/>
              </w:rPr>
              <w:t>(</w:t>
            </w:r>
            <w:r w:rsidRPr="003310CD">
              <w:rPr>
                <w:b/>
                <w:bCs/>
              </w:rPr>
              <w:t>요</w:t>
            </w:r>
            <w:r w:rsidRPr="003310CD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36B9DCC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(</w:t>
            </w:r>
            <w:r w:rsidRPr="003310CD">
              <w:rPr>
                <w:b/>
                <w:bCs/>
              </w:rPr>
              <w:t>으</w:t>
            </w:r>
            <w:r w:rsidRPr="003310CD">
              <w:rPr>
                <w:b/>
                <w:bCs/>
              </w:rPr>
              <w:t>)</w:t>
            </w:r>
            <w:r w:rsidRPr="003310CD">
              <w:rPr>
                <w:b/>
                <w:bCs/>
              </w:rPr>
              <w:t>니까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291745A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기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때문에</w:t>
            </w:r>
          </w:p>
        </w:tc>
      </w:tr>
      <w:tr w:rsidR="003310CD" w:rsidRPr="003310CD" w14:paraId="3BF2330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B7A778A" w14:textId="77777777" w:rsidR="003310CD" w:rsidRPr="003310CD" w:rsidRDefault="003310CD" w:rsidP="003310CD">
            <w:r w:rsidRPr="003310CD">
              <w:t>Chức năng chính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448DACE" w14:textId="77777777" w:rsidR="003310CD" w:rsidRPr="003310CD" w:rsidRDefault="003310CD" w:rsidP="003310CD">
            <w:r w:rsidRPr="003310CD">
              <w:t>Đối lập / dẫn dắt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9FEB300" w14:textId="77777777" w:rsidR="003310CD" w:rsidRPr="003310CD" w:rsidRDefault="003310CD" w:rsidP="003310CD">
            <w:r w:rsidRPr="003310CD">
              <w:t>Lý do → đề nghị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B26009C" w14:textId="77777777" w:rsidR="003310CD" w:rsidRPr="003310CD" w:rsidRDefault="003310CD" w:rsidP="003310CD">
            <w:r w:rsidRPr="003310CD">
              <w:t>Lý do → kết quả</w:t>
            </w:r>
          </w:p>
        </w:tc>
      </w:tr>
      <w:tr w:rsidR="003310CD" w:rsidRPr="003310CD" w14:paraId="7FAC31A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59C1231" w14:textId="77777777" w:rsidR="003310CD" w:rsidRPr="003310CD" w:rsidRDefault="003310CD" w:rsidP="003310CD">
            <w:r w:rsidRPr="003310CD">
              <w:t>Câu sau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F72D7A9" w14:textId="77777777" w:rsidR="003310CD" w:rsidRPr="003310CD" w:rsidRDefault="003310CD" w:rsidP="003310CD">
            <w:r w:rsidRPr="003310CD">
              <w:t>Bất kỳ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3C863E2" w14:textId="77777777" w:rsidR="003310CD" w:rsidRPr="003310CD" w:rsidRDefault="003310CD" w:rsidP="003310CD">
            <w:r w:rsidRPr="003310CD">
              <w:t>Mệnh lệnh/đề nghị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9ACA7BF" w14:textId="77777777" w:rsidR="003310CD" w:rsidRPr="003310CD" w:rsidRDefault="003310CD" w:rsidP="003310CD">
            <w:r w:rsidRPr="003310CD">
              <w:t>Trần thuật</w:t>
            </w:r>
          </w:p>
        </w:tc>
      </w:tr>
      <w:tr w:rsidR="003310CD" w:rsidRPr="003310CD" w14:paraId="768D2F2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BF91F99" w14:textId="77777777" w:rsidR="003310CD" w:rsidRPr="003310CD" w:rsidRDefault="003310CD" w:rsidP="003310CD">
            <w:r w:rsidRPr="003310CD">
              <w:t>Văn phong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F3DDAEA" w14:textId="77777777" w:rsidR="003310CD" w:rsidRPr="003310CD" w:rsidRDefault="003310CD" w:rsidP="003310CD">
            <w:r w:rsidRPr="003310CD">
              <w:t>Nói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30434E6" w14:textId="77777777" w:rsidR="003310CD" w:rsidRPr="003310CD" w:rsidRDefault="003310CD" w:rsidP="003310CD">
            <w:r w:rsidRPr="003310CD">
              <w:t>Nói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36E38FE" w14:textId="77777777" w:rsidR="003310CD" w:rsidRPr="003310CD" w:rsidRDefault="003310CD" w:rsidP="003310CD">
            <w:r w:rsidRPr="003310CD">
              <w:t>Viết / trang trọng</w:t>
            </w:r>
          </w:p>
        </w:tc>
      </w:tr>
      <w:tr w:rsidR="003310CD" w:rsidRPr="003310CD" w14:paraId="1DA1A6B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156E4EE" w14:textId="77777777" w:rsidR="003310CD" w:rsidRPr="003310CD" w:rsidRDefault="003310CD" w:rsidP="003310CD">
            <w:r w:rsidRPr="003310CD">
              <w:t>Tính chất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D993862" w14:textId="77777777" w:rsidR="003310CD" w:rsidRPr="003310CD" w:rsidRDefault="003310CD" w:rsidP="003310CD">
            <w:r w:rsidRPr="003310CD">
              <w:t>Mềm mại, lịch sự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A14CABD" w14:textId="77777777" w:rsidR="003310CD" w:rsidRPr="003310CD" w:rsidRDefault="003310CD" w:rsidP="003310CD">
            <w:r w:rsidRPr="003310CD">
              <w:t>Chủ quan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AB284E9" w14:textId="77777777" w:rsidR="003310CD" w:rsidRPr="003310CD" w:rsidRDefault="003310CD" w:rsidP="003310CD">
            <w:r w:rsidRPr="003310CD">
              <w:t>Khách quan</w:t>
            </w:r>
          </w:p>
        </w:tc>
      </w:tr>
      <w:tr w:rsidR="003310CD" w:rsidRPr="003310CD" w14:paraId="692DBED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D85FD5E" w14:textId="77777777" w:rsidR="003310CD" w:rsidRPr="003310CD" w:rsidRDefault="003310CD" w:rsidP="003310CD">
            <w:r w:rsidRPr="003310CD">
              <w:t>Ví dụ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855EA25" w14:textId="77777777" w:rsidR="003310CD" w:rsidRPr="003310CD" w:rsidRDefault="003310CD" w:rsidP="003310CD">
            <w:r w:rsidRPr="003310CD">
              <w:t>바쁜</w:t>
            </w:r>
            <w:r w:rsidRPr="003310CD">
              <w:rPr>
                <w:b/>
                <w:bCs/>
              </w:rPr>
              <w:t>데요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30475F8" w14:textId="77777777" w:rsidR="003310CD" w:rsidRPr="003310CD" w:rsidRDefault="003310CD" w:rsidP="003310CD">
            <w:r w:rsidRPr="003310CD">
              <w:t>바쁘</w:t>
            </w:r>
            <w:r w:rsidRPr="003310CD">
              <w:rPr>
                <w:b/>
                <w:bCs/>
              </w:rPr>
              <w:t>니까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D2E6D8E" w14:textId="77777777" w:rsidR="003310CD" w:rsidRPr="003310CD" w:rsidRDefault="003310CD" w:rsidP="003310CD">
            <w:r w:rsidRPr="003310CD">
              <w:t>바쁘</w:t>
            </w:r>
            <w:r w:rsidRPr="003310CD">
              <w:rPr>
                <w:b/>
                <w:bCs/>
              </w:rPr>
              <w:t>기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때문에</w:t>
            </w:r>
          </w:p>
        </w:tc>
      </w:tr>
    </w:tbl>
    <w:p w14:paraId="1AFF51A4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⚠️</w:t>
      </w:r>
      <w:r w:rsidRPr="003310CD">
        <w:rPr>
          <w:b/>
          <w:bCs/>
        </w:rPr>
        <w:t xml:space="preserve"> Điểm Dễ Nhầm Hay Ra Thi</w:t>
      </w:r>
    </w:p>
    <w:p w14:paraId="4FEBCD01" w14:textId="77777777" w:rsidR="003310CD" w:rsidRPr="003310CD" w:rsidRDefault="003310CD" w:rsidP="003310CD">
      <w:r w:rsidRPr="003310CD">
        <w:rPr>
          <w:b/>
          <w:bCs/>
        </w:rPr>
        <w:t xml:space="preserve">① Không dùng </w:t>
      </w:r>
      <w:r w:rsidRPr="003310CD">
        <w:rPr>
          <w:b/>
          <w:bCs/>
        </w:rPr>
        <w:t>기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때문에</w:t>
      </w:r>
      <w:r w:rsidRPr="003310CD">
        <w:rPr>
          <w:b/>
          <w:bCs/>
        </w:rPr>
        <w:t xml:space="preserve"> với câu mệnh lệnh:</w:t>
      </w:r>
    </w:p>
    <w:p w14:paraId="242483B2" w14:textId="77777777" w:rsidR="003310CD" w:rsidRPr="003310CD" w:rsidRDefault="003310CD" w:rsidP="003310CD">
      <w:r w:rsidRPr="003310CD">
        <w:rPr>
          <w:rFonts w:ascii="Segoe UI Emoji" w:hAnsi="Segoe UI Emoji" w:cs="Segoe UI Emoji"/>
        </w:rPr>
        <w:t>❌</w:t>
      </w:r>
      <w:r w:rsidRPr="003310CD">
        <w:t> </w:t>
      </w:r>
      <w:del w:id="11" w:author="Unknown">
        <w:r w:rsidRPr="003310CD">
          <w:delText>늦었기</w:delText>
        </w:r>
        <w:r w:rsidRPr="003310CD">
          <w:delText xml:space="preserve"> </w:delText>
        </w:r>
        <w:r w:rsidRPr="003310CD">
          <w:delText>때문에</w:delText>
        </w:r>
        <w:r w:rsidRPr="003310CD">
          <w:delText xml:space="preserve"> </w:delText>
        </w:r>
        <w:r w:rsidRPr="003310CD">
          <w:delText>빨리</w:delText>
        </w:r>
        <w:r w:rsidRPr="003310CD">
          <w:delText xml:space="preserve"> </w:delText>
        </w:r>
        <w:r w:rsidRPr="003310CD">
          <w:delText>오세요</w:delText>
        </w:r>
      </w:del>
      <w:r w:rsidRPr="003310CD">
        <w:t> </w:t>
      </w:r>
      <w:r w:rsidRPr="003310CD">
        <w:rPr>
          <w:rFonts w:ascii="Segoe UI Emoji" w:hAnsi="Segoe UI Emoji" w:cs="Segoe UI Emoji"/>
        </w:rPr>
        <w:t>✅</w:t>
      </w:r>
      <w:r w:rsidRPr="003310CD">
        <w:t xml:space="preserve"> </w:t>
      </w:r>
      <w:r w:rsidRPr="003310CD">
        <w:t>늦었</w:t>
      </w:r>
      <w:r w:rsidRPr="003310CD">
        <w:rPr>
          <w:b/>
          <w:bCs/>
        </w:rPr>
        <w:t>으니까</w:t>
      </w:r>
      <w:r w:rsidRPr="003310CD">
        <w:t> </w:t>
      </w:r>
      <w:r w:rsidRPr="003310CD">
        <w:t>빨리</w:t>
      </w:r>
      <w:r w:rsidRPr="003310CD">
        <w:t xml:space="preserve"> </w:t>
      </w:r>
      <w:r w:rsidRPr="003310CD">
        <w:t>오세요</w:t>
      </w:r>
      <w:r w:rsidRPr="003310CD">
        <w:t>.</w:t>
      </w:r>
    </w:p>
    <w:p w14:paraId="27DCFF75" w14:textId="77777777" w:rsidR="003310CD" w:rsidRPr="003310CD" w:rsidRDefault="003310CD" w:rsidP="003310CD">
      <w:r w:rsidRPr="003310CD">
        <w:rPr>
          <w:b/>
          <w:bCs/>
        </w:rPr>
        <w:t>②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ㄴ데</w:t>
      </w:r>
      <w:r w:rsidRPr="003310CD">
        <w:rPr>
          <w:b/>
          <w:bCs/>
        </w:rPr>
        <w:t>(</w:t>
      </w:r>
      <w:r w:rsidRPr="003310CD">
        <w:rPr>
          <w:b/>
          <w:bCs/>
        </w:rPr>
        <w:t>요</w:t>
      </w:r>
      <w:r w:rsidRPr="003310CD">
        <w:rPr>
          <w:b/>
          <w:bCs/>
        </w:rPr>
        <w:t>) biến hình tính từ vs động từ:</w:t>
      </w:r>
    </w:p>
    <w:p w14:paraId="64410365" w14:textId="77777777" w:rsidR="003310CD" w:rsidRPr="003310CD" w:rsidRDefault="003310CD" w:rsidP="003310CD">
      <w:r w:rsidRPr="003310CD">
        <w:t>바쁘다</w:t>
      </w:r>
      <w:r w:rsidRPr="003310CD">
        <w:t xml:space="preserve"> (tính từ) → </w:t>
      </w:r>
      <w:r w:rsidRPr="003310CD">
        <w:t>바쁜</w:t>
      </w:r>
      <w:r w:rsidRPr="003310CD">
        <w:rPr>
          <w:b/>
          <w:bCs/>
        </w:rPr>
        <w:t>데요</w:t>
      </w:r>
      <w:r w:rsidRPr="003310CD">
        <w:t> </w:t>
      </w:r>
      <w:r w:rsidRPr="003310CD">
        <w:rPr>
          <w:rFonts w:ascii="Segoe UI Emoji" w:hAnsi="Segoe UI Emoji" w:cs="Segoe UI Emoji"/>
        </w:rPr>
        <w:t>✅</w:t>
      </w:r>
      <w:r w:rsidRPr="003310CD">
        <w:rPr>
          <w:rFonts w:ascii="Aptos" w:hAnsi="Aptos" w:cs="Aptos"/>
        </w:rPr>
        <w:t> </w:t>
      </w:r>
      <w:r w:rsidRPr="003310CD">
        <w:rPr>
          <w:i/>
          <w:iCs/>
        </w:rPr>
        <w:t xml:space="preserve">(dùng </w:t>
      </w:r>
      <w:r w:rsidRPr="003310CD">
        <w:rPr>
          <w:i/>
          <w:iCs/>
        </w:rPr>
        <w:t>ㄴ데</w:t>
      </w:r>
      <w:r w:rsidRPr="003310CD">
        <w:rPr>
          <w:i/>
          <w:iCs/>
        </w:rPr>
        <w:t>)</w:t>
      </w:r>
      <w:r w:rsidRPr="003310CD">
        <w:t> </w:t>
      </w:r>
      <w:r w:rsidRPr="003310CD">
        <w:t>가다</w:t>
      </w:r>
      <w:r w:rsidRPr="003310CD">
        <w:t xml:space="preserve"> (động từ) → </w:t>
      </w:r>
      <w:r w:rsidRPr="003310CD">
        <w:t>가</w:t>
      </w:r>
      <w:r w:rsidRPr="003310CD">
        <w:rPr>
          <w:b/>
          <w:bCs/>
        </w:rPr>
        <w:t>는데요</w:t>
      </w:r>
      <w:r w:rsidRPr="003310CD">
        <w:t> </w:t>
      </w:r>
      <w:r w:rsidRPr="003310CD">
        <w:rPr>
          <w:rFonts w:ascii="Segoe UI Emoji" w:hAnsi="Segoe UI Emoji" w:cs="Segoe UI Emoji"/>
        </w:rPr>
        <w:t>✅</w:t>
      </w:r>
      <w:r w:rsidRPr="003310CD">
        <w:rPr>
          <w:rFonts w:ascii="Aptos" w:hAnsi="Aptos" w:cs="Aptos"/>
        </w:rPr>
        <w:t> </w:t>
      </w:r>
      <w:r w:rsidRPr="003310CD">
        <w:rPr>
          <w:i/>
          <w:iCs/>
        </w:rPr>
        <w:t xml:space="preserve">(dùng </w:t>
      </w:r>
      <w:r w:rsidRPr="003310CD">
        <w:rPr>
          <w:i/>
          <w:iCs/>
        </w:rPr>
        <w:t>는데</w:t>
      </w:r>
      <w:r w:rsidRPr="003310CD">
        <w:rPr>
          <w:i/>
          <w:iCs/>
        </w:rPr>
        <w:t>)</w:t>
      </w:r>
      <w:r w:rsidRPr="003310CD">
        <w:t> </w:t>
      </w:r>
      <w:r w:rsidRPr="003310CD">
        <w:rPr>
          <w:rFonts w:ascii="Segoe UI Emoji" w:hAnsi="Segoe UI Emoji" w:cs="Segoe UI Emoji"/>
        </w:rPr>
        <w:t>❌</w:t>
      </w:r>
      <w:r w:rsidRPr="003310CD">
        <w:rPr>
          <w:rFonts w:ascii="Aptos" w:hAnsi="Aptos" w:cs="Aptos"/>
        </w:rPr>
        <w:t> </w:t>
      </w:r>
      <w:del w:id="12" w:author="Unknown">
        <w:r w:rsidRPr="003310CD">
          <w:delText>바쁘는데요</w:delText>
        </w:r>
      </w:del>
      <w:r w:rsidRPr="003310CD">
        <w:t> / </w:t>
      </w:r>
      <w:del w:id="13" w:author="Unknown">
        <w:r w:rsidRPr="003310CD">
          <w:delText>간데요</w:delText>
        </w:r>
      </w:del>
    </w:p>
    <w:p w14:paraId="2D2C1601" w14:textId="77777777" w:rsidR="003310CD" w:rsidRPr="003310CD" w:rsidRDefault="003310CD" w:rsidP="003310CD">
      <w:r w:rsidRPr="003310CD">
        <w:rPr>
          <w:b/>
          <w:bCs/>
        </w:rPr>
        <w:t>③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니까</w:t>
      </w:r>
      <w:r w:rsidRPr="003310CD">
        <w:rPr>
          <w:b/>
          <w:bCs/>
        </w:rPr>
        <w:t xml:space="preserve"> quá khứ — hay bị quên:</w:t>
      </w:r>
    </w:p>
    <w:p w14:paraId="0F54F5D0" w14:textId="77777777" w:rsidR="003310CD" w:rsidRPr="003310CD" w:rsidRDefault="003310CD" w:rsidP="003310CD">
      <w:r w:rsidRPr="003310CD">
        <w:t>밥을</w:t>
      </w:r>
      <w:r w:rsidRPr="003310CD">
        <w:t xml:space="preserve"> </w:t>
      </w:r>
      <w:r w:rsidRPr="003310CD">
        <w:t>먹</w:t>
      </w:r>
      <w:r w:rsidRPr="003310CD">
        <w:rPr>
          <w:b/>
          <w:bCs/>
        </w:rPr>
        <w:t>었으니까</w:t>
      </w:r>
      <w:r w:rsidRPr="003310CD">
        <w:t> </w:t>
      </w:r>
      <w:r w:rsidRPr="003310CD">
        <w:t>배</w:t>
      </w:r>
      <w:r w:rsidRPr="003310CD">
        <w:t xml:space="preserve"> </w:t>
      </w:r>
      <w:r w:rsidRPr="003310CD">
        <w:t>안</w:t>
      </w:r>
      <w:r w:rsidRPr="003310CD">
        <w:t xml:space="preserve"> </w:t>
      </w:r>
      <w:r w:rsidRPr="003310CD">
        <w:t>고파요</w:t>
      </w:r>
      <w:r w:rsidRPr="003310CD">
        <w:t>. </w:t>
      </w:r>
      <w:r w:rsidRPr="003310CD">
        <w:rPr>
          <w:i/>
          <w:iCs/>
        </w:rPr>
        <w:t>Vì đã ăn cơm rồi nên không đói.</w:t>
      </w:r>
      <w:r w:rsidRPr="003310CD">
        <w:t xml:space="preserve"> → Dùng </w:t>
      </w:r>
      <w:r w:rsidRPr="003310CD">
        <w:t>았</w:t>
      </w:r>
      <w:r w:rsidRPr="003310CD">
        <w:t>/</w:t>
      </w:r>
      <w:r w:rsidRPr="003310CD">
        <w:t>었</w:t>
      </w:r>
      <w:r w:rsidRPr="003310CD">
        <w:t xml:space="preserve"> + </w:t>
      </w:r>
      <w:r w:rsidRPr="003310CD">
        <w:t>으니까</w:t>
      </w:r>
      <w:r w:rsidRPr="003310CD">
        <w:t xml:space="preserve"> khi lý do là hành động đã xảy ra</w:t>
      </w:r>
    </w:p>
    <w:p w14:paraId="4966F10C" w14:textId="77777777" w:rsidR="003310CD" w:rsidRPr="003310CD" w:rsidRDefault="003310CD" w:rsidP="003310CD">
      <w:r w:rsidRPr="003310CD">
        <w:rPr>
          <w:b/>
          <w:bCs/>
        </w:rPr>
        <w:t>④ Bẫy TOPIK kinh điển:</w:t>
      </w:r>
    </w:p>
    <w:p w14:paraId="0D3A33F3" w14:textId="77777777" w:rsidR="003310CD" w:rsidRPr="003310CD" w:rsidRDefault="003310CD" w:rsidP="003310CD">
      <w:r w:rsidRPr="003310CD">
        <w:rPr>
          <w:i/>
          <w:iCs/>
        </w:rPr>
        <w:t>"Điền (</w:t>
      </w:r>
      <w:r w:rsidRPr="003310CD">
        <w:rPr>
          <w:i/>
          <w:iCs/>
        </w:rPr>
        <w:t>으</w:t>
      </w:r>
      <w:r w:rsidRPr="003310CD">
        <w:rPr>
          <w:i/>
          <w:iCs/>
        </w:rPr>
        <w:t>)</w:t>
      </w:r>
      <w:r w:rsidRPr="003310CD">
        <w:rPr>
          <w:i/>
          <w:iCs/>
        </w:rPr>
        <w:t>니까</w:t>
      </w:r>
      <w:r w:rsidRPr="003310CD">
        <w:rPr>
          <w:i/>
          <w:iCs/>
        </w:rPr>
        <w:t xml:space="preserve"> hay </w:t>
      </w:r>
      <w:r w:rsidRPr="003310CD">
        <w:rPr>
          <w:i/>
          <w:iCs/>
        </w:rPr>
        <w:t>기</w:t>
      </w:r>
      <w:r w:rsidRPr="003310CD">
        <w:rPr>
          <w:i/>
          <w:iCs/>
        </w:rPr>
        <w:t xml:space="preserve"> </w:t>
      </w:r>
      <w:r w:rsidRPr="003310CD">
        <w:rPr>
          <w:i/>
          <w:iCs/>
        </w:rPr>
        <w:t>때문에</w:t>
      </w:r>
      <w:r w:rsidRPr="003310CD">
        <w:rPr>
          <w:i/>
          <w:iCs/>
        </w:rPr>
        <w:t>?"</w:t>
      </w:r>
      <w:r w:rsidRPr="003310CD">
        <w:t> Nhìn vào câu sau — nếu có </w:t>
      </w:r>
      <w:r w:rsidRPr="003310CD">
        <w:rPr>
          <w:b/>
          <w:bCs/>
        </w:rPr>
        <w:t>세요</w:t>
      </w:r>
      <w:r w:rsidRPr="003310CD">
        <w:rPr>
          <w:b/>
          <w:bCs/>
        </w:rPr>
        <w:t>, -(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ㄹ까요</w:t>
      </w:r>
      <w:r w:rsidRPr="003310CD">
        <w:rPr>
          <w:b/>
          <w:bCs/>
        </w:rPr>
        <w:t xml:space="preserve">, </w:t>
      </w:r>
      <w:r w:rsidRPr="003310CD">
        <w:rPr>
          <w:b/>
          <w:bCs/>
        </w:rPr>
        <w:t>합시다</w:t>
      </w:r>
      <w:r w:rsidRPr="003310CD">
        <w:t> → chọn </w:t>
      </w:r>
      <w:r w:rsidRPr="003310CD">
        <w:rPr>
          <w:b/>
          <w:bCs/>
        </w:rPr>
        <w:t>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니까</w:t>
      </w:r>
      <w:r w:rsidRPr="003310CD">
        <w:t> ngay!</w:t>
      </w:r>
    </w:p>
    <w:p w14:paraId="0CE7BBE9" w14:textId="77777777" w:rsidR="003310CD" w:rsidRPr="003310CD" w:rsidRDefault="003310CD" w:rsidP="003310CD">
      <w:r w:rsidRPr="003310CD">
        <w:pict w14:anchorId="1D08ACAC">
          <v:rect id="_x0000_i2878" style="width:0;height:0" o:hralign="center" o:hrstd="t" o:hr="t" fillcolor="#a0a0a0" stroked="f"/>
        </w:pict>
      </w:r>
    </w:p>
    <w:p w14:paraId="312089D3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✏️</w:t>
      </w:r>
      <w:r w:rsidRPr="003310CD">
        <w:rPr>
          <w:b/>
          <w:bCs/>
        </w:rPr>
        <w:t xml:space="preserve"> Mini Quiz</w:t>
      </w:r>
    </w:p>
    <w:p w14:paraId="485435A0" w14:textId="77777777" w:rsidR="003310CD" w:rsidRPr="003310CD" w:rsidRDefault="003310CD" w:rsidP="003310CD">
      <w:r w:rsidRPr="003310CD">
        <w:t>Chọn </w:t>
      </w:r>
      <w:r w:rsidRPr="003310CD">
        <w:rPr>
          <w:b/>
          <w:bCs/>
        </w:rPr>
        <w:t>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ㄴ데</w:t>
      </w:r>
      <w:r w:rsidRPr="003310CD">
        <w:rPr>
          <w:b/>
          <w:bCs/>
        </w:rPr>
        <w:t>(</w:t>
      </w:r>
      <w:r w:rsidRPr="003310CD">
        <w:rPr>
          <w:b/>
          <w:bCs/>
        </w:rPr>
        <w:t>요</w:t>
      </w:r>
      <w:r w:rsidRPr="003310CD">
        <w:rPr>
          <w:b/>
          <w:bCs/>
        </w:rPr>
        <w:t>),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니까</w:t>
      </w:r>
      <w:r w:rsidRPr="003310CD">
        <w:rPr>
          <w:b/>
          <w:bCs/>
        </w:rPr>
        <w:t xml:space="preserve">, </w:t>
      </w:r>
      <w:r w:rsidRPr="003310CD">
        <w:rPr>
          <w:b/>
          <w:bCs/>
        </w:rPr>
        <w:t>기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때문에</w:t>
      </w:r>
      <w:r w:rsidRPr="003310CD">
        <w:t> và điền đúng dạng:</w:t>
      </w:r>
    </w:p>
    <w:p w14:paraId="619A0A06" w14:textId="77777777" w:rsidR="003310CD" w:rsidRPr="003310CD" w:rsidRDefault="003310CD" w:rsidP="003310CD">
      <w:pPr>
        <w:numPr>
          <w:ilvl w:val="0"/>
          <w:numId w:val="59"/>
        </w:numPr>
      </w:pPr>
      <w:r w:rsidRPr="003310CD">
        <w:t>날씨가</w:t>
      </w:r>
      <w:r w:rsidRPr="003310CD">
        <w:t xml:space="preserve"> ___ </w:t>
      </w:r>
      <w:r w:rsidRPr="003310CD">
        <w:t>같이</w:t>
      </w:r>
      <w:r w:rsidRPr="003310CD">
        <w:t xml:space="preserve"> </w:t>
      </w:r>
      <w:r w:rsidRPr="003310CD">
        <w:t>산책해요</w:t>
      </w:r>
      <w:r w:rsidRPr="003310CD">
        <w:t>! (</w:t>
      </w:r>
      <w:r w:rsidRPr="003310CD">
        <w:t>좋다</w:t>
      </w:r>
      <w:r w:rsidRPr="003310CD">
        <w:t xml:space="preserve"> — Vì thời tiết đẹp nên đi dạo cùng nhau đi!)</w:t>
      </w:r>
    </w:p>
    <w:p w14:paraId="6D7F6C48" w14:textId="77777777" w:rsidR="003310CD" w:rsidRPr="003310CD" w:rsidRDefault="003310CD" w:rsidP="003310CD">
      <w:pPr>
        <w:numPr>
          <w:ilvl w:val="0"/>
          <w:numId w:val="59"/>
        </w:numPr>
      </w:pPr>
      <w:r w:rsidRPr="003310CD">
        <w:lastRenderedPageBreak/>
        <w:t>저</w:t>
      </w:r>
      <w:r w:rsidRPr="003310CD">
        <w:t xml:space="preserve"> </w:t>
      </w:r>
      <w:r w:rsidRPr="003310CD">
        <w:t>지금</w:t>
      </w:r>
      <w:r w:rsidRPr="003310CD">
        <w:t xml:space="preserve"> </w:t>
      </w:r>
      <w:r w:rsidRPr="003310CD">
        <w:t>좀</w:t>
      </w:r>
      <w:r w:rsidRPr="003310CD">
        <w:t xml:space="preserve"> ___ </w:t>
      </w:r>
      <w:r w:rsidRPr="003310CD">
        <w:t>나중에</w:t>
      </w:r>
      <w:r w:rsidRPr="003310CD">
        <w:t xml:space="preserve"> </w:t>
      </w:r>
      <w:r w:rsidRPr="003310CD">
        <w:t>전화해</w:t>
      </w:r>
      <w:r w:rsidRPr="003310CD">
        <w:t xml:space="preserve"> </w:t>
      </w:r>
      <w:r w:rsidRPr="003310CD">
        <w:t>주세요</w:t>
      </w:r>
      <w:r w:rsidRPr="003310CD">
        <w:t>. (</w:t>
      </w:r>
      <w:r w:rsidRPr="003310CD">
        <w:t>바쁘다</w:t>
      </w:r>
      <w:r w:rsidRPr="003310CD">
        <w:t xml:space="preserve"> — Tôi đang hơi bận, xin gọi lại sau nhé.)</w:t>
      </w:r>
    </w:p>
    <w:p w14:paraId="4C69F9C5" w14:textId="77777777" w:rsidR="003310CD" w:rsidRPr="003310CD" w:rsidRDefault="003310CD" w:rsidP="003310CD">
      <w:pPr>
        <w:numPr>
          <w:ilvl w:val="0"/>
          <w:numId w:val="59"/>
        </w:numPr>
      </w:pPr>
      <w:r w:rsidRPr="003310CD">
        <w:t>열심히</w:t>
      </w:r>
      <w:r w:rsidRPr="003310CD">
        <w:t xml:space="preserve"> </w:t>
      </w:r>
      <w:r w:rsidRPr="003310CD">
        <w:t>공부</w:t>
      </w:r>
      <w:r w:rsidRPr="003310CD">
        <w:t xml:space="preserve">___ </w:t>
      </w:r>
      <w:r w:rsidRPr="003310CD">
        <w:t>시험에</w:t>
      </w:r>
      <w:r w:rsidRPr="003310CD">
        <w:t xml:space="preserve"> </w:t>
      </w:r>
      <w:r w:rsidRPr="003310CD">
        <w:t>합격했어요</w:t>
      </w:r>
      <w:r w:rsidRPr="003310CD">
        <w:t>. (</w:t>
      </w:r>
      <w:r w:rsidRPr="003310CD">
        <w:t>하다</w:t>
      </w:r>
      <w:r w:rsidRPr="003310CD">
        <w:t xml:space="preserve"> — Vì học chăm chỉ nên thi đỗ.)</w:t>
      </w:r>
    </w:p>
    <w:p w14:paraId="189FDEE6" w14:textId="77777777" w:rsidR="003310CD" w:rsidRPr="003310CD" w:rsidRDefault="003310CD" w:rsidP="003310CD">
      <w:pPr>
        <w:numPr>
          <w:ilvl w:val="0"/>
          <w:numId w:val="59"/>
        </w:numPr>
      </w:pPr>
      <w:r w:rsidRPr="003310CD">
        <w:t>교통이</w:t>
      </w:r>
      <w:r w:rsidRPr="003310CD">
        <w:t xml:space="preserve"> </w:t>
      </w:r>
      <w:r w:rsidRPr="003310CD">
        <w:t>복잡</w:t>
      </w:r>
      <w:r w:rsidRPr="003310CD">
        <w:t xml:space="preserve">___ </w:t>
      </w:r>
      <w:r w:rsidRPr="003310CD">
        <w:t>지하철을</w:t>
      </w:r>
      <w:r w:rsidRPr="003310CD">
        <w:t xml:space="preserve"> </w:t>
      </w:r>
      <w:r w:rsidRPr="003310CD">
        <w:t>타세요</w:t>
      </w:r>
      <w:r w:rsidRPr="003310CD">
        <w:t>. (</w:t>
      </w:r>
      <w:r w:rsidRPr="003310CD">
        <w:t>하다</w:t>
      </w:r>
      <w:r w:rsidRPr="003310CD">
        <w:t xml:space="preserve"> — Vì giao thông phức tạp nên đi tàu điện ngầm đi.)</w:t>
      </w:r>
    </w:p>
    <w:p w14:paraId="4836D959" w14:textId="77777777" w:rsidR="003310CD" w:rsidRPr="003310CD" w:rsidRDefault="003310CD" w:rsidP="003310CD">
      <w:pPr>
        <w:numPr>
          <w:ilvl w:val="0"/>
          <w:numId w:val="59"/>
        </w:numPr>
      </w:pPr>
      <w:r w:rsidRPr="003310CD">
        <w:t>이</w:t>
      </w:r>
      <w:r w:rsidRPr="003310CD">
        <w:t xml:space="preserve"> </w:t>
      </w:r>
      <w:r w:rsidRPr="003310CD">
        <w:t>식당은</w:t>
      </w:r>
      <w:r w:rsidRPr="003310CD">
        <w:t xml:space="preserve"> </w:t>
      </w:r>
      <w:r w:rsidRPr="003310CD">
        <w:t>맛있</w:t>
      </w:r>
      <w:r w:rsidRPr="003310CD">
        <w:t xml:space="preserve">___ </w:t>
      </w:r>
      <w:r w:rsidRPr="003310CD">
        <w:t>사람들이</w:t>
      </w:r>
      <w:r w:rsidRPr="003310CD">
        <w:t xml:space="preserve"> </w:t>
      </w:r>
      <w:r w:rsidRPr="003310CD">
        <w:t>많아요</w:t>
      </w:r>
      <w:r w:rsidRPr="003310CD">
        <w:t>. (</w:t>
      </w:r>
      <w:r w:rsidRPr="003310CD">
        <w:t>다</w:t>
      </w:r>
      <w:r w:rsidRPr="003310CD">
        <w:t xml:space="preserve"> — Nhà hàng này ngon nên nhiều người.)</w:t>
      </w:r>
    </w:p>
    <w:p w14:paraId="7B3D0338" w14:textId="77777777" w:rsidR="003310CD" w:rsidRPr="003310CD" w:rsidRDefault="003310CD" w:rsidP="003310CD">
      <w:pPr>
        <w:numPr>
          <w:ilvl w:val="0"/>
          <w:numId w:val="59"/>
        </w:numPr>
      </w:pPr>
      <w:r w:rsidRPr="003310CD">
        <w:t>돈이</w:t>
      </w:r>
      <w:r w:rsidRPr="003310CD">
        <w:t xml:space="preserve"> </w:t>
      </w:r>
      <w:r w:rsidRPr="003310CD">
        <w:t>없</w:t>
      </w:r>
      <w:r w:rsidRPr="003310CD">
        <w:t xml:space="preserve">___ </w:t>
      </w:r>
      <w:r w:rsidRPr="003310CD">
        <w:t>못</w:t>
      </w:r>
      <w:r w:rsidRPr="003310CD">
        <w:t xml:space="preserve"> </w:t>
      </w:r>
      <w:r w:rsidRPr="003310CD">
        <w:t>사요</w:t>
      </w:r>
      <w:r w:rsidRPr="003310CD">
        <w:t>. (</w:t>
      </w:r>
      <w:r w:rsidRPr="003310CD">
        <w:t>다</w:t>
      </w:r>
      <w:r w:rsidRPr="003310CD">
        <w:t xml:space="preserve"> — Vì không có tiền nên không mua được — trần thuật)</w:t>
      </w:r>
    </w:p>
    <w:p w14:paraId="6EB17E04" w14:textId="77777777" w:rsidR="003310CD" w:rsidRPr="003310CD" w:rsidRDefault="003310CD" w:rsidP="003310CD">
      <w:r w:rsidRPr="003310CD">
        <w:t>&lt;details&gt; &lt;summary&gt;</w:t>
      </w:r>
      <w:r w:rsidRPr="003310CD">
        <w:rPr>
          <w:rFonts w:ascii="Segoe UI Emoji" w:hAnsi="Segoe UI Emoji" w:cs="Segoe UI Emoji"/>
        </w:rPr>
        <w:t>👉</w:t>
      </w:r>
      <w:r w:rsidRPr="003310CD">
        <w:t xml:space="preserve"> Xem đáp án&lt;/summary&gt;</w:t>
      </w:r>
    </w:p>
    <w:p w14:paraId="2A3C5744" w14:textId="77777777" w:rsidR="003310CD" w:rsidRPr="003310CD" w:rsidRDefault="003310CD" w:rsidP="003310CD">
      <w:pPr>
        <w:numPr>
          <w:ilvl w:val="0"/>
          <w:numId w:val="60"/>
        </w:numPr>
      </w:pPr>
      <w:r w:rsidRPr="003310CD">
        <w:t>날씨가</w:t>
      </w:r>
      <w:r w:rsidRPr="003310CD">
        <w:t> </w:t>
      </w:r>
      <w:r w:rsidRPr="003310CD">
        <w:rPr>
          <w:b/>
          <w:bCs/>
        </w:rPr>
        <w:t>좋으니까</w:t>
      </w:r>
      <w:r w:rsidRPr="003310CD">
        <w:t> — câu sau là đề nghị (</w:t>
      </w:r>
      <w:r w:rsidRPr="003310CD">
        <w:t>같이</w:t>
      </w:r>
      <w:r w:rsidRPr="003310CD">
        <w:t xml:space="preserve"> </w:t>
      </w:r>
      <w:r w:rsidRPr="003310CD">
        <w:t>가요</w:t>
      </w:r>
      <w:r w:rsidRPr="003310CD">
        <w:t>) → (</w:t>
      </w:r>
      <w:r w:rsidRPr="003310CD">
        <w:t>으</w:t>
      </w:r>
      <w:r w:rsidRPr="003310CD">
        <w:t>)</w:t>
      </w:r>
      <w:r w:rsidRPr="003310CD">
        <w:t>니까</w:t>
      </w:r>
    </w:p>
    <w:p w14:paraId="67EC9043" w14:textId="77777777" w:rsidR="003310CD" w:rsidRPr="003310CD" w:rsidRDefault="003310CD" w:rsidP="003310CD">
      <w:pPr>
        <w:numPr>
          <w:ilvl w:val="0"/>
          <w:numId w:val="60"/>
        </w:numPr>
      </w:pPr>
      <w:r w:rsidRPr="003310CD">
        <w:t>지금</w:t>
      </w:r>
      <w:r w:rsidRPr="003310CD">
        <w:t xml:space="preserve"> </w:t>
      </w:r>
      <w:r w:rsidRPr="003310CD">
        <w:t>좀</w:t>
      </w:r>
      <w:r w:rsidRPr="003310CD">
        <w:t> </w:t>
      </w:r>
      <w:r w:rsidRPr="003310CD">
        <w:rPr>
          <w:b/>
          <w:bCs/>
        </w:rPr>
        <w:t>바쁜데요</w:t>
      </w:r>
      <w:r w:rsidRPr="003310CD">
        <w:t> — dẫn dắt lịch sự trước khi nhờ vả → (</w:t>
      </w:r>
      <w:r w:rsidRPr="003310CD">
        <w:t>으</w:t>
      </w:r>
      <w:r w:rsidRPr="003310CD">
        <w:t>)</w:t>
      </w:r>
      <w:r w:rsidRPr="003310CD">
        <w:t>ㄴ데요</w:t>
      </w:r>
    </w:p>
    <w:p w14:paraId="79673BE5" w14:textId="77777777" w:rsidR="003310CD" w:rsidRPr="003310CD" w:rsidRDefault="003310CD" w:rsidP="003310CD">
      <w:pPr>
        <w:numPr>
          <w:ilvl w:val="0"/>
          <w:numId w:val="60"/>
        </w:numPr>
      </w:pPr>
      <w:r w:rsidRPr="003310CD">
        <w:t>열심히</w:t>
      </w:r>
      <w:r w:rsidRPr="003310CD">
        <w:t xml:space="preserve"> </w:t>
      </w:r>
      <w:r w:rsidRPr="003310CD">
        <w:t>공부</w:t>
      </w:r>
      <w:r w:rsidRPr="003310CD">
        <w:rPr>
          <w:b/>
          <w:bCs/>
        </w:rPr>
        <w:t>하기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때문에</w:t>
      </w:r>
      <w:r w:rsidRPr="003310CD">
        <w:t> — câu sau là trần thuật (</w:t>
      </w:r>
      <w:r w:rsidRPr="003310CD">
        <w:t>합격했어요</w:t>
      </w:r>
      <w:r w:rsidRPr="003310CD">
        <w:t xml:space="preserve">) → </w:t>
      </w:r>
      <w:r w:rsidRPr="003310CD">
        <w:t>기</w:t>
      </w:r>
      <w:r w:rsidRPr="003310CD">
        <w:t xml:space="preserve"> </w:t>
      </w:r>
      <w:r w:rsidRPr="003310CD">
        <w:t>때문에</w:t>
      </w:r>
    </w:p>
    <w:p w14:paraId="0871AD11" w14:textId="77777777" w:rsidR="003310CD" w:rsidRPr="003310CD" w:rsidRDefault="003310CD" w:rsidP="003310CD">
      <w:pPr>
        <w:numPr>
          <w:ilvl w:val="0"/>
          <w:numId w:val="60"/>
        </w:numPr>
      </w:pPr>
      <w:r w:rsidRPr="003310CD">
        <w:t>교통이</w:t>
      </w:r>
      <w:r w:rsidRPr="003310CD">
        <w:t xml:space="preserve"> </w:t>
      </w:r>
      <w:r w:rsidRPr="003310CD">
        <w:t>복잡</w:t>
      </w:r>
      <w:r w:rsidRPr="003310CD">
        <w:rPr>
          <w:b/>
          <w:bCs/>
        </w:rPr>
        <w:t>하니까</w:t>
      </w:r>
      <w:r w:rsidRPr="003310CD">
        <w:t> — câu sau là mệnh lệnh (</w:t>
      </w:r>
      <w:r w:rsidRPr="003310CD">
        <w:t>타세요</w:t>
      </w:r>
      <w:r w:rsidRPr="003310CD">
        <w:t>) → (</w:t>
      </w:r>
      <w:r w:rsidRPr="003310CD">
        <w:t>으</w:t>
      </w:r>
      <w:r w:rsidRPr="003310CD">
        <w:t>)</w:t>
      </w:r>
      <w:r w:rsidRPr="003310CD">
        <w:t>니까</w:t>
      </w:r>
    </w:p>
    <w:p w14:paraId="0C0915CF" w14:textId="77777777" w:rsidR="003310CD" w:rsidRPr="003310CD" w:rsidRDefault="003310CD" w:rsidP="003310CD">
      <w:pPr>
        <w:numPr>
          <w:ilvl w:val="0"/>
          <w:numId w:val="60"/>
        </w:numPr>
      </w:pPr>
      <w:r w:rsidRPr="003310CD">
        <w:t>맛있</w:t>
      </w:r>
      <w:r w:rsidRPr="003310CD">
        <w:rPr>
          <w:b/>
          <w:bCs/>
        </w:rPr>
        <w:t>는데</w:t>
      </w:r>
      <w:r w:rsidRPr="003310CD">
        <w:t xml:space="preserve"> — động từ? Không — </w:t>
      </w:r>
      <w:r w:rsidRPr="003310CD">
        <w:t>맛있다</w:t>
      </w:r>
      <w:r w:rsidRPr="003310CD">
        <w:t xml:space="preserve"> là tính từ → </w:t>
      </w:r>
      <w:r w:rsidRPr="003310CD">
        <w:rPr>
          <w:b/>
          <w:bCs/>
        </w:rPr>
        <w:t>맛있는데</w:t>
      </w:r>
      <w:r w:rsidRPr="003310CD">
        <w:t> </w:t>
      </w:r>
      <w:r w:rsidRPr="003310CD">
        <w:rPr>
          <w:i/>
          <w:iCs/>
        </w:rPr>
        <w:t>(</w:t>
      </w:r>
      <w:r w:rsidRPr="003310CD">
        <w:rPr>
          <w:i/>
          <w:iCs/>
        </w:rPr>
        <w:t>는데</w:t>
      </w:r>
      <w:r w:rsidRPr="003310CD">
        <w:rPr>
          <w:i/>
          <w:iCs/>
        </w:rPr>
        <w:t xml:space="preserve"> vì </w:t>
      </w:r>
      <w:r w:rsidRPr="003310CD">
        <w:rPr>
          <w:i/>
          <w:iCs/>
        </w:rPr>
        <w:t>맛있다</w:t>
      </w:r>
      <w:r w:rsidRPr="003310CD">
        <w:rPr>
          <w:i/>
          <w:iCs/>
        </w:rPr>
        <w:t xml:space="preserve"> kết thúc như động từ đặc biệt)</w:t>
      </w:r>
      <w:r w:rsidRPr="003310CD">
        <w:t>... thực ra đúng hơn là </w:t>
      </w:r>
      <w:r w:rsidRPr="003310CD">
        <w:rPr>
          <w:b/>
          <w:bCs/>
        </w:rPr>
        <w:t>맛있어서</w:t>
      </w:r>
      <w:r w:rsidRPr="003310CD">
        <w:t> nhưng trong phạm vi bài này → </w:t>
      </w:r>
      <w:r w:rsidRPr="003310CD">
        <w:rPr>
          <w:b/>
          <w:bCs/>
        </w:rPr>
        <w:t>맛있는데</w:t>
      </w:r>
      <w:r w:rsidRPr="003310CD">
        <w:t> (bối cảnh dẫn dắt)</w:t>
      </w:r>
    </w:p>
    <w:p w14:paraId="53965541" w14:textId="77777777" w:rsidR="003310CD" w:rsidRPr="003310CD" w:rsidRDefault="003310CD" w:rsidP="003310CD">
      <w:pPr>
        <w:numPr>
          <w:ilvl w:val="0"/>
          <w:numId w:val="60"/>
        </w:numPr>
      </w:pPr>
      <w:r w:rsidRPr="003310CD">
        <w:t>돈이</w:t>
      </w:r>
      <w:r w:rsidRPr="003310CD">
        <w:t xml:space="preserve"> </w:t>
      </w:r>
      <w:r w:rsidRPr="003310CD">
        <w:t>없</w:t>
      </w:r>
      <w:r w:rsidRPr="003310CD">
        <w:rPr>
          <w:b/>
          <w:bCs/>
        </w:rPr>
        <w:t>기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때문에</w:t>
      </w:r>
      <w:r w:rsidRPr="003310CD">
        <w:t xml:space="preserve"> — câu sau là trần thuật → </w:t>
      </w:r>
      <w:r w:rsidRPr="003310CD">
        <w:t>기</w:t>
      </w:r>
      <w:r w:rsidRPr="003310CD">
        <w:t xml:space="preserve"> </w:t>
      </w:r>
      <w:r w:rsidRPr="003310CD">
        <w:t>때문에</w:t>
      </w:r>
    </w:p>
    <w:p w14:paraId="49517B26" w14:textId="77777777" w:rsidR="003310CD" w:rsidRPr="003310CD" w:rsidRDefault="003310CD" w:rsidP="003310CD">
      <w:r w:rsidRPr="003310CD">
        <w:t>&lt;/details&gt;</w:t>
      </w:r>
    </w:p>
    <w:p w14:paraId="55EE4728" w14:textId="77777777" w:rsidR="003310CD" w:rsidRPr="003310CD" w:rsidRDefault="003310CD" w:rsidP="003310CD">
      <w:r w:rsidRPr="003310CD">
        <w:pict w14:anchorId="70D507F1">
          <v:rect id="_x0000_i2879" style="width:0;height:0" o:hralign="center" o:hrstd="t" o:hr="t" fillcolor="#a0a0a0" stroked="f"/>
        </w:pict>
      </w:r>
    </w:p>
    <w:p w14:paraId="312CA804" w14:textId="77777777" w:rsidR="003310CD" w:rsidRPr="003310CD" w:rsidRDefault="003310CD" w:rsidP="003310CD">
      <w:r w:rsidRPr="003310CD">
        <w:rPr>
          <w:rFonts w:ascii="Segoe UI Emoji" w:hAnsi="Segoe UI Emoji" w:cs="Segoe UI Emoji"/>
        </w:rPr>
        <w:t>✅</w:t>
      </w:r>
      <w:r w:rsidRPr="003310CD">
        <w:t> </w:t>
      </w:r>
      <w:r w:rsidRPr="003310CD">
        <w:rPr>
          <w:b/>
          <w:bCs/>
        </w:rPr>
        <w:t>Xong Bài 11!</w:t>
      </w:r>
      <w:r w:rsidRPr="003310CD">
        <w:t> Gõ </w:t>
      </w:r>
      <w:r w:rsidRPr="003310CD">
        <w:rPr>
          <w:b/>
          <w:bCs/>
        </w:rPr>
        <w:t>"tiếp"</w:t>
      </w:r>
      <w:r w:rsidRPr="003310CD">
        <w:t> để sang </w:t>
      </w:r>
      <w:r w:rsidRPr="003310CD">
        <w:rPr>
          <w:b/>
          <w:bCs/>
        </w:rPr>
        <w:t>No.41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ㄹ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수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있다</w:t>
      </w:r>
      <w:r w:rsidRPr="003310CD">
        <w:rPr>
          <w:b/>
          <w:bCs/>
        </w:rPr>
        <w:t xml:space="preserve"> · No.42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ㄹ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수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없다</w:t>
      </w:r>
      <w:r w:rsidRPr="003310CD">
        <w:rPr>
          <w:b/>
          <w:bCs/>
        </w:rPr>
        <w:t xml:space="preserve"> · No.81 </w:t>
      </w:r>
      <w:r w:rsidRPr="003310CD">
        <w:rPr>
          <w:b/>
          <w:bCs/>
        </w:rPr>
        <w:t>지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못하다</w:t>
      </w:r>
      <w:r w:rsidRPr="003310CD">
        <w:rPr>
          <w:b/>
          <w:bCs/>
        </w:rPr>
        <w:t xml:space="preserve"> · No.82 </w:t>
      </w:r>
      <w:r w:rsidRPr="003310CD">
        <w:rPr>
          <w:b/>
          <w:bCs/>
        </w:rPr>
        <w:t>지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않다</w:t>
      </w:r>
      <w:r w:rsidRPr="003310CD">
        <w:t> — nhóm diễn đạt </w:t>
      </w:r>
      <w:r w:rsidRPr="003310CD">
        <w:rPr>
          <w:b/>
          <w:bCs/>
        </w:rPr>
        <w:t>khả năng &amp; phủ định</w:t>
      </w:r>
      <w:r w:rsidRPr="003310CD">
        <w:t> — 4 cấu trúc hay bị nhầm nhau nhất trong TOPIK I nhé!</w:t>
      </w:r>
    </w:p>
    <w:p w14:paraId="19367D2B" w14:textId="77777777" w:rsidR="003310CD" w:rsidRPr="003310CD" w:rsidRDefault="003310CD" w:rsidP="003310CD">
      <w:r w:rsidRPr="003310CD">
        <w:t>tiếp</w:t>
      </w:r>
    </w:p>
    <w:p w14:paraId="5A6C9AAF" w14:textId="77777777" w:rsidR="003310CD" w:rsidRPr="003310CD" w:rsidRDefault="003310CD" w:rsidP="003310CD">
      <w:r w:rsidRPr="003310CD">
        <w:t>Apr 13</w:t>
      </w:r>
    </w:p>
    <w:p w14:paraId="13771108" w14:textId="77777777" w:rsidR="003310CD" w:rsidRPr="003310CD" w:rsidRDefault="003310CD" w:rsidP="003310CD">
      <w:r w:rsidRPr="003310CD">
        <w:lastRenderedPageBreak/>
        <w:t>Orchestrated Korean grammar lesson progression</w:t>
      </w:r>
    </w:p>
    <w:p w14:paraId="59D51122" w14:textId="77777777" w:rsidR="003310CD" w:rsidRPr="003310CD" w:rsidRDefault="003310CD" w:rsidP="003310CD">
      <w:r w:rsidRPr="003310CD">
        <w:t>Orchestrated Korean grammar lesson progression</w:t>
      </w:r>
    </w:p>
    <w:p w14:paraId="5DFF2C27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📚</w:t>
      </w:r>
      <w:r w:rsidRPr="003310CD">
        <w:rPr>
          <w:b/>
          <w:bCs/>
        </w:rPr>
        <w:t xml:space="preserve"> Bài 12 — Khả Năng &amp; Phủ Định (No.41, 42, 81, 82)</w:t>
      </w:r>
    </w:p>
    <w:p w14:paraId="214DB61A" w14:textId="77777777" w:rsidR="003310CD" w:rsidRPr="003310CD" w:rsidRDefault="003310CD" w:rsidP="003310CD">
      <w:r w:rsidRPr="003310CD">
        <w:rPr>
          <w:b/>
          <w:bCs/>
        </w:rPr>
        <w:t>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ㄹ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수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있다</w:t>
      </w:r>
      <w:r w:rsidRPr="003310CD">
        <w:t> · </w:t>
      </w:r>
      <w:r w:rsidRPr="003310CD">
        <w:rPr>
          <w:b/>
          <w:bCs/>
        </w:rPr>
        <w:t>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ㄹ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수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없다</w:t>
      </w:r>
      <w:r w:rsidRPr="003310CD">
        <w:t> · </w:t>
      </w:r>
      <w:r w:rsidRPr="003310CD">
        <w:rPr>
          <w:b/>
          <w:bCs/>
        </w:rPr>
        <w:t>지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못하다</w:t>
      </w:r>
      <w:r w:rsidRPr="003310CD">
        <w:t> · </w:t>
      </w:r>
      <w:r w:rsidRPr="003310CD">
        <w:rPr>
          <w:b/>
          <w:bCs/>
        </w:rPr>
        <w:t>지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않다</w:t>
      </w:r>
      <w:r w:rsidRPr="003310CD">
        <w:t> Cả 4 đều liên quan đến </w:t>
      </w:r>
      <w:r w:rsidRPr="003310CD">
        <w:rPr>
          <w:b/>
          <w:bCs/>
        </w:rPr>
        <w:t>"có thể / không thể / không làm"</w:t>
      </w:r>
      <w:r w:rsidRPr="003310CD">
        <w:t> — nhưng </w:t>
      </w:r>
      <w:r w:rsidRPr="003310CD">
        <w:rPr>
          <w:b/>
          <w:bCs/>
        </w:rPr>
        <w:t>lý do và sắc thái hoàn toàn khác nhau</w:t>
      </w:r>
      <w:r w:rsidRPr="003310CD">
        <w:t>. Đây là nhóm mà hầu hết học viên TOPIK I dùng lẫn lộn!</w:t>
      </w:r>
    </w:p>
    <w:p w14:paraId="3D4FC66F" w14:textId="77777777" w:rsidR="003310CD" w:rsidRPr="003310CD" w:rsidRDefault="003310CD" w:rsidP="003310CD">
      <w:r w:rsidRPr="003310CD">
        <w:pict w14:anchorId="379E9100">
          <v:rect id="_x0000_i2880" style="width:0;height:0" o:hralign="center" o:hrstd="t" o:hr="t" fillcolor="#a0a0a0" stroked="f"/>
        </w:pict>
      </w:r>
    </w:p>
    <w:p w14:paraId="387C52A3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🔷</w:t>
      </w:r>
      <w:r w:rsidRPr="003310CD">
        <w:rPr>
          <w:b/>
          <w:bCs/>
        </w:rPr>
        <w:t xml:space="preserve"> Bức Tranh Tổng Thể Trước</w:t>
      </w:r>
    </w:p>
    <w:p w14:paraId="147B078A" w14:textId="77777777" w:rsidR="003310CD" w:rsidRPr="003310CD" w:rsidRDefault="003310CD" w:rsidP="003310CD">
      <w:r w:rsidRPr="003310CD">
        <w:t xml:space="preserve">        KHẢ NĂNG                          PHỦ ĐỊNH</w:t>
      </w:r>
    </w:p>
    <w:p w14:paraId="4EDD082E" w14:textId="77777777" w:rsidR="003310CD" w:rsidRPr="003310CD" w:rsidRDefault="003310CD" w:rsidP="003310CD">
      <w:r w:rsidRPr="003310CD">
        <w:t>┌─────────────────────┐        ┌──────────────────────────┐</w:t>
      </w:r>
    </w:p>
    <w:p w14:paraId="108FBEC1" w14:textId="77777777" w:rsidR="003310CD" w:rsidRPr="003310CD" w:rsidRDefault="003310CD" w:rsidP="003310CD">
      <w:r w:rsidRPr="003310CD">
        <w:t>│  (</w:t>
      </w:r>
      <w:r w:rsidRPr="003310CD">
        <w:t>으</w:t>
      </w:r>
      <w:r w:rsidRPr="003310CD">
        <w:t>)</w:t>
      </w:r>
      <w:r w:rsidRPr="003310CD">
        <w:t>ㄹ</w:t>
      </w:r>
      <w:r w:rsidRPr="003310CD">
        <w:t xml:space="preserve"> </w:t>
      </w:r>
      <w:r w:rsidRPr="003310CD">
        <w:t>수</w:t>
      </w:r>
      <w:r w:rsidRPr="003310CD">
        <w:t xml:space="preserve"> </w:t>
      </w:r>
      <w:r w:rsidRPr="003310CD">
        <w:t>있다</w:t>
      </w:r>
      <w:r w:rsidRPr="003310CD">
        <w:t xml:space="preserve">     │        │  </w:t>
      </w:r>
      <w:r w:rsidRPr="003310CD">
        <w:t>지</w:t>
      </w:r>
      <w:r w:rsidRPr="003310CD">
        <w:t xml:space="preserve"> </w:t>
      </w:r>
      <w:r w:rsidRPr="003310CD">
        <w:t>않다</w:t>
      </w:r>
      <w:r w:rsidRPr="003310CD">
        <w:t xml:space="preserve">                 │</w:t>
      </w:r>
    </w:p>
    <w:p w14:paraId="7595B71F" w14:textId="77777777" w:rsidR="003310CD" w:rsidRPr="003310CD" w:rsidRDefault="003310CD" w:rsidP="003310CD">
      <w:r w:rsidRPr="003310CD">
        <w:t>│  "có thể làm"       │        │  "không làm"             │</w:t>
      </w:r>
    </w:p>
    <w:p w14:paraId="0B9F0545" w14:textId="77777777" w:rsidR="003310CD" w:rsidRPr="003310CD" w:rsidRDefault="003310CD" w:rsidP="003310CD">
      <w:r w:rsidRPr="003310CD">
        <w:t>│  (năng lực / điều   │        │  (chủ động không làm)    │</w:t>
      </w:r>
    </w:p>
    <w:p w14:paraId="6E99D5D8" w14:textId="77777777" w:rsidR="003310CD" w:rsidRPr="003310CD" w:rsidRDefault="003310CD" w:rsidP="003310CD">
      <w:r w:rsidRPr="003310CD">
        <w:t>│   kiện cho phép)    │        │                          │</w:t>
      </w:r>
    </w:p>
    <w:p w14:paraId="1EADBF00" w14:textId="77777777" w:rsidR="003310CD" w:rsidRPr="003310CD" w:rsidRDefault="003310CD" w:rsidP="003310CD">
      <w:r w:rsidRPr="003310CD">
        <w:rPr>
          <w:rFonts w:ascii="Malgun Gothic" w:eastAsia="Malgun Gothic" w:hAnsi="Malgun Gothic" w:cs="Malgun Gothic" w:hint="eastAsia"/>
        </w:rPr>
        <w:t>├</w:t>
      </w:r>
      <w:r w:rsidRPr="003310CD">
        <w:rPr>
          <w:rFonts w:ascii="Aptos" w:hAnsi="Aptos" w:cs="Aptos"/>
        </w:rPr>
        <w:t>─────────────────────</w:t>
      </w:r>
      <w:r w:rsidRPr="003310CD">
        <w:rPr>
          <w:rFonts w:ascii="Malgun Gothic" w:eastAsia="Malgun Gothic" w:hAnsi="Malgun Gothic" w:cs="Malgun Gothic" w:hint="eastAsia"/>
        </w:rPr>
        <w:t>┤</w:t>
      </w:r>
      <w:r w:rsidRPr="003310CD">
        <w:t xml:space="preserve">        </w:t>
      </w:r>
      <w:r w:rsidRPr="003310CD">
        <w:rPr>
          <w:rFonts w:ascii="Malgun Gothic" w:eastAsia="Malgun Gothic" w:hAnsi="Malgun Gothic" w:cs="Malgun Gothic" w:hint="eastAsia"/>
        </w:rPr>
        <w:t>├</w:t>
      </w:r>
      <w:r w:rsidRPr="003310CD">
        <w:rPr>
          <w:rFonts w:ascii="Aptos" w:hAnsi="Aptos" w:cs="Aptos"/>
        </w:rPr>
        <w:t>──────────────────────────</w:t>
      </w:r>
      <w:r w:rsidRPr="003310CD">
        <w:rPr>
          <w:rFonts w:ascii="Malgun Gothic" w:eastAsia="Malgun Gothic" w:hAnsi="Malgun Gothic" w:cs="Malgun Gothic" w:hint="eastAsia"/>
        </w:rPr>
        <w:t>┤</w:t>
      </w:r>
    </w:p>
    <w:p w14:paraId="0A851C79" w14:textId="77777777" w:rsidR="003310CD" w:rsidRPr="003310CD" w:rsidRDefault="003310CD" w:rsidP="003310CD">
      <w:r w:rsidRPr="003310CD">
        <w:t>│  (</w:t>
      </w:r>
      <w:r w:rsidRPr="003310CD">
        <w:t>으</w:t>
      </w:r>
      <w:r w:rsidRPr="003310CD">
        <w:t>)</w:t>
      </w:r>
      <w:r w:rsidRPr="003310CD">
        <w:t>ㄹ</w:t>
      </w:r>
      <w:r w:rsidRPr="003310CD">
        <w:t xml:space="preserve"> </w:t>
      </w:r>
      <w:r w:rsidRPr="003310CD">
        <w:t>수</w:t>
      </w:r>
      <w:r w:rsidRPr="003310CD">
        <w:t xml:space="preserve"> </w:t>
      </w:r>
      <w:r w:rsidRPr="003310CD">
        <w:t>없다</w:t>
      </w:r>
      <w:r w:rsidRPr="003310CD">
        <w:t xml:space="preserve">     │        │  </w:t>
      </w:r>
      <w:r w:rsidRPr="003310CD">
        <w:t>지</w:t>
      </w:r>
      <w:r w:rsidRPr="003310CD">
        <w:t xml:space="preserve"> </w:t>
      </w:r>
      <w:r w:rsidRPr="003310CD">
        <w:t>못하다</w:t>
      </w:r>
      <w:r w:rsidRPr="003310CD">
        <w:t xml:space="preserve">               │</w:t>
      </w:r>
    </w:p>
    <w:p w14:paraId="2FA20DA6" w14:textId="77777777" w:rsidR="003310CD" w:rsidRPr="003310CD" w:rsidRDefault="003310CD" w:rsidP="003310CD">
      <w:r w:rsidRPr="003310CD">
        <w:t>│  "không thể làm"    │        │  "không thể làm"         │</w:t>
      </w:r>
    </w:p>
    <w:p w14:paraId="76F25BEA" w14:textId="77777777" w:rsidR="003310CD" w:rsidRPr="003310CD" w:rsidRDefault="003310CD" w:rsidP="003310CD">
      <w:r w:rsidRPr="003310CD">
        <w:t>│  (năng lực / điều   │        │  (do hoàn cảnh / ngoài   │</w:t>
      </w:r>
    </w:p>
    <w:p w14:paraId="4ABD0C34" w14:textId="77777777" w:rsidR="003310CD" w:rsidRPr="003310CD" w:rsidRDefault="003310CD" w:rsidP="003310CD">
      <w:r w:rsidRPr="003310CD">
        <w:t>│   kiện không cho)   │        │   ý muốn)                │</w:t>
      </w:r>
    </w:p>
    <w:p w14:paraId="518A0BD1" w14:textId="77777777" w:rsidR="003310CD" w:rsidRPr="003310CD" w:rsidRDefault="003310CD" w:rsidP="003310CD">
      <w:r w:rsidRPr="003310CD">
        <w:t>└─────────────────────┘        └──────────────────────────┘</w:t>
      </w:r>
    </w:p>
    <w:p w14:paraId="37F44477" w14:textId="77777777" w:rsidR="003310CD" w:rsidRPr="003310CD" w:rsidRDefault="003310CD" w:rsidP="003310CD">
      <w:r w:rsidRPr="003310CD">
        <w:pict w14:anchorId="592D8EEE">
          <v:rect id="_x0000_i2881" style="width:0;height:0" o:hralign="center" o:hrstd="t" o:hr="t" fillcolor="#a0a0a0" stroked="f"/>
        </w:pict>
      </w:r>
    </w:p>
    <w:p w14:paraId="30F36684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🔷</w:t>
      </w:r>
      <w:r w:rsidRPr="003310CD">
        <w:rPr>
          <w:b/>
          <w:bCs/>
        </w:rPr>
        <w:t xml:space="preserve"> No.41 —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ㄹ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수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있다</w:t>
      </w:r>
      <w:r w:rsidRPr="003310CD">
        <w:rPr>
          <w:b/>
          <w:bCs/>
        </w:rPr>
        <w:t xml:space="preserve"> (có thể làm)</w:t>
      </w:r>
    </w:p>
    <w:p w14:paraId="04B0B544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Công thức</w:t>
      </w:r>
    </w:p>
    <w:p w14:paraId="0A26A6FB" w14:textId="77777777" w:rsidR="003310CD" w:rsidRPr="003310CD" w:rsidRDefault="003310CD" w:rsidP="003310CD">
      <w:r w:rsidRPr="003310CD">
        <w:t>Động từ + (</w:t>
      </w:r>
      <w:r w:rsidRPr="003310CD">
        <w:t>으</w:t>
      </w:r>
      <w:r w:rsidRPr="003310CD">
        <w:t>)</w:t>
      </w:r>
      <w:r w:rsidRPr="003310CD">
        <w:t>ㄹ</w:t>
      </w:r>
      <w:r w:rsidRPr="003310CD">
        <w:t xml:space="preserve"> </w:t>
      </w:r>
      <w:r w:rsidRPr="003310CD">
        <w:t>수</w:t>
      </w:r>
      <w:r w:rsidRPr="003310CD">
        <w:t xml:space="preserve"> </w:t>
      </w:r>
      <w:r w:rsidRPr="003310CD">
        <w:t>있다</w:t>
      </w:r>
    </w:p>
    <w:p w14:paraId="07E0A448" w14:textId="77777777" w:rsidR="003310CD" w:rsidRPr="003310CD" w:rsidRDefault="003310CD" w:rsidP="003310CD"/>
    <w:p w14:paraId="500B215E" w14:textId="77777777" w:rsidR="003310CD" w:rsidRPr="003310CD" w:rsidRDefault="003310CD" w:rsidP="003310CD">
      <w:r w:rsidRPr="003310CD">
        <w:lastRenderedPageBreak/>
        <w:t xml:space="preserve">Kết thúc nguyên âm  + </w:t>
      </w:r>
      <w:r w:rsidRPr="003310CD">
        <w:t>ㄹ</w:t>
      </w:r>
      <w:r w:rsidRPr="003310CD">
        <w:t xml:space="preserve"> </w:t>
      </w:r>
      <w:r w:rsidRPr="003310CD">
        <w:t>수</w:t>
      </w:r>
      <w:r w:rsidRPr="003310CD">
        <w:t xml:space="preserve"> </w:t>
      </w:r>
      <w:r w:rsidRPr="003310CD">
        <w:t>있다</w:t>
      </w:r>
    </w:p>
    <w:p w14:paraId="560BEA5D" w14:textId="77777777" w:rsidR="003310CD" w:rsidRPr="003310CD" w:rsidRDefault="003310CD" w:rsidP="003310CD">
      <w:r w:rsidRPr="003310CD">
        <w:t xml:space="preserve">Kết thúc phụ âm     + </w:t>
      </w:r>
      <w:r w:rsidRPr="003310CD">
        <w:t>을</w:t>
      </w:r>
      <w:r w:rsidRPr="003310CD">
        <w:t xml:space="preserve"> </w:t>
      </w:r>
      <w:r w:rsidRPr="003310CD">
        <w:t>수</w:t>
      </w:r>
      <w:r w:rsidRPr="003310CD">
        <w:t xml:space="preserve"> </w:t>
      </w:r>
      <w:r w:rsidRPr="003310CD">
        <w:t>있다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2885"/>
      </w:tblGrid>
      <w:tr w:rsidR="003310CD" w:rsidRPr="003310CD" w14:paraId="12A68D73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22ADC1C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Gốc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14AEE58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Kết quả</w:t>
            </w:r>
          </w:p>
        </w:tc>
      </w:tr>
      <w:tr w:rsidR="003310CD" w:rsidRPr="003310CD" w14:paraId="2B25778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A8D2256" w14:textId="77777777" w:rsidR="003310CD" w:rsidRPr="003310CD" w:rsidRDefault="003310CD" w:rsidP="003310CD">
            <w:r w:rsidRPr="003310CD">
              <w:t>가다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36B0181" w14:textId="77777777" w:rsidR="003310CD" w:rsidRPr="003310CD" w:rsidRDefault="003310CD" w:rsidP="003310CD">
            <w:r w:rsidRPr="003310CD">
              <w:rPr>
                <w:b/>
                <w:bCs/>
              </w:rPr>
              <w:t>갈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수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있다</w:t>
            </w:r>
          </w:p>
        </w:tc>
      </w:tr>
      <w:tr w:rsidR="003310CD" w:rsidRPr="003310CD" w14:paraId="21394F9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7680CDA" w14:textId="77777777" w:rsidR="003310CD" w:rsidRPr="003310CD" w:rsidRDefault="003310CD" w:rsidP="003310CD">
            <w:r w:rsidRPr="003310CD">
              <w:t>먹다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DC1DC9D" w14:textId="77777777" w:rsidR="003310CD" w:rsidRPr="003310CD" w:rsidRDefault="003310CD" w:rsidP="003310CD">
            <w:r w:rsidRPr="003310CD">
              <w:rPr>
                <w:b/>
                <w:bCs/>
              </w:rPr>
              <w:t>먹을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수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있다</w:t>
            </w:r>
          </w:p>
        </w:tc>
      </w:tr>
      <w:tr w:rsidR="003310CD" w:rsidRPr="003310CD" w14:paraId="13B6034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EAE7A64" w14:textId="77777777" w:rsidR="003310CD" w:rsidRPr="003310CD" w:rsidRDefault="003310CD" w:rsidP="003310CD">
            <w:r w:rsidRPr="003310CD">
              <w:t>하다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69A2CCF" w14:textId="77777777" w:rsidR="003310CD" w:rsidRPr="003310CD" w:rsidRDefault="003310CD" w:rsidP="003310CD">
            <w:r w:rsidRPr="003310CD">
              <w:rPr>
                <w:b/>
                <w:bCs/>
              </w:rPr>
              <w:t>할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수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있다</w:t>
            </w:r>
          </w:p>
        </w:tc>
      </w:tr>
      <w:tr w:rsidR="003310CD" w:rsidRPr="003310CD" w14:paraId="382C8FA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8A87ADB" w14:textId="77777777" w:rsidR="003310CD" w:rsidRPr="003310CD" w:rsidRDefault="003310CD" w:rsidP="003310CD">
            <w:r w:rsidRPr="003310CD">
              <w:t>만들다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27E0904" w14:textId="77777777" w:rsidR="003310CD" w:rsidRPr="003310CD" w:rsidRDefault="003310CD" w:rsidP="003310CD">
            <w:r w:rsidRPr="003310CD">
              <w:rPr>
                <w:b/>
                <w:bCs/>
              </w:rPr>
              <w:t>만들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수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있다</w:t>
            </w:r>
            <w:r w:rsidRPr="003310CD">
              <w:t> </w:t>
            </w:r>
            <w:r w:rsidRPr="003310CD">
              <w:rPr>
                <w:i/>
                <w:iCs/>
              </w:rPr>
              <w:t>(</w:t>
            </w:r>
            <w:r w:rsidRPr="003310CD">
              <w:rPr>
                <w:i/>
                <w:iCs/>
              </w:rPr>
              <w:t>ㄹ</w:t>
            </w:r>
            <w:r w:rsidRPr="003310CD">
              <w:rPr>
                <w:i/>
                <w:iCs/>
              </w:rPr>
              <w:t xml:space="preserve"> </w:t>
            </w:r>
            <w:r w:rsidRPr="003310CD">
              <w:rPr>
                <w:i/>
                <w:iCs/>
              </w:rPr>
              <w:t>탈락</w:t>
            </w:r>
            <w:r w:rsidRPr="003310CD">
              <w:rPr>
                <w:i/>
                <w:iCs/>
              </w:rPr>
              <w:t xml:space="preserve"> </w:t>
            </w:r>
            <w:r w:rsidRPr="003310CD">
              <w:rPr>
                <w:i/>
                <w:iCs/>
              </w:rPr>
              <w:t>없음</w:t>
            </w:r>
            <w:r w:rsidRPr="003310CD">
              <w:rPr>
                <w:i/>
                <w:iCs/>
              </w:rPr>
              <w:t>!)</w:t>
            </w:r>
          </w:p>
        </w:tc>
      </w:tr>
    </w:tbl>
    <w:p w14:paraId="2090ED04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Cách Dùng</w:t>
      </w:r>
    </w:p>
    <w:p w14:paraId="72E18505" w14:textId="77777777" w:rsidR="003310CD" w:rsidRPr="003310CD" w:rsidRDefault="003310CD" w:rsidP="003310CD">
      <w:r w:rsidRPr="003310CD">
        <w:rPr>
          <w:b/>
          <w:bCs/>
        </w:rPr>
        <w:t>① Khả năng / năng lực của bản thân</w:t>
      </w:r>
    </w:p>
    <w:p w14:paraId="50B91776" w14:textId="77777777" w:rsidR="003310CD" w:rsidRPr="003310CD" w:rsidRDefault="003310CD" w:rsidP="003310CD">
      <w:r w:rsidRPr="003310CD">
        <w:t>저는</w:t>
      </w:r>
      <w:r w:rsidRPr="003310CD">
        <w:t xml:space="preserve"> </w:t>
      </w:r>
      <w:r w:rsidRPr="003310CD">
        <w:t>한국말</w:t>
      </w:r>
      <w:r w:rsidRPr="003310CD">
        <w:t xml:space="preserve"> </w:t>
      </w:r>
      <w:r w:rsidRPr="003310CD">
        <w:t>조금</w:t>
      </w:r>
      <w:r w:rsidRPr="003310CD">
        <w:t xml:space="preserve"> </w:t>
      </w:r>
      <w:r w:rsidRPr="003310CD">
        <w:t>할</w:t>
      </w:r>
      <w:r w:rsidRPr="003310CD">
        <w:t xml:space="preserve"> </w:t>
      </w:r>
      <w:r w:rsidRPr="003310CD">
        <w:t>수</w:t>
      </w:r>
      <w:r w:rsidRPr="003310CD">
        <w:t xml:space="preserve"> </w:t>
      </w:r>
      <w:r w:rsidRPr="003310CD">
        <w:t>있어요</w:t>
      </w:r>
      <w:r w:rsidRPr="003310CD">
        <w:t>. </w:t>
      </w:r>
      <w:r w:rsidRPr="003310CD">
        <w:rPr>
          <w:i/>
          <w:iCs/>
        </w:rPr>
        <w:t>Tôi </w:t>
      </w:r>
      <w:r w:rsidRPr="003310CD">
        <w:rPr>
          <w:b/>
          <w:bCs/>
          <w:i/>
          <w:iCs/>
        </w:rPr>
        <w:t>có thể</w:t>
      </w:r>
      <w:r w:rsidRPr="003310CD">
        <w:rPr>
          <w:i/>
          <w:iCs/>
        </w:rPr>
        <w:t> nói tiếng Hàn một chút.</w:t>
      </w:r>
    </w:p>
    <w:p w14:paraId="67C5F370" w14:textId="77777777" w:rsidR="003310CD" w:rsidRPr="003310CD" w:rsidRDefault="003310CD" w:rsidP="003310CD">
      <w:r w:rsidRPr="003310CD">
        <w:t>피아노를</w:t>
      </w:r>
      <w:r w:rsidRPr="003310CD">
        <w:t xml:space="preserve"> </w:t>
      </w:r>
      <w:r w:rsidRPr="003310CD">
        <w:t>칠</w:t>
      </w:r>
      <w:r w:rsidRPr="003310CD">
        <w:t xml:space="preserve"> </w:t>
      </w:r>
      <w:r w:rsidRPr="003310CD">
        <w:t>수</w:t>
      </w:r>
      <w:r w:rsidRPr="003310CD">
        <w:t xml:space="preserve"> </w:t>
      </w:r>
      <w:r w:rsidRPr="003310CD">
        <w:t>있어요</w:t>
      </w:r>
      <w:r w:rsidRPr="003310CD">
        <w:t>? </w:t>
      </w:r>
      <w:r w:rsidRPr="003310CD">
        <w:rPr>
          <w:i/>
          <w:iCs/>
        </w:rPr>
        <w:t>Bạn </w:t>
      </w:r>
      <w:r w:rsidRPr="003310CD">
        <w:rPr>
          <w:b/>
          <w:bCs/>
          <w:i/>
          <w:iCs/>
        </w:rPr>
        <w:t>có thể</w:t>
      </w:r>
      <w:r w:rsidRPr="003310CD">
        <w:rPr>
          <w:i/>
          <w:iCs/>
        </w:rPr>
        <w:t> chơi piano không?</w:t>
      </w:r>
    </w:p>
    <w:p w14:paraId="30190D45" w14:textId="77777777" w:rsidR="003310CD" w:rsidRPr="003310CD" w:rsidRDefault="003310CD" w:rsidP="003310CD">
      <w:r w:rsidRPr="003310CD">
        <w:t>저는</w:t>
      </w:r>
      <w:r w:rsidRPr="003310CD">
        <w:t xml:space="preserve"> </w:t>
      </w:r>
      <w:r w:rsidRPr="003310CD">
        <w:t>수영을</w:t>
      </w:r>
      <w:r w:rsidRPr="003310CD">
        <w:t xml:space="preserve"> </w:t>
      </w:r>
      <w:r w:rsidRPr="003310CD">
        <w:t>할</w:t>
      </w:r>
      <w:r w:rsidRPr="003310CD">
        <w:t xml:space="preserve"> </w:t>
      </w:r>
      <w:r w:rsidRPr="003310CD">
        <w:t>수</w:t>
      </w:r>
      <w:r w:rsidRPr="003310CD">
        <w:t xml:space="preserve"> </w:t>
      </w:r>
      <w:r w:rsidRPr="003310CD">
        <w:t>있어요</w:t>
      </w:r>
      <w:r w:rsidRPr="003310CD">
        <w:t>. </w:t>
      </w:r>
      <w:r w:rsidRPr="003310CD">
        <w:rPr>
          <w:i/>
          <w:iCs/>
        </w:rPr>
        <w:t>Tôi </w:t>
      </w:r>
      <w:r w:rsidRPr="003310CD">
        <w:rPr>
          <w:b/>
          <w:bCs/>
          <w:i/>
          <w:iCs/>
        </w:rPr>
        <w:t>có thể</w:t>
      </w:r>
      <w:r w:rsidRPr="003310CD">
        <w:rPr>
          <w:i/>
          <w:iCs/>
        </w:rPr>
        <w:t> bơi.</w:t>
      </w:r>
    </w:p>
    <w:p w14:paraId="4C1ED407" w14:textId="77777777" w:rsidR="003310CD" w:rsidRPr="003310CD" w:rsidRDefault="003310CD" w:rsidP="003310CD">
      <w:r w:rsidRPr="003310CD">
        <w:rPr>
          <w:b/>
          <w:bCs/>
        </w:rPr>
        <w:t>② Điều kiện / hoàn cảnh cho phép</w:t>
      </w:r>
    </w:p>
    <w:p w14:paraId="55B8E0B7" w14:textId="77777777" w:rsidR="003310CD" w:rsidRPr="003310CD" w:rsidRDefault="003310CD" w:rsidP="003310CD">
      <w:r w:rsidRPr="003310CD">
        <w:t>여기서</w:t>
      </w:r>
      <w:r w:rsidRPr="003310CD">
        <w:t xml:space="preserve"> </w:t>
      </w:r>
      <w:r w:rsidRPr="003310CD">
        <w:t>사진을</w:t>
      </w:r>
      <w:r w:rsidRPr="003310CD">
        <w:t xml:space="preserve"> </w:t>
      </w:r>
      <w:r w:rsidRPr="003310CD">
        <w:t>찍을</w:t>
      </w:r>
      <w:r w:rsidRPr="003310CD">
        <w:t xml:space="preserve"> </w:t>
      </w:r>
      <w:r w:rsidRPr="003310CD">
        <w:t>수</w:t>
      </w:r>
      <w:r w:rsidRPr="003310CD">
        <w:t xml:space="preserve"> </w:t>
      </w:r>
      <w:r w:rsidRPr="003310CD">
        <w:t>있어요</w:t>
      </w:r>
      <w:r w:rsidRPr="003310CD">
        <w:t>. </w:t>
      </w:r>
      <w:r w:rsidRPr="003310CD">
        <w:rPr>
          <w:b/>
          <w:bCs/>
          <w:i/>
          <w:iCs/>
        </w:rPr>
        <w:t>Có thể</w:t>
      </w:r>
      <w:r w:rsidRPr="003310CD">
        <w:rPr>
          <w:i/>
          <w:iCs/>
        </w:rPr>
        <w:t> chụp ảnh ở đây.</w:t>
      </w:r>
    </w:p>
    <w:p w14:paraId="3091B3F5" w14:textId="77777777" w:rsidR="003310CD" w:rsidRPr="003310CD" w:rsidRDefault="003310CD" w:rsidP="003310CD">
      <w:r w:rsidRPr="003310CD">
        <w:t>카드로</w:t>
      </w:r>
      <w:r w:rsidRPr="003310CD">
        <w:t xml:space="preserve"> </w:t>
      </w:r>
      <w:r w:rsidRPr="003310CD">
        <w:t>계산할</w:t>
      </w:r>
      <w:r w:rsidRPr="003310CD">
        <w:t xml:space="preserve"> </w:t>
      </w:r>
      <w:r w:rsidRPr="003310CD">
        <w:t>수</w:t>
      </w:r>
      <w:r w:rsidRPr="003310CD">
        <w:t xml:space="preserve"> </w:t>
      </w:r>
      <w:r w:rsidRPr="003310CD">
        <w:t>있어요</w:t>
      </w:r>
      <w:r w:rsidRPr="003310CD">
        <w:t>? </w:t>
      </w:r>
      <w:r w:rsidRPr="003310CD">
        <w:rPr>
          <w:b/>
          <w:bCs/>
          <w:i/>
          <w:iCs/>
        </w:rPr>
        <w:t>Có thể</w:t>
      </w:r>
      <w:r w:rsidRPr="003310CD">
        <w:rPr>
          <w:i/>
          <w:iCs/>
        </w:rPr>
        <w:t> thanh toán bằng thẻ không?</w:t>
      </w:r>
    </w:p>
    <w:p w14:paraId="60B191EC" w14:textId="77777777" w:rsidR="003310CD" w:rsidRPr="003310CD" w:rsidRDefault="003310CD" w:rsidP="003310CD">
      <w:r w:rsidRPr="003310CD">
        <w:rPr>
          <w:b/>
          <w:bCs/>
        </w:rPr>
        <w:t>③ Khả năng trong tương lai</w:t>
      </w:r>
    </w:p>
    <w:p w14:paraId="1737F55C" w14:textId="77777777" w:rsidR="003310CD" w:rsidRPr="003310CD" w:rsidRDefault="003310CD" w:rsidP="003310CD">
      <w:r w:rsidRPr="003310CD">
        <w:t>내일</w:t>
      </w:r>
      <w:r w:rsidRPr="003310CD">
        <w:t xml:space="preserve"> </w:t>
      </w:r>
      <w:r w:rsidRPr="003310CD">
        <w:t>올</w:t>
      </w:r>
      <w:r w:rsidRPr="003310CD">
        <w:t xml:space="preserve"> </w:t>
      </w:r>
      <w:r w:rsidRPr="003310CD">
        <w:t>수</w:t>
      </w:r>
      <w:r w:rsidRPr="003310CD">
        <w:t xml:space="preserve"> </w:t>
      </w:r>
      <w:r w:rsidRPr="003310CD">
        <w:t>있어요</w:t>
      </w:r>
      <w:r w:rsidRPr="003310CD">
        <w:t>? </w:t>
      </w:r>
      <w:r w:rsidRPr="003310CD">
        <w:rPr>
          <w:i/>
          <w:iCs/>
        </w:rPr>
        <w:t>Ngày mai bạn </w:t>
      </w:r>
      <w:r w:rsidRPr="003310CD">
        <w:rPr>
          <w:b/>
          <w:bCs/>
          <w:i/>
          <w:iCs/>
        </w:rPr>
        <w:t>có thể</w:t>
      </w:r>
      <w:r w:rsidRPr="003310CD">
        <w:rPr>
          <w:i/>
          <w:iCs/>
        </w:rPr>
        <w:t> đến không?</w:t>
      </w:r>
    </w:p>
    <w:p w14:paraId="58CC901B" w14:textId="77777777" w:rsidR="003310CD" w:rsidRPr="003310CD" w:rsidRDefault="003310CD" w:rsidP="003310CD">
      <w:r w:rsidRPr="003310CD">
        <w:t>이</w:t>
      </w:r>
      <w:r w:rsidRPr="003310CD">
        <w:t xml:space="preserve"> </w:t>
      </w:r>
      <w:r w:rsidRPr="003310CD">
        <w:t>일을</w:t>
      </w:r>
      <w:r w:rsidRPr="003310CD">
        <w:t xml:space="preserve"> </w:t>
      </w:r>
      <w:r w:rsidRPr="003310CD">
        <w:t>혼자</w:t>
      </w:r>
      <w:r w:rsidRPr="003310CD">
        <w:t xml:space="preserve"> </w:t>
      </w:r>
      <w:r w:rsidRPr="003310CD">
        <w:t>할</w:t>
      </w:r>
      <w:r w:rsidRPr="003310CD">
        <w:t xml:space="preserve"> </w:t>
      </w:r>
      <w:r w:rsidRPr="003310CD">
        <w:t>수</w:t>
      </w:r>
      <w:r w:rsidRPr="003310CD">
        <w:t xml:space="preserve"> </w:t>
      </w:r>
      <w:r w:rsidRPr="003310CD">
        <w:t>있을</w:t>
      </w:r>
      <w:r w:rsidRPr="003310CD">
        <w:t xml:space="preserve"> </w:t>
      </w:r>
      <w:r w:rsidRPr="003310CD">
        <w:t>것</w:t>
      </w:r>
      <w:r w:rsidRPr="003310CD">
        <w:t xml:space="preserve"> </w:t>
      </w:r>
      <w:r w:rsidRPr="003310CD">
        <w:t>같아요</w:t>
      </w:r>
      <w:r w:rsidRPr="003310CD">
        <w:t>. </w:t>
      </w:r>
      <w:r w:rsidRPr="003310CD">
        <w:rPr>
          <w:i/>
          <w:iCs/>
        </w:rPr>
        <w:t>Tôi nghĩ </w:t>
      </w:r>
      <w:r w:rsidRPr="003310CD">
        <w:rPr>
          <w:b/>
          <w:bCs/>
          <w:i/>
          <w:iCs/>
        </w:rPr>
        <w:t>có thể</w:t>
      </w:r>
      <w:r w:rsidRPr="003310CD">
        <w:rPr>
          <w:i/>
          <w:iCs/>
        </w:rPr>
        <w:t> làm việc này một mình.</w:t>
      </w:r>
    </w:p>
    <w:p w14:paraId="3AC132CD" w14:textId="77777777" w:rsidR="003310CD" w:rsidRPr="003310CD" w:rsidRDefault="003310CD" w:rsidP="003310CD">
      <w:r w:rsidRPr="003310CD">
        <w:pict w14:anchorId="43D129CF">
          <v:rect id="_x0000_i2882" style="width:0;height:0" o:hralign="center" o:hrstd="t" o:hr="t" fillcolor="#a0a0a0" stroked="f"/>
        </w:pict>
      </w:r>
    </w:p>
    <w:p w14:paraId="20C6B7E5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🔷</w:t>
      </w:r>
      <w:r w:rsidRPr="003310CD">
        <w:rPr>
          <w:b/>
          <w:bCs/>
        </w:rPr>
        <w:t xml:space="preserve"> No.42 —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ㄹ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수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없다</w:t>
      </w:r>
      <w:r w:rsidRPr="003310CD">
        <w:rPr>
          <w:b/>
          <w:bCs/>
        </w:rPr>
        <w:t xml:space="preserve"> (không thể làm)</w:t>
      </w:r>
    </w:p>
    <w:p w14:paraId="0289825E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Công thức</w:t>
      </w:r>
    </w:p>
    <w:p w14:paraId="705B1022" w14:textId="77777777" w:rsidR="003310CD" w:rsidRPr="003310CD" w:rsidRDefault="003310CD" w:rsidP="003310CD">
      <w:r w:rsidRPr="003310CD">
        <w:lastRenderedPageBreak/>
        <w:t>Động từ + (</w:t>
      </w:r>
      <w:r w:rsidRPr="003310CD">
        <w:t>으</w:t>
      </w:r>
      <w:r w:rsidRPr="003310CD">
        <w:t>)</w:t>
      </w:r>
      <w:r w:rsidRPr="003310CD">
        <w:t>ㄹ</w:t>
      </w:r>
      <w:r w:rsidRPr="003310CD">
        <w:t xml:space="preserve"> </w:t>
      </w:r>
      <w:r w:rsidRPr="003310CD">
        <w:t>수</w:t>
      </w:r>
      <w:r w:rsidRPr="003310CD">
        <w:t xml:space="preserve"> </w:t>
      </w:r>
      <w:r w:rsidRPr="003310CD">
        <w:t>없다</w:t>
      </w:r>
    </w:p>
    <w:p w14:paraId="7086ED33" w14:textId="77777777" w:rsidR="003310CD" w:rsidRPr="003310CD" w:rsidRDefault="003310CD" w:rsidP="003310CD">
      <w:r w:rsidRPr="003310CD">
        <w:t xml:space="preserve">(Hoàn toàn giống </w:t>
      </w:r>
      <w:r w:rsidRPr="003310CD">
        <w:t>있다</w:t>
      </w:r>
      <w:r w:rsidRPr="003310CD">
        <w:t xml:space="preserve"> — chỉ đổi </w:t>
      </w:r>
      <w:r w:rsidRPr="003310CD">
        <w:t>있다</w:t>
      </w:r>
      <w:r w:rsidRPr="003310CD">
        <w:t xml:space="preserve"> → </w:t>
      </w:r>
      <w:r w:rsidRPr="003310CD">
        <w:t>없다</w:t>
      </w:r>
      <w:r w:rsidRPr="003310CD">
        <w:t>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1328"/>
      </w:tblGrid>
      <w:tr w:rsidR="003310CD" w:rsidRPr="003310CD" w14:paraId="4E77FF40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46B03F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Gốc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9E417F5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Kết quả</w:t>
            </w:r>
          </w:p>
        </w:tc>
      </w:tr>
      <w:tr w:rsidR="003310CD" w:rsidRPr="003310CD" w14:paraId="2673B7D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C8824A5" w14:textId="77777777" w:rsidR="003310CD" w:rsidRPr="003310CD" w:rsidRDefault="003310CD" w:rsidP="003310CD">
            <w:r w:rsidRPr="003310CD">
              <w:t>가다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DF2CB72" w14:textId="77777777" w:rsidR="003310CD" w:rsidRPr="003310CD" w:rsidRDefault="003310CD" w:rsidP="003310CD">
            <w:r w:rsidRPr="003310CD">
              <w:rPr>
                <w:b/>
                <w:bCs/>
              </w:rPr>
              <w:t>갈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수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없다</w:t>
            </w:r>
          </w:p>
        </w:tc>
      </w:tr>
      <w:tr w:rsidR="003310CD" w:rsidRPr="003310CD" w14:paraId="484D84D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060B4BB" w14:textId="77777777" w:rsidR="003310CD" w:rsidRPr="003310CD" w:rsidRDefault="003310CD" w:rsidP="003310CD">
            <w:r w:rsidRPr="003310CD">
              <w:t>먹다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9024CEA" w14:textId="77777777" w:rsidR="003310CD" w:rsidRPr="003310CD" w:rsidRDefault="003310CD" w:rsidP="003310CD">
            <w:r w:rsidRPr="003310CD">
              <w:rPr>
                <w:b/>
                <w:bCs/>
              </w:rPr>
              <w:t>먹을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수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없다</w:t>
            </w:r>
          </w:p>
        </w:tc>
      </w:tr>
      <w:tr w:rsidR="003310CD" w:rsidRPr="003310CD" w14:paraId="48D8F05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0ED67FE" w14:textId="77777777" w:rsidR="003310CD" w:rsidRPr="003310CD" w:rsidRDefault="003310CD" w:rsidP="003310CD">
            <w:r w:rsidRPr="003310CD">
              <w:t>찍다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EBB7735" w14:textId="77777777" w:rsidR="003310CD" w:rsidRPr="003310CD" w:rsidRDefault="003310CD" w:rsidP="003310CD">
            <w:r w:rsidRPr="003310CD">
              <w:rPr>
                <w:b/>
                <w:bCs/>
              </w:rPr>
              <w:t>찍을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수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없다</w:t>
            </w:r>
          </w:p>
        </w:tc>
      </w:tr>
    </w:tbl>
    <w:p w14:paraId="4589FDE5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Cách Dùng</w:t>
      </w:r>
    </w:p>
    <w:p w14:paraId="59DE196D" w14:textId="77777777" w:rsidR="003310CD" w:rsidRPr="003310CD" w:rsidRDefault="003310CD" w:rsidP="003310CD">
      <w:r w:rsidRPr="003310CD">
        <w:rPr>
          <w:b/>
          <w:bCs/>
        </w:rPr>
        <w:t>① Quy định / điều kiện không cho phép</w:t>
      </w:r>
    </w:p>
    <w:p w14:paraId="38823F44" w14:textId="77777777" w:rsidR="003310CD" w:rsidRPr="003310CD" w:rsidRDefault="003310CD" w:rsidP="003310CD">
      <w:r w:rsidRPr="003310CD">
        <w:t>여기서는</w:t>
      </w:r>
      <w:r w:rsidRPr="003310CD">
        <w:t xml:space="preserve"> </w:t>
      </w:r>
      <w:r w:rsidRPr="003310CD">
        <w:t>사진을</w:t>
      </w:r>
      <w:r w:rsidRPr="003310CD">
        <w:t xml:space="preserve"> </w:t>
      </w:r>
      <w:r w:rsidRPr="003310CD">
        <w:t>찍을</w:t>
      </w:r>
      <w:r w:rsidRPr="003310CD">
        <w:t xml:space="preserve"> </w:t>
      </w:r>
      <w:r w:rsidRPr="003310CD">
        <w:t>수</w:t>
      </w:r>
      <w:r w:rsidRPr="003310CD">
        <w:t xml:space="preserve"> </w:t>
      </w:r>
      <w:r w:rsidRPr="003310CD">
        <w:t>없어요</w:t>
      </w:r>
      <w:r w:rsidRPr="003310CD">
        <w:t>. </w:t>
      </w:r>
      <w:r w:rsidRPr="003310CD">
        <w:rPr>
          <w:b/>
          <w:bCs/>
          <w:i/>
          <w:iCs/>
        </w:rPr>
        <w:t>Không thể</w:t>
      </w:r>
      <w:r w:rsidRPr="003310CD">
        <w:rPr>
          <w:i/>
          <w:iCs/>
        </w:rPr>
        <w:t> chụp ảnh ở đây.</w:t>
      </w:r>
      <w:r w:rsidRPr="003310CD">
        <w:t> (quy định cấm)</w:t>
      </w:r>
    </w:p>
    <w:p w14:paraId="77C1F748" w14:textId="77777777" w:rsidR="003310CD" w:rsidRPr="003310CD" w:rsidRDefault="003310CD" w:rsidP="003310CD">
      <w:r w:rsidRPr="003310CD">
        <w:t>이</w:t>
      </w:r>
      <w:r w:rsidRPr="003310CD">
        <w:t xml:space="preserve"> </w:t>
      </w:r>
      <w:r w:rsidRPr="003310CD">
        <w:t>방에는</w:t>
      </w:r>
      <w:r w:rsidRPr="003310CD">
        <w:t xml:space="preserve"> </w:t>
      </w:r>
      <w:r w:rsidRPr="003310CD">
        <w:t>들어갈</w:t>
      </w:r>
      <w:r w:rsidRPr="003310CD">
        <w:t xml:space="preserve"> </w:t>
      </w:r>
      <w:r w:rsidRPr="003310CD">
        <w:t>수</w:t>
      </w:r>
      <w:r w:rsidRPr="003310CD">
        <w:t xml:space="preserve"> </w:t>
      </w:r>
      <w:r w:rsidRPr="003310CD">
        <w:t>없어요</w:t>
      </w:r>
      <w:r w:rsidRPr="003310CD">
        <w:t>. </w:t>
      </w:r>
      <w:r w:rsidRPr="003310CD">
        <w:rPr>
          <w:b/>
          <w:bCs/>
          <w:i/>
          <w:iCs/>
        </w:rPr>
        <w:t>Không thể</w:t>
      </w:r>
      <w:r w:rsidRPr="003310CD">
        <w:rPr>
          <w:i/>
          <w:iCs/>
        </w:rPr>
        <w:t> vào phòng này.</w:t>
      </w:r>
    </w:p>
    <w:p w14:paraId="67386E5A" w14:textId="77777777" w:rsidR="003310CD" w:rsidRPr="003310CD" w:rsidRDefault="003310CD" w:rsidP="003310CD">
      <w:r w:rsidRPr="003310CD">
        <w:rPr>
          <w:b/>
          <w:bCs/>
        </w:rPr>
        <w:t>② Năng lực không có</w:t>
      </w:r>
    </w:p>
    <w:p w14:paraId="7AEE73CB" w14:textId="77777777" w:rsidR="003310CD" w:rsidRPr="003310CD" w:rsidRDefault="003310CD" w:rsidP="003310CD">
      <w:r w:rsidRPr="003310CD">
        <w:t>저는</w:t>
      </w:r>
      <w:r w:rsidRPr="003310CD">
        <w:t xml:space="preserve"> </w:t>
      </w:r>
      <w:r w:rsidRPr="003310CD">
        <w:t>운전을</w:t>
      </w:r>
      <w:r w:rsidRPr="003310CD">
        <w:t xml:space="preserve"> </w:t>
      </w:r>
      <w:r w:rsidRPr="003310CD">
        <w:t>할</w:t>
      </w:r>
      <w:r w:rsidRPr="003310CD">
        <w:t xml:space="preserve"> </w:t>
      </w:r>
      <w:r w:rsidRPr="003310CD">
        <w:t>수</w:t>
      </w:r>
      <w:r w:rsidRPr="003310CD">
        <w:t xml:space="preserve"> </w:t>
      </w:r>
      <w:r w:rsidRPr="003310CD">
        <w:t>없어요</w:t>
      </w:r>
      <w:r w:rsidRPr="003310CD">
        <w:t>. </w:t>
      </w:r>
      <w:r w:rsidRPr="003310CD">
        <w:rPr>
          <w:i/>
          <w:iCs/>
        </w:rPr>
        <w:t>Tôi </w:t>
      </w:r>
      <w:r w:rsidRPr="003310CD">
        <w:rPr>
          <w:b/>
          <w:bCs/>
          <w:i/>
          <w:iCs/>
        </w:rPr>
        <w:t>không thể</w:t>
      </w:r>
      <w:r w:rsidRPr="003310CD">
        <w:rPr>
          <w:i/>
          <w:iCs/>
        </w:rPr>
        <w:t> lái xe.</w:t>
      </w:r>
      <w:r w:rsidRPr="003310CD">
        <w:t> (không biết lái)</w:t>
      </w:r>
    </w:p>
    <w:p w14:paraId="28DD31AD" w14:textId="77777777" w:rsidR="003310CD" w:rsidRPr="003310CD" w:rsidRDefault="003310CD" w:rsidP="003310CD">
      <w:r w:rsidRPr="003310CD">
        <w:rPr>
          <w:b/>
          <w:bCs/>
        </w:rPr>
        <w:t>③ Hoàn cảnh không cho phép</w:t>
      </w:r>
    </w:p>
    <w:p w14:paraId="48C7884C" w14:textId="77777777" w:rsidR="003310CD" w:rsidRPr="003310CD" w:rsidRDefault="003310CD" w:rsidP="003310CD">
      <w:r w:rsidRPr="003310CD">
        <w:t>오늘은</w:t>
      </w:r>
      <w:r w:rsidRPr="003310CD">
        <w:t xml:space="preserve"> </w:t>
      </w:r>
      <w:r w:rsidRPr="003310CD">
        <w:t>갈</w:t>
      </w:r>
      <w:r w:rsidRPr="003310CD">
        <w:t xml:space="preserve"> </w:t>
      </w:r>
      <w:r w:rsidRPr="003310CD">
        <w:t>수</w:t>
      </w:r>
      <w:r w:rsidRPr="003310CD">
        <w:t xml:space="preserve"> </w:t>
      </w:r>
      <w:r w:rsidRPr="003310CD">
        <w:t>없어요</w:t>
      </w:r>
      <w:r w:rsidRPr="003310CD">
        <w:t xml:space="preserve">. </w:t>
      </w:r>
      <w:r w:rsidRPr="003310CD">
        <w:t>너무</w:t>
      </w:r>
      <w:r w:rsidRPr="003310CD">
        <w:t xml:space="preserve"> </w:t>
      </w:r>
      <w:r w:rsidRPr="003310CD">
        <w:t>바빠요</w:t>
      </w:r>
      <w:r w:rsidRPr="003310CD">
        <w:t>. </w:t>
      </w:r>
      <w:r w:rsidRPr="003310CD">
        <w:rPr>
          <w:i/>
          <w:iCs/>
        </w:rPr>
        <w:t>Hôm nay </w:t>
      </w:r>
      <w:r w:rsidRPr="003310CD">
        <w:rPr>
          <w:b/>
          <w:bCs/>
          <w:i/>
          <w:iCs/>
        </w:rPr>
        <w:t>không thể</w:t>
      </w:r>
      <w:r w:rsidRPr="003310CD">
        <w:rPr>
          <w:i/>
          <w:iCs/>
        </w:rPr>
        <w:t> đến. Bận quá.</w:t>
      </w:r>
    </w:p>
    <w:p w14:paraId="29C4AC45" w14:textId="77777777" w:rsidR="003310CD" w:rsidRPr="003310CD" w:rsidRDefault="003310CD" w:rsidP="003310CD">
      <w:r w:rsidRPr="003310CD">
        <w:pict w14:anchorId="4A3DD2E0">
          <v:rect id="_x0000_i2883" style="width:0;height:0" o:hralign="center" o:hrstd="t" o:hr="t" fillcolor="#a0a0a0" stroked="f"/>
        </w:pict>
      </w:r>
    </w:p>
    <w:p w14:paraId="791192AD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🔷</w:t>
      </w:r>
      <w:r w:rsidRPr="003310CD">
        <w:rPr>
          <w:b/>
          <w:bCs/>
        </w:rPr>
        <w:t xml:space="preserve"> No.81 — </w:t>
      </w:r>
      <w:r w:rsidRPr="003310CD">
        <w:rPr>
          <w:b/>
          <w:bCs/>
        </w:rPr>
        <w:t>지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못하다</w:t>
      </w:r>
      <w:r w:rsidRPr="003310CD">
        <w:rPr>
          <w:b/>
          <w:bCs/>
        </w:rPr>
        <w:t xml:space="preserve"> (không thể — do hoàn cảnh ngoài ý muốn)</w:t>
      </w:r>
    </w:p>
    <w:p w14:paraId="3234FF38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Công thức</w:t>
      </w:r>
    </w:p>
    <w:p w14:paraId="362FD14D" w14:textId="77777777" w:rsidR="003310CD" w:rsidRPr="003310CD" w:rsidRDefault="003310CD" w:rsidP="003310CD">
      <w:r w:rsidRPr="003310CD">
        <w:t xml:space="preserve">Động từ + </w:t>
      </w:r>
      <w:r w:rsidRPr="003310CD">
        <w:t>지</w:t>
      </w:r>
      <w:r w:rsidRPr="003310CD">
        <w:t xml:space="preserve"> </w:t>
      </w:r>
      <w:r w:rsidRPr="003310CD">
        <w:t>못하다</w:t>
      </w:r>
    </w:p>
    <w:p w14:paraId="637D3529" w14:textId="77777777" w:rsidR="003310CD" w:rsidRPr="003310CD" w:rsidRDefault="003310CD" w:rsidP="003310CD">
      <w:r w:rsidRPr="003310CD">
        <w:t xml:space="preserve">Không biến hình — luôn là </w:t>
      </w:r>
      <w:r w:rsidRPr="003310CD">
        <w:t>지</w:t>
      </w:r>
      <w:r w:rsidRPr="003310CD">
        <w:t xml:space="preserve"> </w:t>
      </w:r>
      <w:r w:rsidRPr="003310CD">
        <w:t>못하다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1279"/>
      </w:tblGrid>
      <w:tr w:rsidR="003310CD" w:rsidRPr="003310CD" w14:paraId="4932B4D7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56D5CF4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Gốc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F93EE88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Kết quả</w:t>
            </w:r>
          </w:p>
        </w:tc>
      </w:tr>
      <w:tr w:rsidR="003310CD" w:rsidRPr="003310CD" w14:paraId="07DFF39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950895A" w14:textId="77777777" w:rsidR="003310CD" w:rsidRPr="003310CD" w:rsidRDefault="003310CD" w:rsidP="003310CD">
            <w:r w:rsidRPr="003310CD">
              <w:t>가다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1B21517" w14:textId="77777777" w:rsidR="003310CD" w:rsidRPr="003310CD" w:rsidRDefault="003310CD" w:rsidP="003310CD">
            <w:r w:rsidRPr="003310CD">
              <w:rPr>
                <w:b/>
                <w:bCs/>
              </w:rPr>
              <w:t>가지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못하다</w:t>
            </w:r>
          </w:p>
        </w:tc>
      </w:tr>
      <w:tr w:rsidR="003310CD" w:rsidRPr="003310CD" w14:paraId="5F688EC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58FBDD8" w14:textId="77777777" w:rsidR="003310CD" w:rsidRPr="003310CD" w:rsidRDefault="003310CD" w:rsidP="003310CD">
            <w:r w:rsidRPr="003310CD">
              <w:lastRenderedPageBreak/>
              <w:t>먹다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672DBD6" w14:textId="77777777" w:rsidR="003310CD" w:rsidRPr="003310CD" w:rsidRDefault="003310CD" w:rsidP="003310CD">
            <w:r w:rsidRPr="003310CD">
              <w:rPr>
                <w:b/>
                <w:bCs/>
              </w:rPr>
              <w:t>먹지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못하다</w:t>
            </w:r>
          </w:p>
        </w:tc>
      </w:tr>
      <w:tr w:rsidR="003310CD" w:rsidRPr="003310CD" w14:paraId="52479F4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93B94E2" w14:textId="77777777" w:rsidR="003310CD" w:rsidRPr="003310CD" w:rsidRDefault="003310CD" w:rsidP="003310CD">
            <w:r w:rsidRPr="003310CD">
              <w:t>오다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DCB7B58" w14:textId="77777777" w:rsidR="003310CD" w:rsidRPr="003310CD" w:rsidRDefault="003310CD" w:rsidP="003310CD">
            <w:r w:rsidRPr="003310CD">
              <w:rPr>
                <w:b/>
                <w:bCs/>
              </w:rPr>
              <w:t>오지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못하다</w:t>
            </w:r>
          </w:p>
        </w:tc>
      </w:tr>
      <w:tr w:rsidR="003310CD" w:rsidRPr="003310CD" w14:paraId="1BEBBA8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0B57AF9" w14:textId="77777777" w:rsidR="003310CD" w:rsidRPr="003310CD" w:rsidRDefault="003310CD" w:rsidP="003310CD">
            <w:r w:rsidRPr="003310CD">
              <w:t>돕다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D3B6DAF" w14:textId="77777777" w:rsidR="003310CD" w:rsidRPr="003310CD" w:rsidRDefault="003310CD" w:rsidP="003310CD">
            <w:r w:rsidRPr="003310CD">
              <w:rPr>
                <w:b/>
                <w:bCs/>
              </w:rPr>
              <w:t>돕지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못하다</w:t>
            </w:r>
          </w:p>
        </w:tc>
      </w:tr>
    </w:tbl>
    <w:p w14:paraId="3D5E97F1" w14:textId="77777777" w:rsidR="003310CD" w:rsidRPr="003310CD" w:rsidRDefault="003310CD" w:rsidP="003310CD">
      <w:r w:rsidRPr="003310CD">
        <w:rPr>
          <w:rFonts w:ascii="Segoe UI Emoji" w:hAnsi="Segoe UI Emoji" w:cs="Segoe UI Emoji"/>
        </w:rPr>
        <w:t>💡</w:t>
      </w:r>
      <w:r w:rsidRPr="003310CD">
        <w:t xml:space="preserve"> Dạng rút gọn trong văn nói: </w:t>
      </w:r>
      <w:r w:rsidRPr="003310CD">
        <w:rPr>
          <w:b/>
          <w:bCs/>
        </w:rPr>
        <w:t>못</w:t>
      </w:r>
      <w:r w:rsidRPr="003310CD">
        <w:t xml:space="preserve"> + Động từ (đặt trước động từ) </w:t>
      </w:r>
      <w:r w:rsidRPr="003310CD">
        <w:t>가지</w:t>
      </w:r>
      <w:r w:rsidRPr="003310CD">
        <w:t xml:space="preserve"> </w:t>
      </w:r>
      <w:r w:rsidRPr="003310CD">
        <w:t>못해요</w:t>
      </w:r>
      <w:r w:rsidRPr="003310CD">
        <w:t xml:space="preserve"> = </w:t>
      </w:r>
      <w:r w:rsidRPr="003310CD">
        <w:rPr>
          <w:b/>
          <w:bCs/>
        </w:rPr>
        <w:t>못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가요</w:t>
      </w:r>
      <w:r w:rsidRPr="003310CD">
        <w:t> </w:t>
      </w:r>
      <w:r w:rsidRPr="003310CD">
        <w:rPr>
          <w:rFonts w:ascii="Segoe UI Emoji" w:hAnsi="Segoe UI Emoji" w:cs="Segoe UI Emoji"/>
        </w:rPr>
        <w:t>✅</w:t>
      </w:r>
    </w:p>
    <w:p w14:paraId="70F7D16A" w14:textId="77777777" w:rsidR="003310CD" w:rsidRPr="003310CD" w:rsidRDefault="003310CD" w:rsidP="003310CD">
      <w:r w:rsidRPr="003310CD">
        <w:pict w14:anchorId="40CFABB3">
          <v:rect id="_x0000_i2884" style="width:0;height:0" o:hralign="center" o:hrstd="t" o:hr="t" fillcolor="#a0a0a0" stroked="f"/>
        </w:pict>
      </w:r>
    </w:p>
    <w:p w14:paraId="6E29B9AE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Cách Dùng</w:t>
      </w:r>
    </w:p>
    <w:p w14:paraId="51C530E3" w14:textId="77777777" w:rsidR="003310CD" w:rsidRPr="003310CD" w:rsidRDefault="003310CD" w:rsidP="003310CD">
      <w:r w:rsidRPr="003310CD">
        <w:rPr>
          <w:b/>
          <w:bCs/>
        </w:rPr>
        <w:t>① Không thể làm VÌ HOÀN CẢNH — ngoài ý muốn</w:t>
      </w:r>
    </w:p>
    <w:p w14:paraId="14F144DE" w14:textId="77777777" w:rsidR="003310CD" w:rsidRPr="003310CD" w:rsidRDefault="003310CD" w:rsidP="003310CD">
      <w:r w:rsidRPr="003310CD">
        <w:t>도와주지</w:t>
      </w:r>
      <w:r w:rsidRPr="003310CD">
        <w:t xml:space="preserve"> </w:t>
      </w:r>
      <w:r w:rsidRPr="003310CD">
        <w:t>못해서</w:t>
      </w:r>
      <w:r w:rsidRPr="003310CD">
        <w:t xml:space="preserve"> </w:t>
      </w:r>
      <w:r w:rsidRPr="003310CD">
        <w:t>죄송해요</w:t>
      </w:r>
      <w:r w:rsidRPr="003310CD">
        <w:t>. </w:t>
      </w:r>
      <w:r w:rsidRPr="003310CD">
        <w:rPr>
          <w:i/>
          <w:iCs/>
        </w:rPr>
        <w:t>Tôi xin lỗi vì </w:t>
      </w:r>
      <w:r w:rsidRPr="003310CD">
        <w:rPr>
          <w:b/>
          <w:bCs/>
          <w:i/>
          <w:iCs/>
        </w:rPr>
        <w:t>không thể</w:t>
      </w:r>
      <w:r w:rsidRPr="003310CD">
        <w:rPr>
          <w:i/>
          <w:iCs/>
        </w:rPr>
        <w:t> giúp được.</w:t>
      </w:r>
      <w:r w:rsidRPr="003310CD">
        <w:t> (muốn giúp nhưng không được)</w:t>
      </w:r>
    </w:p>
    <w:p w14:paraId="06EBA84F" w14:textId="77777777" w:rsidR="003310CD" w:rsidRPr="003310CD" w:rsidRDefault="003310CD" w:rsidP="003310CD">
      <w:r w:rsidRPr="003310CD">
        <w:t>어제</w:t>
      </w:r>
      <w:r w:rsidRPr="003310CD">
        <w:t xml:space="preserve"> </w:t>
      </w:r>
      <w:r w:rsidRPr="003310CD">
        <w:t>아파서</w:t>
      </w:r>
      <w:r w:rsidRPr="003310CD">
        <w:t xml:space="preserve"> </w:t>
      </w:r>
      <w:r w:rsidRPr="003310CD">
        <w:t>학교에</w:t>
      </w:r>
      <w:r w:rsidRPr="003310CD">
        <w:t xml:space="preserve"> </w:t>
      </w:r>
      <w:r w:rsidRPr="003310CD">
        <w:t>가지</w:t>
      </w:r>
      <w:r w:rsidRPr="003310CD">
        <w:t xml:space="preserve"> </w:t>
      </w:r>
      <w:r w:rsidRPr="003310CD">
        <w:t>못했어요</w:t>
      </w:r>
      <w:r w:rsidRPr="003310CD">
        <w:t>. </w:t>
      </w:r>
      <w:r w:rsidRPr="003310CD">
        <w:rPr>
          <w:i/>
          <w:iCs/>
        </w:rPr>
        <w:t>Hôm qua bị ốm nên </w:t>
      </w:r>
      <w:r w:rsidRPr="003310CD">
        <w:rPr>
          <w:b/>
          <w:bCs/>
          <w:i/>
          <w:iCs/>
        </w:rPr>
        <w:t>không thể</w:t>
      </w:r>
      <w:r w:rsidRPr="003310CD">
        <w:rPr>
          <w:i/>
          <w:iCs/>
        </w:rPr>
        <w:t> đến trường.</w:t>
      </w:r>
    </w:p>
    <w:p w14:paraId="19A47FE5" w14:textId="77777777" w:rsidR="003310CD" w:rsidRPr="003310CD" w:rsidRDefault="003310CD" w:rsidP="003310CD">
      <w:r w:rsidRPr="003310CD">
        <w:t>바빠서</w:t>
      </w:r>
      <w:r w:rsidRPr="003310CD">
        <w:t xml:space="preserve"> </w:t>
      </w:r>
      <w:r w:rsidRPr="003310CD">
        <w:t>밥을</w:t>
      </w:r>
      <w:r w:rsidRPr="003310CD">
        <w:t xml:space="preserve"> </w:t>
      </w:r>
      <w:r w:rsidRPr="003310CD">
        <w:t>먹지</w:t>
      </w:r>
      <w:r w:rsidRPr="003310CD">
        <w:t xml:space="preserve"> </w:t>
      </w:r>
      <w:r w:rsidRPr="003310CD">
        <w:t>못했어요</w:t>
      </w:r>
      <w:r w:rsidRPr="003310CD">
        <w:t>. </w:t>
      </w:r>
      <w:r w:rsidRPr="003310CD">
        <w:rPr>
          <w:i/>
          <w:iCs/>
        </w:rPr>
        <w:t>Bận quá nên </w:t>
      </w:r>
      <w:r w:rsidRPr="003310CD">
        <w:rPr>
          <w:b/>
          <w:bCs/>
          <w:i/>
          <w:iCs/>
        </w:rPr>
        <w:t>không thể</w:t>
      </w:r>
      <w:r w:rsidRPr="003310CD">
        <w:rPr>
          <w:i/>
          <w:iCs/>
        </w:rPr>
        <w:t> ăn cơm.</w:t>
      </w:r>
    </w:p>
    <w:p w14:paraId="56CB3993" w14:textId="77777777" w:rsidR="003310CD" w:rsidRPr="003310CD" w:rsidRDefault="003310CD" w:rsidP="003310CD">
      <w:r w:rsidRPr="003310CD">
        <w:rPr>
          <w:b/>
          <w:bCs/>
        </w:rPr>
        <w:t>② Xin lỗi lịch sự vì không làm được điều người khác mong đợi</w:t>
      </w:r>
    </w:p>
    <w:p w14:paraId="4D6C9DE2" w14:textId="77777777" w:rsidR="003310CD" w:rsidRPr="003310CD" w:rsidRDefault="003310CD" w:rsidP="003310CD">
      <w:r w:rsidRPr="003310CD">
        <w:t>오늘</w:t>
      </w:r>
      <w:r w:rsidRPr="003310CD">
        <w:t xml:space="preserve"> </w:t>
      </w:r>
      <w:r w:rsidRPr="003310CD">
        <w:t>파티에</w:t>
      </w:r>
      <w:r w:rsidRPr="003310CD">
        <w:t xml:space="preserve"> </w:t>
      </w:r>
      <w:r w:rsidRPr="003310CD">
        <w:t>가지</w:t>
      </w:r>
      <w:r w:rsidRPr="003310CD">
        <w:t xml:space="preserve"> </w:t>
      </w:r>
      <w:r w:rsidRPr="003310CD">
        <w:t>못할</w:t>
      </w:r>
      <w:r w:rsidRPr="003310CD">
        <w:t xml:space="preserve"> </w:t>
      </w:r>
      <w:r w:rsidRPr="003310CD">
        <w:t>것</w:t>
      </w:r>
      <w:r w:rsidRPr="003310CD">
        <w:t xml:space="preserve"> </w:t>
      </w:r>
      <w:r w:rsidRPr="003310CD">
        <w:t>같아요</w:t>
      </w:r>
      <w:r w:rsidRPr="003310CD">
        <w:t>. </w:t>
      </w:r>
      <w:r w:rsidRPr="003310CD">
        <w:rPr>
          <w:i/>
          <w:iCs/>
        </w:rPr>
        <w:t>Hôm nay có vẻ </w:t>
      </w:r>
      <w:r w:rsidRPr="003310CD">
        <w:rPr>
          <w:b/>
          <w:bCs/>
          <w:i/>
          <w:iCs/>
        </w:rPr>
        <w:t>không thể</w:t>
      </w:r>
      <w:r w:rsidRPr="003310CD">
        <w:rPr>
          <w:i/>
          <w:iCs/>
        </w:rPr>
        <w:t> đến bữa tiệc được.</w:t>
      </w:r>
      <w:r w:rsidRPr="003310CD">
        <w:t> (lịch sự)</w:t>
      </w:r>
    </w:p>
    <w:p w14:paraId="5AF1CD01" w14:textId="77777777" w:rsidR="003310CD" w:rsidRPr="003310CD" w:rsidRDefault="003310CD" w:rsidP="003310CD">
      <w:r w:rsidRPr="003310CD">
        <w:t>약속을</w:t>
      </w:r>
      <w:r w:rsidRPr="003310CD">
        <w:t xml:space="preserve"> </w:t>
      </w:r>
      <w:r w:rsidRPr="003310CD">
        <w:t>지키지</w:t>
      </w:r>
      <w:r w:rsidRPr="003310CD">
        <w:t xml:space="preserve"> </w:t>
      </w:r>
      <w:r w:rsidRPr="003310CD">
        <w:t>못해서</w:t>
      </w:r>
      <w:r w:rsidRPr="003310CD">
        <w:t xml:space="preserve"> </w:t>
      </w:r>
      <w:r w:rsidRPr="003310CD">
        <w:t>미안해요</w:t>
      </w:r>
      <w:r w:rsidRPr="003310CD">
        <w:t>. </w:t>
      </w:r>
      <w:r w:rsidRPr="003310CD">
        <w:rPr>
          <w:i/>
          <w:iCs/>
        </w:rPr>
        <w:t>Xin lỗi vì </w:t>
      </w:r>
      <w:r w:rsidRPr="003310CD">
        <w:rPr>
          <w:b/>
          <w:bCs/>
          <w:i/>
          <w:iCs/>
        </w:rPr>
        <w:t>không giữ được</w:t>
      </w:r>
      <w:r w:rsidRPr="003310CD">
        <w:rPr>
          <w:i/>
          <w:iCs/>
        </w:rPr>
        <w:t> lời hứa.</w:t>
      </w:r>
    </w:p>
    <w:p w14:paraId="09527A68" w14:textId="77777777" w:rsidR="003310CD" w:rsidRPr="003310CD" w:rsidRDefault="003310CD" w:rsidP="003310CD">
      <w:r w:rsidRPr="003310CD">
        <w:pict w14:anchorId="79FAC113">
          <v:rect id="_x0000_i2885" style="width:0;height:0" o:hralign="center" o:hrstd="t" o:hr="t" fillcolor="#a0a0a0" stroked="f"/>
        </w:pict>
      </w:r>
    </w:p>
    <w:p w14:paraId="3C2E8F7E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🔷</w:t>
      </w:r>
      <w:r w:rsidRPr="003310CD">
        <w:rPr>
          <w:b/>
          <w:bCs/>
        </w:rPr>
        <w:t xml:space="preserve"> No.82 — </w:t>
      </w:r>
      <w:r w:rsidRPr="003310CD">
        <w:rPr>
          <w:b/>
          <w:bCs/>
        </w:rPr>
        <w:t>지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않다</w:t>
      </w:r>
      <w:r w:rsidRPr="003310CD">
        <w:rPr>
          <w:b/>
          <w:bCs/>
        </w:rPr>
        <w:t xml:space="preserve"> (không làm — chủ động)</w:t>
      </w:r>
    </w:p>
    <w:p w14:paraId="6143B8F3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Công thức</w:t>
      </w:r>
    </w:p>
    <w:p w14:paraId="7E1B3CDB" w14:textId="77777777" w:rsidR="003310CD" w:rsidRPr="003310CD" w:rsidRDefault="003310CD" w:rsidP="003310CD">
      <w:r w:rsidRPr="003310CD">
        <w:t xml:space="preserve">Động từ / Tính từ + </w:t>
      </w:r>
      <w:r w:rsidRPr="003310CD">
        <w:t>지</w:t>
      </w:r>
      <w:r w:rsidRPr="003310CD">
        <w:t xml:space="preserve"> </w:t>
      </w:r>
      <w:r w:rsidRPr="003310CD">
        <w:t>않다</w:t>
      </w:r>
    </w:p>
    <w:p w14:paraId="75FAA40D" w14:textId="77777777" w:rsidR="003310CD" w:rsidRPr="003310CD" w:rsidRDefault="003310CD" w:rsidP="003310CD">
      <w:r w:rsidRPr="003310CD">
        <w:t xml:space="preserve">Không biến hình — luôn là </w:t>
      </w:r>
      <w:r w:rsidRPr="003310CD">
        <w:t>지</w:t>
      </w:r>
      <w:r w:rsidRPr="003310CD">
        <w:t xml:space="preserve"> </w:t>
      </w:r>
      <w:r w:rsidRPr="003310CD">
        <w:t>않다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1279"/>
      </w:tblGrid>
      <w:tr w:rsidR="003310CD" w:rsidRPr="003310CD" w14:paraId="1E5F4334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B7488BA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lastRenderedPageBreak/>
              <w:t>Gốc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0AE00BE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Kết quả</w:t>
            </w:r>
          </w:p>
        </w:tc>
      </w:tr>
      <w:tr w:rsidR="003310CD" w:rsidRPr="003310CD" w14:paraId="5DA0078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7A1F4FC" w14:textId="77777777" w:rsidR="003310CD" w:rsidRPr="003310CD" w:rsidRDefault="003310CD" w:rsidP="003310CD">
            <w:r w:rsidRPr="003310CD">
              <w:t>가다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B40523F" w14:textId="77777777" w:rsidR="003310CD" w:rsidRPr="003310CD" w:rsidRDefault="003310CD" w:rsidP="003310CD">
            <w:r w:rsidRPr="003310CD">
              <w:rPr>
                <w:b/>
                <w:bCs/>
              </w:rPr>
              <w:t>가지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않다</w:t>
            </w:r>
          </w:p>
        </w:tc>
      </w:tr>
      <w:tr w:rsidR="003310CD" w:rsidRPr="003310CD" w14:paraId="4355CF8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F4E0C00" w14:textId="77777777" w:rsidR="003310CD" w:rsidRPr="003310CD" w:rsidRDefault="003310CD" w:rsidP="003310CD">
            <w:r w:rsidRPr="003310CD">
              <w:t>먹다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02F5828" w14:textId="77777777" w:rsidR="003310CD" w:rsidRPr="003310CD" w:rsidRDefault="003310CD" w:rsidP="003310CD">
            <w:r w:rsidRPr="003310CD">
              <w:rPr>
                <w:b/>
                <w:bCs/>
              </w:rPr>
              <w:t>먹지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않다</w:t>
            </w:r>
          </w:p>
        </w:tc>
      </w:tr>
      <w:tr w:rsidR="003310CD" w:rsidRPr="003310CD" w14:paraId="3FAA133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E07FF9B" w14:textId="77777777" w:rsidR="003310CD" w:rsidRPr="003310CD" w:rsidRDefault="003310CD" w:rsidP="003310CD">
            <w:r w:rsidRPr="003310CD">
              <w:t>좋다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3E5BDAB" w14:textId="77777777" w:rsidR="003310CD" w:rsidRPr="003310CD" w:rsidRDefault="003310CD" w:rsidP="003310CD">
            <w:r w:rsidRPr="003310CD">
              <w:rPr>
                <w:b/>
                <w:bCs/>
              </w:rPr>
              <w:t>좋지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않다</w:t>
            </w:r>
          </w:p>
        </w:tc>
      </w:tr>
      <w:tr w:rsidR="003310CD" w:rsidRPr="003310CD" w14:paraId="23F84FE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AB06432" w14:textId="77777777" w:rsidR="003310CD" w:rsidRPr="003310CD" w:rsidRDefault="003310CD" w:rsidP="003310CD">
            <w:r w:rsidRPr="003310CD">
              <w:t>비싸다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C00C0FB" w14:textId="77777777" w:rsidR="003310CD" w:rsidRPr="003310CD" w:rsidRDefault="003310CD" w:rsidP="003310CD">
            <w:r w:rsidRPr="003310CD">
              <w:rPr>
                <w:b/>
                <w:bCs/>
              </w:rPr>
              <w:t>비싸지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않다</w:t>
            </w:r>
          </w:p>
        </w:tc>
      </w:tr>
    </w:tbl>
    <w:p w14:paraId="081E07EB" w14:textId="77777777" w:rsidR="003310CD" w:rsidRPr="003310CD" w:rsidRDefault="003310CD" w:rsidP="003310CD">
      <w:r w:rsidRPr="003310CD">
        <w:rPr>
          <w:rFonts w:ascii="Segoe UI Emoji" w:hAnsi="Segoe UI Emoji" w:cs="Segoe UI Emoji"/>
        </w:rPr>
        <w:t>💡</w:t>
      </w:r>
      <w:r w:rsidRPr="003310CD">
        <w:t xml:space="preserve"> Dạng rút gọn trong văn nói: </w:t>
      </w:r>
      <w:r w:rsidRPr="003310CD">
        <w:rPr>
          <w:b/>
          <w:bCs/>
        </w:rPr>
        <w:t>안</w:t>
      </w:r>
      <w:r w:rsidRPr="003310CD">
        <w:t xml:space="preserve"> + Động từ/Tính từ (đặt trước) </w:t>
      </w:r>
      <w:r w:rsidRPr="003310CD">
        <w:t>가지</w:t>
      </w:r>
      <w:r w:rsidRPr="003310CD">
        <w:t xml:space="preserve"> </w:t>
      </w:r>
      <w:r w:rsidRPr="003310CD">
        <w:t>않아요</w:t>
      </w:r>
      <w:r w:rsidRPr="003310CD">
        <w:t xml:space="preserve"> = </w:t>
      </w:r>
      <w:r w:rsidRPr="003310CD">
        <w:rPr>
          <w:b/>
          <w:bCs/>
        </w:rPr>
        <w:t>안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가요</w:t>
      </w:r>
      <w:r w:rsidRPr="003310CD">
        <w:t> </w:t>
      </w:r>
      <w:r w:rsidRPr="003310CD">
        <w:rPr>
          <w:rFonts w:ascii="Segoe UI Emoji" w:hAnsi="Segoe UI Emoji" w:cs="Segoe UI Emoji"/>
        </w:rPr>
        <w:t>✅</w:t>
      </w:r>
      <w:r w:rsidRPr="003310CD">
        <w:t xml:space="preserve"> </w:t>
      </w:r>
      <w:r w:rsidRPr="003310CD">
        <w:t>좋지</w:t>
      </w:r>
      <w:r w:rsidRPr="003310CD">
        <w:t xml:space="preserve"> </w:t>
      </w:r>
      <w:r w:rsidRPr="003310CD">
        <w:t>않아요</w:t>
      </w:r>
      <w:r w:rsidRPr="003310CD">
        <w:t xml:space="preserve"> = </w:t>
      </w:r>
      <w:r w:rsidRPr="003310CD">
        <w:rPr>
          <w:b/>
          <w:bCs/>
        </w:rPr>
        <w:t>안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좋아요</w:t>
      </w:r>
      <w:r w:rsidRPr="003310CD">
        <w:t> </w:t>
      </w:r>
      <w:r w:rsidRPr="003310CD">
        <w:rPr>
          <w:rFonts w:ascii="Segoe UI Emoji" w:hAnsi="Segoe UI Emoji" w:cs="Segoe UI Emoji"/>
        </w:rPr>
        <w:t>✅</w:t>
      </w:r>
    </w:p>
    <w:p w14:paraId="0322824A" w14:textId="77777777" w:rsidR="003310CD" w:rsidRPr="003310CD" w:rsidRDefault="003310CD" w:rsidP="003310CD">
      <w:r w:rsidRPr="003310CD">
        <w:pict w14:anchorId="23CDE7F2">
          <v:rect id="_x0000_i2886" style="width:0;height:0" o:hralign="center" o:hrstd="t" o:hr="t" fillcolor="#a0a0a0" stroked="f"/>
        </w:pict>
      </w:r>
    </w:p>
    <w:p w14:paraId="5DED0209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Cách Dùng</w:t>
      </w:r>
    </w:p>
    <w:p w14:paraId="6873F31A" w14:textId="77777777" w:rsidR="003310CD" w:rsidRPr="003310CD" w:rsidRDefault="003310CD" w:rsidP="003310CD">
      <w:r w:rsidRPr="003310CD">
        <w:rPr>
          <w:b/>
          <w:bCs/>
        </w:rPr>
        <w:t>① Chủ động KHÔNG làm — có ý chí</w:t>
      </w:r>
    </w:p>
    <w:p w14:paraId="43422980" w14:textId="77777777" w:rsidR="003310CD" w:rsidRPr="003310CD" w:rsidRDefault="003310CD" w:rsidP="003310CD">
      <w:r w:rsidRPr="003310CD">
        <w:t>지하철</w:t>
      </w:r>
      <w:r w:rsidRPr="003310CD">
        <w:t xml:space="preserve"> </w:t>
      </w:r>
      <w:r w:rsidRPr="003310CD">
        <w:t>타지</w:t>
      </w:r>
      <w:r w:rsidRPr="003310CD">
        <w:t xml:space="preserve"> </w:t>
      </w:r>
      <w:r w:rsidRPr="003310CD">
        <w:t>않고</w:t>
      </w:r>
      <w:r w:rsidRPr="003310CD">
        <w:t xml:space="preserve"> </w:t>
      </w:r>
      <w:r w:rsidRPr="003310CD">
        <w:t>걸어갈게요</w:t>
      </w:r>
      <w:r w:rsidRPr="003310CD">
        <w:t>. </w:t>
      </w:r>
      <w:r w:rsidRPr="003310CD">
        <w:rPr>
          <w:i/>
          <w:iCs/>
        </w:rPr>
        <w:t>Tôi </w:t>
      </w:r>
      <w:r w:rsidRPr="003310CD">
        <w:rPr>
          <w:b/>
          <w:bCs/>
          <w:i/>
          <w:iCs/>
        </w:rPr>
        <w:t>sẽ không</w:t>
      </w:r>
      <w:r w:rsidRPr="003310CD">
        <w:rPr>
          <w:i/>
          <w:iCs/>
        </w:rPr>
        <w:t> đi tàu điện ngầm mà đi bộ.</w:t>
      </w:r>
    </w:p>
    <w:p w14:paraId="5C3EF368" w14:textId="77777777" w:rsidR="003310CD" w:rsidRPr="003310CD" w:rsidRDefault="003310CD" w:rsidP="003310CD">
      <w:r w:rsidRPr="003310CD">
        <w:t>오늘은</w:t>
      </w:r>
      <w:r w:rsidRPr="003310CD">
        <w:t xml:space="preserve"> </w:t>
      </w:r>
      <w:r w:rsidRPr="003310CD">
        <w:t>고기를</w:t>
      </w:r>
      <w:r w:rsidRPr="003310CD">
        <w:t xml:space="preserve"> </w:t>
      </w:r>
      <w:r w:rsidRPr="003310CD">
        <w:t>먹지</w:t>
      </w:r>
      <w:r w:rsidRPr="003310CD">
        <w:t xml:space="preserve"> </w:t>
      </w:r>
      <w:r w:rsidRPr="003310CD">
        <w:t>않을</w:t>
      </w:r>
      <w:r w:rsidRPr="003310CD">
        <w:t xml:space="preserve"> </w:t>
      </w:r>
      <w:r w:rsidRPr="003310CD">
        <w:t>거예요</w:t>
      </w:r>
      <w:r w:rsidRPr="003310CD">
        <w:t>. </w:t>
      </w:r>
      <w:r w:rsidRPr="003310CD">
        <w:rPr>
          <w:i/>
          <w:iCs/>
        </w:rPr>
        <w:t>Hôm nay tôi </w:t>
      </w:r>
      <w:r w:rsidRPr="003310CD">
        <w:rPr>
          <w:b/>
          <w:bCs/>
          <w:i/>
          <w:iCs/>
        </w:rPr>
        <w:t>sẽ không</w:t>
      </w:r>
      <w:r w:rsidRPr="003310CD">
        <w:rPr>
          <w:i/>
          <w:iCs/>
        </w:rPr>
        <w:t> ăn thịt.</w:t>
      </w:r>
    </w:p>
    <w:p w14:paraId="760CC9CD" w14:textId="77777777" w:rsidR="003310CD" w:rsidRPr="003310CD" w:rsidRDefault="003310CD" w:rsidP="003310CD">
      <w:r w:rsidRPr="003310CD">
        <w:rPr>
          <w:b/>
          <w:bCs/>
        </w:rPr>
        <w:t>② Phủ định tính chất / trạng thái</w:t>
      </w:r>
    </w:p>
    <w:p w14:paraId="63A6A253" w14:textId="77777777" w:rsidR="003310CD" w:rsidRPr="003310CD" w:rsidRDefault="003310CD" w:rsidP="003310CD">
      <w:r w:rsidRPr="003310CD">
        <w:t>날씨가</w:t>
      </w:r>
      <w:r w:rsidRPr="003310CD">
        <w:t xml:space="preserve"> </w:t>
      </w:r>
      <w:r w:rsidRPr="003310CD">
        <w:t>좋지</w:t>
      </w:r>
      <w:r w:rsidRPr="003310CD">
        <w:t xml:space="preserve"> </w:t>
      </w:r>
      <w:r w:rsidRPr="003310CD">
        <w:t>않아요</w:t>
      </w:r>
      <w:r w:rsidRPr="003310CD">
        <w:t>. </w:t>
      </w:r>
      <w:r w:rsidRPr="003310CD">
        <w:rPr>
          <w:i/>
          <w:iCs/>
        </w:rPr>
        <w:t>Thời tiết </w:t>
      </w:r>
      <w:r w:rsidRPr="003310CD">
        <w:rPr>
          <w:b/>
          <w:bCs/>
          <w:i/>
          <w:iCs/>
        </w:rPr>
        <w:t>không</w:t>
      </w:r>
      <w:r w:rsidRPr="003310CD">
        <w:rPr>
          <w:i/>
          <w:iCs/>
        </w:rPr>
        <w:t> đẹp.</w:t>
      </w:r>
    </w:p>
    <w:p w14:paraId="0AAE36E0" w14:textId="77777777" w:rsidR="003310CD" w:rsidRPr="003310CD" w:rsidRDefault="003310CD" w:rsidP="003310CD">
      <w:r w:rsidRPr="003310CD">
        <w:t>이</w:t>
      </w:r>
      <w:r w:rsidRPr="003310CD">
        <w:t xml:space="preserve"> </w:t>
      </w:r>
      <w:r w:rsidRPr="003310CD">
        <w:t>음식은</w:t>
      </w:r>
      <w:r w:rsidRPr="003310CD">
        <w:t xml:space="preserve"> </w:t>
      </w:r>
      <w:r w:rsidRPr="003310CD">
        <w:t>맵지</w:t>
      </w:r>
      <w:r w:rsidRPr="003310CD">
        <w:t xml:space="preserve"> </w:t>
      </w:r>
      <w:r w:rsidRPr="003310CD">
        <w:t>않아요</w:t>
      </w:r>
      <w:r w:rsidRPr="003310CD">
        <w:t>. </w:t>
      </w:r>
      <w:r w:rsidRPr="003310CD">
        <w:rPr>
          <w:i/>
          <w:iCs/>
        </w:rPr>
        <w:t>Món này </w:t>
      </w:r>
      <w:r w:rsidRPr="003310CD">
        <w:rPr>
          <w:b/>
          <w:bCs/>
          <w:i/>
          <w:iCs/>
        </w:rPr>
        <w:t>không</w:t>
      </w:r>
      <w:r w:rsidRPr="003310CD">
        <w:rPr>
          <w:i/>
          <w:iCs/>
        </w:rPr>
        <w:t> cay.</w:t>
      </w:r>
    </w:p>
    <w:p w14:paraId="587BF85B" w14:textId="77777777" w:rsidR="003310CD" w:rsidRPr="003310CD" w:rsidRDefault="003310CD" w:rsidP="003310CD">
      <w:r w:rsidRPr="003310CD">
        <w:rPr>
          <w:b/>
          <w:bCs/>
        </w:rPr>
        <w:t xml:space="preserve">③ Phủ định nhẹ nhàng, lịch sự hơn </w:t>
      </w:r>
      <w:r w:rsidRPr="003310CD">
        <w:rPr>
          <w:b/>
          <w:bCs/>
        </w:rPr>
        <w:t>안</w:t>
      </w:r>
    </w:p>
    <w:p w14:paraId="26F391C1" w14:textId="77777777" w:rsidR="003310CD" w:rsidRPr="003310CD" w:rsidRDefault="003310CD" w:rsidP="003310CD">
      <w:r w:rsidRPr="003310CD">
        <w:t>저는</w:t>
      </w:r>
      <w:r w:rsidRPr="003310CD">
        <w:t xml:space="preserve"> </w:t>
      </w:r>
      <w:r w:rsidRPr="003310CD">
        <w:t>술을</w:t>
      </w:r>
      <w:r w:rsidRPr="003310CD">
        <w:t xml:space="preserve"> </w:t>
      </w:r>
      <w:r w:rsidRPr="003310CD">
        <w:t>마시지</w:t>
      </w:r>
      <w:r w:rsidRPr="003310CD">
        <w:t xml:space="preserve"> </w:t>
      </w:r>
      <w:r w:rsidRPr="003310CD">
        <w:t>않아요</w:t>
      </w:r>
      <w:r w:rsidRPr="003310CD">
        <w:t>. </w:t>
      </w:r>
      <w:r w:rsidRPr="003310CD">
        <w:rPr>
          <w:i/>
          <w:iCs/>
        </w:rPr>
        <w:t>(lịch sự)</w:t>
      </w:r>
      <w:r w:rsidRPr="003310CD">
        <w:t xml:space="preserve"> = </w:t>
      </w:r>
      <w:r w:rsidRPr="003310CD">
        <w:t>저는</w:t>
      </w:r>
      <w:r w:rsidRPr="003310CD">
        <w:t xml:space="preserve"> </w:t>
      </w:r>
      <w:r w:rsidRPr="003310CD">
        <w:t>술을</w:t>
      </w:r>
      <w:r w:rsidRPr="003310CD">
        <w:t xml:space="preserve"> </w:t>
      </w:r>
      <w:r w:rsidRPr="003310CD">
        <w:t>안</w:t>
      </w:r>
      <w:r w:rsidRPr="003310CD">
        <w:t xml:space="preserve"> </w:t>
      </w:r>
      <w:r w:rsidRPr="003310CD">
        <w:t>마셔요</w:t>
      </w:r>
      <w:r w:rsidRPr="003310CD">
        <w:t>. </w:t>
      </w:r>
      <w:r w:rsidRPr="003310CD">
        <w:rPr>
          <w:i/>
          <w:iCs/>
        </w:rPr>
        <w:t>(thông thường)</w:t>
      </w:r>
    </w:p>
    <w:p w14:paraId="692B52A8" w14:textId="77777777" w:rsidR="003310CD" w:rsidRPr="003310CD" w:rsidRDefault="003310CD" w:rsidP="003310CD">
      <w:r w:rsidRPr="003310CD">
        <w:pict w14:anchorId="2D47F413">
          <v:rect id="_x0000_i2887" style="width:0;height:0" o:hralign="center" o:hrstd="t" o:hr="t" fillcolor="#a0a0a0" stroked="f"/>
        </w:pict>
      </w:r>
    </w:p>
    <w:p w14:paraId="3E0EE40D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🔶</w:t>
      </w:r>
      <w:r w:rsidRPr="003310CD">
        <w:rPr>
          <w:b/>
          <w:bCs/>
        </w:rPr>
        <w:t xml:space="preserve"> So Sánh 4 Cấu Trúc — Trực Tiếp</w:t>
      </w:r>
    </w:p>
    <w:p w14:paraId="5C4FAB93" w14:textId="77777777" w:rsidR="003310CD" w:rsidRPr="003310CD" w:rsidRDefault="003310CD" w:rsidP="003310CD">
      <w:pPr>
        <w:rPr>
          <w:b/>
          <w:bCs/>
        </w:rPr>
      </w:pPr>
      <w:r w:rsidRPr="003310CD">
        <w:rPr>
          <w:b/>
          <w:bCs/>
        </w:rPr>
        <w:t>Cùng tình huống: </w:t>
      </w:r>
      <w:r w:rsidRPr="003310CD">
        <w:rPr>
          <w:b/>
          <w:bCs/>
          <w:i/>
          <w:iCs/>
        </w:rPr>
        <w:t>Không đến bữa tiệc</w:t>
      </w:r>
    </w:p>
    <w:p w14:paraId="777612F8" w14:textId="77777777" w:rsidR="003310CD" w:rsidRPr="003310CD" w:rsidRDefault="003310CD" w:rsidP="003310CD">
      <w:r w:rsidRPr="003310CD">
        <w:lastRenderedPageBreak/>
        <w:t>파티에</w:t>
      </w:r>
      <w:r w:rsidRPr="003310CD">
        <w:t xml:space="preserve"> </w:t>
      </w:r>
      <w:r w:rsidRPr="003310CD">
        <w:t>갈</w:t>
      </w:r>
      <w:r w:rsidRPr="003310CD">
        <w:t> </w:t>
      </w:r>
      <w:r w:rsidRPr="003310CD">
        <w:rPr>
          <w:b/>
          <w:bCs/>
        </w:rPr>
        <w:t>수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있어요</w:t>
      </w:r>
      <w:r w:rsidRPr="003310CD">
        <w:t>. → </w:t>
      </w:r>
      <w:r w:rsidRPr="003310CD">
        <w:rPr>
          <w:i/>
          <w:iCs/>
        </w:rPr>
        <w:t>Tôi </w:t>
      </w:r>
      <w:r w:rsidRPr="003310CD">
        <w:rPr>
          <w:b/>
          <w:bCs/>
          <w:i/>
          <w:iCs/>
        </w:rPr>
        <w:t>có thể</w:t>
      </w:r>
      <w:r w:rsidRPr="003310CD">
        <w:rPr>
          <w:i/>
          <w:iCs/>
        </w:rPr>
        <w:t> đến.</w:t>
      </w:r>
      <w:r w:rsidRPr="003310CD">
        <w:t> </w:t>
      </w:r>
      <w:r w:rsidRPr="003310CD">
        <w:rPr>
          <w:rFonts w:ascii="Segoe UI Emoji" w:hAnsi="Segoe UI Emoji" w:cs="Segoe UI Emoji"/>
        </w:rPr>
        <w:t>✅</w:t>
      </w:r>
      <w:r w:rsidRPr="003310CD">
        <w:t xml:space="preserve"> </w:t>
      </w:r>
      <w:r w:rsidRPr="003310CD">
        <w:t>파티에</w:t>
      </w:r>
      <w:r w:rsidRPr="003310CD">
        <w:t xml:space="preserve"> </w:t>
      </w:r>
      <w:r w:rsidRPr="003310CD">
        <w:t>갈</w:t>
      </w:r>
      <w:r w:rsidRPr="003310CD">
        <w:t> </w:t>
      </w:r>
      <w:r w:rsidRPr="003310CD">
        <w:rPr>
          <w:b/>
          <w:bCs/>
        </w:rPr>
        <w:t>수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없어요</w:t>
      </w:r>
      <w:r w:rsidRPr="003310CD">
        <w:t>. → </w:t>
      </w:r>
      <w:r w:rsidRPr="003310CD">
        <w:rPr>
          <w:i/>
          <w:iCs/>
        </w:rPr>
        <w:t>Tôi </w:t>
      </w:r>
      <w:r w:rsidRPr="003310CD">
        <w:rPr>
          <w:b/>
          <w:bCs/>
          <w:i/>
          <w:iCs/>
        </w:rPr>
        <w:t>không thể</w:t>
      </w:r>
      <w:r w:rsidRPr="003310CD">
        <w:rPr>
          <w:i/>
          <w:iCs/>
        </w:rPr>
        <w:t> đến.</w:t>
      </w:r>
      <w:r w:rsidRPr="003310CD">
        <w:t xml:space="preserve"> (năng lực/điều kiện) </w:t>
      </w:r>
      <w:r w:rsidRPr="003310CD">
        <w:t>파티에</w:t>
      </w:r>
      <w:r w:rsidRPr="003310CD">
        <w:t xml:space="preserve"> </w:t>
      </w:r>
      <w:r w:rsidRPr="003310CD">
        <w:t>가</w:t>
      </w:r>
      <w:r w:rsidRPr="003310CD">
        <w:rPr>
          <w:b/>
          <w:bCs/>
        </w:rPr>
        <w:t>지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못해요</w:t>
      </w:r>
      <w:r w:rsidRPr="003310CD">
        <w:t>. → </w:t>
      </w:r>
      <w:r w:rsidRPr="003310CD">
        <w:rPr>
          <w:i/>
          <w:iCs/>
        </w:rPr>
        <w:t>Tôi </w:t>
      </w:r>
      <w:r w:rsidRPr="003310CD">
        <w:rPr>
          <w:b/>
          <w:bCs/>
          <w:i/>
          <w:iCs/>
        </w:rPr>
        <w:t>không thể</w:t>
      </w:r>
      <w:r w:rsidRPr="003310CD">
        <w:rPr>
          <w:i/>
          <w:iCs/>
        </w:rPr>
        <w:t> đến.</w:t>
      </w:r>
      <w:r w:rsidRPr="003310CD">
        <w:t xml:space="preserve"> (vì hoàn cảnh — muốn đến nhưng không được) </w:t>
      </w:r>
      <w:r w:rsidRPr="003310CD">
        <w:t>파티에</w:t>
      </w:r>
      <w:r w:rsidRPr="003310CD">
        <w:t xml:space="preserve"> </w:t>
      </w:r>
      <w:r w:rsidRPr="003310CD">
        <w:t>가</w:t>
      </w:r>
      <w:r w:rsidRPr="003310CD">
        <w:rPr>
          <w:b/>
          <w:bCs/>
        </w:rPr>
        <w:t>지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않아요</w:t>
      </w:r>
      <w:r w:rsidRPr="003310CD">
        <w:t>. → </w:t>
      </w:r>
      <w:r w:rsidRPr="003310CD">
        <w:rPr>
          <w:i/>
          <w:iCs/>
        </w:rPr>
        <w:t>Tôi </w:t>
      </w:r>
      <w:r w:rsidRPr="003310CD">
        <w:rPr>
          <w:b/>
          <w:bCs/>
          <w:i/>
          <w:iCs/>
        </w:rPr>
        <w:t>không</w:t>
      </w:r>
      <w:r w:rsidRPr="003310CD">
        <w:rPr>
          <w:i/>
          <w:iCs/>
        </w:rPr>
        <w:t> đến.</w:t>
      </w:r>
      <w:r w:rsidRPr="003310CD">
        <w:t> (chủ động quyết định không đi)</w:t>
      </w:r>
    </w:p>
    <w:p w14:paraId="07C2BBDE" w14:textId="77777777" w:rsidR="003310CD" w:rsidRPr="003310CD" w:rsidRDefault="003310CD" w:rsidP="003310CD">
      <w:r w:rsidRPr="003310CD">
        <w:pict w14:anchorId="3C6B497B">
          <v:rect id="_x0000_i2888" style="width:0;height:0" o:hralign="center" o:hrstd="t" o:hr="t" fillcolor="#a0a0a0" stroked="f"/>
        </w:pict>
      </w:r>
    </w:p>
    <w:p w14:paraId="54ADEC38" w14:textId="77777777" w:rsidR="003310CD" w:rsidRPr="003310CD" w:rsidRDefault="003310CD" w:rsidP="003310CD">
      <w:pPr>
        <w:rPr>
          <w:b/>
          <w:bCs/>
        </w:rPr>
      </w:pPr>
      <w:r w:rsidRPr="003310CD">
        <w:rPr>
          <w:b/>
          <w:bCs/>
        </w:rPr>
        <w:t>Bảng So Sánh Chi Tiết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1893"/>
        <w:gridCol w:w="1894"/>
        <w:gridCol w:w="2030"/>
        <w:gridCol w:w="1733"/>
      </w:tblGrid>
      <w:tr w:rsidR="003310CD" w:rsidRPr="003310CD" w14:paraId="01BBA507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F4BFF81" w14:textId="77777777" w:rsidR="003310CD" w:rsidRPr="003310CD" w:rsidRDefault="003310CD" w:rsidP="003310CD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195C591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(</w:t>
            </w:r>
            <w:r w:rsidRPr="003310CD">
              <w:rPr>
                <w:b/>
                <w:bCs/>
              </w:rPr>
              <w:t>으</w:t>
            </w:r>
            <w:r w:rsidRPr="003310CD">
              <w:rPr>
                <w:b/>
                <w:bCs/>
              </w:rPr>
              <w:t>)</w:t>
            </w:r>
            <w:r w:rsidRPr="003310CD">
              <w:rPr>
                <w:b/>
                <w:bCs/>
              </w:rPr>
              <w:t>ㄹ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수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있다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9C90D04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(</w:t>
            </w:r>
            <w:r w:rsidRPr="003310CD">
              <w:rPr>
                <w:b/>
                <w:bCs/>
              </w:rPr>
              <w:t>으</w:t>
            </w:r>
            <w:r w:rsidRPr="003310CD">
              <w:rPr>
                <w:b/>
                <w:bCs/>
              </w:rPr>
              <w:t>)</w:t>
            </w:r>
            <w:r w:rsidRPr="003310CD">
              <w:rPr>
                <w:b/>
                <w:bCs/>
              </w:rPr>
              <w:t>ㄹ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수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없다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10514E9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지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못하다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B003344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지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않다</w:t>
            </w:r>
          </w:p>
        </w:tc>
      </w:tr>
      <w:tr w:rsidR="003310CD" w:rsidRPr="003310CD" w14:paraId="5C99C82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6B6B19F" w14:textId="77777777" w:rsidR="003310CD" w:rsidRPr="003310CD" w:rsidRDefault="003310CD" w:rsidP="003310CD">
            <w:r w:rsidRPr="003310CD">
              <w:t>Nghĩa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9C8DD74" w14:textId="77777777" w:rsidR="003310CD" w:rsidRPr="003310CD" w:rsidRDefault="003310CD" w:rsidP="003310CD">
            <w:r w:rsidRPr="003310CD">
              <w:t>có thể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9E4A0EE" w14:textId="77777777" w:rsidR="003310CD" w:rsidRPr="003310CD" w:rsidRDefault="003310CD" w:rsidP="003310CD">
            <w:r w:rsidRPr="003310CD">
              <w:t>không thể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2FE929E" w14:textId="77777777" w:rsidR="003310CD" w:rsidRPr="003310CD" w:rsidRDefault="003310CD" w:rsidP="003310CD">
            <w:r w:rsidRPr="003310CD">
              <w:t>không thể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B4B8E2A" w14:textId="77777777" w:rsidR="003310CD" w:rsidRPr="003310CD" w:rsidRDefault="003310CD" w:rsidP="003310CD">
            <w:r w:rsidRPr="003310CD">
              <w:t>không làm</w:t>
            </w:r>
          </w:p>
        </w:tc>
      </w:tr>
      <w:tr w:rsidR="003310CD" w:rsidRPr="003310CD" w14:paraId="66F2388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29FA941" w14:textId="77777777" w:rsidR="003310CD" w:rsidRPr="003310CD" w:rsidRDefault="003310CD" w:rsidP="003310CD">
            <w:r w:rsidRPr="003310CD">
              <w:t>Nguyên nhân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22CE17B" w14:textId="77777777" w:rsidR="003310CD" w:rsidRPr="003310CD" w:rsidRDefault="003310CD" w:rsidP="003310CD">
            <w:r w:rsidRPr="003310CD">
              <w:t>Năng lực / điều kiện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ED2EE5E" w14:textId="77777777" w:rsidR="003310CD" w:rsidRPr="003310CD" w:rsidRDefault="003310CD" w:rsidP="003310CD">
            <w:r w:rsidRPr="003310CD">
              <w:t>Năng lực / điều kiện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D0F7F50" w14:textId="77777777" w:rsidR="003310CD" w:rsidRPr="003310CD" w:rsidRDefault="003310CD" w:rsidP="003310CD">
            <w:r w:rsidRPr="003310CD">
              <w:t>Hoàn cảnh bên ngoài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69400DF" w14:textId="77777777" w:rsidR="003310CD" w:rsidRPr="003310CD" w:rsidRDefault="003310CD" w:rsidP="003310CD">
            <w:r w:rsidRPr="003310CD">
              <w:t>Ý chí chủ động</w:t>
            </w:r>
          </w:p>
        </w:tc>
      </w:tr>
      <w:tr w:rsidR="003310CD" w:rsidRPr="003310CD" w14:paraId="3C25709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570C613" w14:textId="77777777" w:rsidR="003310CD" w:rsidRPr="003310CD" w:rsidRDefault="003310CD" w:rsidP="003310CD">
            <w:r w:rsidRPr="003310CD">
              <w:t>Cảm xúc người nói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26BB7F9" w14:textId="77777777" w:rsidR="003310CD" w:rsidRPr="003310CD" w:rsidRDefault="003310CD" w:rsidP="003310CD">
            <w:r w:rsidRPr="003310CD">
              <w:t>Trung lập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97D82AD" w14:textId="77777777" w:rsidR="003310CD" w:rsidRPr="003310CD" w:rsidRDefault="003310CD" w:rsidP="003310CD">
            <w:r w:rsidRPr="003310CD">
              <w:t>Trung lập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F0B2208" w14:textId="77777777" w:rsidR="003310CD" w:rsidRPr="003310CD" w:rsidRDefault="003310CD" w:rsidP="003310CD">
            <w:r w:rsidRPr="003310CD">
              <w:t>Tiếc nuối / xin lỗi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9256F23" w14:textId="77777777" w:rsidR="003310CD" w:rsidRPr="003310CD" w:rsidRDefault="003310CD" w:rsidP="003310CD">
            <w:r w:rsidRPr="003310CD">
              <w:t>Quyết định / chủ ý</w:t>
            </w:r>
          </w:p>
        </w:tc>
      </w:tr>
      <w:tr w:rsidR="003310CD" w:rsidRPr="003310CD" w14:paraId="3212337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5C8F99" w14:textId="77777777" w:rsidR="003310CD" w:rsidRPr="003310CD" w:rsidRDefault="003310CD" w:rsidP="003310CD">
            <w:r w:rsidRPr="003310CD">
              <w:t>Rút gọn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0FD8C0B" w14:textId="77777777" w:rsidR="003310CD" w:rsidRPr="003310CD" w:rsidRDefault="003310CD" w:rsidP="003310CD">
            <w:r w:rsidRPr="003310CD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9F242F5" w14:textId="77777777" w:rsidR="003310CD" w:rsidRPr="003310CD" w:rsidRDefault="003310CD" w:rsidP="003310CD">
            <w:r w:rsidRPr="003310CD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DFF9D5B" w14:textId="77777777" w:rsidR="003310CD" w:rsidRPr="003310CD" w:rsidRDefault="003310CD" w:rsidP="003310CD">
            <w:r w:rsidRPr="003310CD">
              <w:rPr>
                <w:b/>
                <w:bCs/>
              </w:rPr>
              <w:t>못</w:t>
            </w:r>
            <w:r w:rsidRPr="003310CD">
              <w:t> + 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2445233" w14:textId="77777777" w:rsidR="003310CD" w:rsidRPr="003310CD" w:rsidRDefault="003310CD" w:rsidP="003310CD">
            <w:r w:rsidRPr="003310CD">
              <w:rPr>
                <w:b/>
                <w:bCs/>
              </w:rPr>
              <w:t>안</w:t>
            </w:r>
            <w:r w:rsidRPr="003310CD">
              <w:t> + V/A</w:t>
            </w:r>
          </w:p>
        </w:tc>
      </w:tr>
      <w:tr w:rsidR="003310CD" w:rsidRPr="003310CD" w14:paraId="4E39AEB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F4D13E6" w14:textId="77777777" w:rsidR="003310CD" w:rsidRPr="003310CD" w:rsidRDefault="003310CD" w:rsidP="003310CD">
            <w:r w:rsidRPr="003310CD">
              <w:t>Dùng với tính từ?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B015D2F" w14:textId="77777777" w:rsidR="003310CD" w:rsidRPr="003310CD" w:rsidRDefault="003310CD" w:rsidP="003310CD">
            <w:r w:rsidRPr="003310CD">
              <w:rPr>
                <w:rFonts w:ascii="Segoe UI Emoji" w:hAnsi="Segoe UI Emoji" w:cs="Segoe UI Emoji"/>
              </w:rPr>
              <w:t>❌</w:t>
            </w:r>
            <w:r w:rsidRPr="003310CD">
              <w:t xml:space="preserve"> Ít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E60AD04" w14:textId="77777777" w:rsidR="003310CD" w:rsidRPr="003310CD" w:rsidRDefault="003310CD" w:rsidP="003310CD">
            <w:r w:rsidRPr="003310CD">
              <w:rPr>
                <w:rFonts w:ascii="Segoe UI Emoji" w:hAnsi="Segoe UI Emoji" w:cs="Segoe UI Emoji"/>
              </w:rPr>
              <w:t>❌</w:t>
            </w:r>
            <w:r w:rsidRPr="003310CD">
              <w:t xml:space="preserve"> Ít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DDA3D3C" w14:textId="77777777" w:rsidR="003310CD" w:rsidRPr="003310CD" w:rsidRDefault="003310CD" w:rsidP="003310CD">
            <w:r w:rsidRPr="003310CD">
              <w:rPr>
                <w:rFonts w:ascii="Segoe UI Emoji" w:hAnsi="Segoe UI Emoji" w:cs="Segoe UI Emoji"/>
              </w:rPr>
              <w:t>❌</w:t>
            </w:r>
            <w:r w:rsidRPr="003310CD">
              <w:t xml:space="preserve"> Không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86BE4EA" w14:textId="77777777" w:rsidR="003310CD" w:rsidRPr="003310CD" w:rsidRDefault="003310CD" w:rsidP="003310CD">
            <w:r w:rsidRPr="003310CD">
              <w:rPr>
                <w:rFonts w:ascii="Segoe UI Emoji" w:hAnsi="Segoe UI Emoji" w:cs="Segoe UI Emoji"/>
              </w:rPr>
              <w:t>✅</w:t>
            </w:r>
            <w:r w:rsidRPr="003310CD">
              <w:t xml:space="preserve"> Được</w:t>
            </w:r>
          </w:p>
        </w:tc>
      </w:tr>
    </w:tbl>
    <w:p w14:paraId="15F15850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🧪</w:t>
      </w:r>
      <w:r w:rsidRPr="003310CD">
        <w:rPr>
          <w:b/>
          <w:bCs/>
        </w:rPr>
        <w:t xml:space="preserve"> Phân Biệt </w:t>
      </w:r>
      <w:r w:rsidRPr="003310CD">
        <w:rPr>
          <w:b/>
          <w:bCs/>
        </w:rPr>
        <w:t>지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못하다</w:t>
      </w:r>
      <w:r w:rsidRPr="003310CD">
        <w:rPr>
          <w:b/>
          <w:bCs/>
        </w:rPr>
        <w:t xml:space="preserve"> vs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ㄹ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수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없다</w:t>
      </w:r>
    </w:p>
    <w:p w14:paraId="66D5ABC2" w14:textId="77777777" w:rsidR="003310CD" w:rsidRPr="003310CD" w:rsidRDefault="003310CD" w:rsidP="003310CD">
      <w:r w:rsidRPr="003310CD">
        <w:t>Đây là cặp </w:t>
      </w:r>
      <w:r w:rsidRPr="003310CD">
        <w:rPr>
          <w:b/>
          <w:bCs/>
        </w:rPr>
        <w:t>dễ nhầm nhất</w:t>
      </w:r>
      <w:r w:rsidRPr="003310CD">
        <w:t> — cả hai đều nghĩa "không thể":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2"/>
        <w:gridCol w:w="1469"/>
        <w:gridCol w:w="2690"/>
      </w:tblGrid>
      <w:tr w:rsidR="003310CD" w:rsidRPr="003310CD" w14:paraId="6ED69A3A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E2B223F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Tình huống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7CD8C86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Dùng cái nào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394CF04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Lý do</w:t>
            </w:r>
          </w:p>
        </w:tc>
      </w:tr>
      <w:tr w:rsidR="003310CD" w:rsidRPr="003310CD" w14:paraId="3479366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9E791BD" w14:textId="77777777" w:rsidR="003310CD" w:rsidRPr="003310CD" w:rsidRDefault="003310CD" w:rsidP="003310CD">
            <w:r w:rsidRPr="003310CD">
              <w:t>Bị ốm nên không đi được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CEE471" w14:textId="77777777" w:rsidR="003310CD" w:rsidRPr="003310CD" w:rsidRDefault="003310CD" w:rsidP="003310CD">
            <w:r w:rsidRPr="003310CD">
              <w:rPr>
                <w:b/>
                <w:bCs/>
              </w:rPr>
              <w:t>지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못하다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31E824B" w14:textId="77777777" w:rsidR="003310CD" w:rsidRPr="003310CD" w:rsidRDefault="003310CD" w:rsidP="003310CD">
            <w:r w:rsidRPr="003310CD">
              <w:t>Hoàn cảnh ngoài ý muốn</w:t>
            </w:r>
          </w:p>
        </w:tc>
      </w:tr>
      <w:tr w:rsidR="003310CD" w:rsidRPr="003310CD" w14:paraId="4D13DC4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92938B5" w14:textId="77777777" w:rsidR="003310CD" w:rsidRPr="003310CD" w:rsidRDefault="003310CD" w:rsidP="003310CD">
            <w:r w:rsidRPr="003310CD">
              <w:t>Không biết bơi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D713413" w14:textId="77777777" w:rsidR="003310CD" w:rsidRPr="003310CD" w:rsidRDefault="003310CD" w:rsidP="003310CD">
            <w:r w:rsidRPr="003310CD">
              <w:rPr>
                <w:b/>
                <w:bCs/>
              </w:rPr>
              <w:t>(</w:t>
            </w:r>
            <w:r w:rsidRPr="003310CD">
              <w:rPr>
                <w:b/>
                <w:bCs/>
              </w:rPr>
              <w:t>으</w:t>
            </w:r>
            <w:r w:rsidRPr="003310CD">
              <w:rPr>
                <w:b/>
                <w:bCs/>
              </w:rPr>
              <w:t>)</w:t>
            </w:r>
            <w:r w:rsidRPr="003310CD">
              <w:rPr>
                <w:b/>
                <w:bCs/>
              </w:rPr>
              <w:t>ㄹ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수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없다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AE778D8" w14:textId="77777777" w:rsidR="003310CD" w:rsidRPr="003310CD" w:rsidRDefault="003310CD" w:rsidP="003310CD">
            <w:r w:rsidRPr="003310CD">
              <w:t>Năng lực không có</w:t>
            </w:r>
          </w:p>
        </w:tc>
      </w:tr>
      <w:tr w:rsidR="003310CD" w:rsidRPr="003310CD" w14:paraId="4784137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DF723C2" w14:textId="77777777" w:rsidR="003310CD" w:rsidRPr="003310CD" w:rsidRDefault="003310CD" w:rsidP="003310CD">
            <w:r w:rsidRPr="003310CD">
              <w:t>Cửa hàng cấm chụp ảnh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D237C47" w14:textId="77777777" w:rsidR="003310CD" w:rsidRPr="003310CD" w:rsidRDefault="003310CD" w:rsidP="003310CD">
            <w:r w:rsidRPr="003310CD">
              <w:rPr>
                <w:b/>
                <w:bCs/>
              </w:rPr>
              <w:t>(</w:t>
            </w:r>
            <w:r w:rsidRPr="003310CD">
              <w:rPr>
                <w:b/>
                <w:bCs/>
              </w:rPr>
              <w:t>으</w:t>
            </w:r>
            <w:r w:rsidRPr="003310CD">
              <w:rPr>
                <w:b/>
                <w:bCs/>
              </w:rPr>
              <w:t>)</w:t>
            </w:r>
            <w:r w:rsidRPr="003310CD">
              <w:rPr>
                <w:b/>
                <w:bCs/>
              </w:rPr>
              <w:t>ㄹ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수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없다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5638F7A" w14:textId="77777777" w:rsidR="003310CD" w:rsidRPr="003310CD" w:rsidRDefault="003310CD" w:rsidP="003310CD">
            <w:r w:rsidRPr="003310CD">
              <w:t>Điều kiện không cho phép</w:t>
            </w:r>
          </w:p>
        </w:tc>
      </w:tr>
      <w:tr w:rsidR="003310CD" w:rsidRPr="003310CD" w14:paraId="20D9BAB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0EA7A8B" w14:textId="77777777" w:rsidR="003310CD" w:rsidRPr="003310CD" w:rsidRDefault="003310CD" w:rsidP="003310CD">
            <w:r w:rsidRPr="003310CD">
              <w:t>Bận quá không ăn được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E6BEB95" w14:textId="77777777" w:rsidR="003310CD" w:rsidRPr="003310CD" w:rsidRDefault="003310CD" w:rsidP="003310CD">
            <w:r w:rsidRPr="003310CD">
              <w:rPr>
                <w:b/>
                <w:bCs/>
              </w:rPr>
              <w:t>지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못하다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D3978BC" w14:textId="77777777" w:rsidR="003310CD" w:rsidRPr="003310CD" w:rsidRDefault="003310CD" w:rsidP="003310CD">
            <w:r w:rsidRPr="003310CD">
              <w:t>Hoàn cảnh bên ngoài</w:t>
            </w:r>
          </w:p>
        </w:tc>
      </w:tr>
      <w:tr w:rsidR="003310CD" w:rsidRPr="003310CD" w14:paraId="7BDF05D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BDBA51D" w14:textId="77777777" w:rsidR="003310CD" w:rsidRPr="003310CD" w:rsidRDefault="003310CD" w:rsidP="003310CD">
            <w:r w:rsidRPr="003310CD">
              <w:t>Xin lỗi vì không giúp được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45A25B3" w14:textId="77777777" w:rsidR="003310CD" w:rsidRPr="003310CD" w:rsidRDefault="003310CD" w:rsidP="003310CD">
            <w:r w:rsidRPr="003310CD">
              <w:rPr>
                <w:b/>
                <w:bCs/>
              </w:rPr>
              <w:t>지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못하다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1650789" w14:textId="77777777" w:rsidR="003310CD" w:rsidRPr="003310CD" w:rsidRDefault="003310CD" w:rsidP="003310CD">
            <w:r w:rsidRPr="003310CD">
              <w:t>Tiếc nuối, ngoài ý muốn</w:t>
            </w:r>
          </w:p>
        </w:tc>
      </w:tr>
    </w:tbl>
    <w:p w14:paraId="35F0A2C3" w14:textId="77777777" w:rsidR="003310CD" w:rsidRPr="003310CD" w:rsidRDefault="003310CD" w:rsidP="003310CD">
      <w:r w:rsidRPr="003310CD">
        <w:rPr>
          <w:rFonts w:ascii="Segoe UI Emoji" w:hAnsi="Segoe UI Emoji" w:cs="Segoe UI Emoji"/>
        </w:rPr>
        <w:t>💡</w:t>
      </w:r>
      <w:r w:rsidRPr="003310CD">
        <w:t> </w:t>
      </w:r>
      <w:r w:rsidRPr="003310CD">
        <w:rPr>
          <w:b/>
          <w:bCs/>
        </w:rPr>
        <w:t>Mẹo nhớ:</w:t>
      </w:r>
    </w:p>
    <w:p w14:paraId="6BA0E496" w14:textId="77777777" w:rsidR="003310CD" w:rsidRPr="003310CD" w:rsidRDefault="003310CD" w:rsidP="003310CD">
      <w:pPr>
        <w:numPr>
          <w:ilvl w:val="0"/>
          <w:numId w:val="61"/>
        </w:numPr>
      </w:pPr>
      <w:r w:rsidRPr="003310CD">
        <w:rPr>
          <w:b/>
          <w:bCs/>
        </w:rPr>
        <w:t>지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못하다</w:t>
      </w:r>
      <w:r w:rsidRPr="003310CD">
        <w:t> = </w:t>
      </w:r>
      <w:r w:rsidRPr="003310CD">
        <w:rPr>
          <w:i/>
          <w:iCs/>
        </w:rPr>
        <w:t>"Tôi muốn làm nhưng không được"</w:t>
      </w:r>
      <w:r w:rsidRPr="003310CD">
        <w:t> </w:t>
      </w:r>
      <w:r w:rsidRPr="003310CD">
        <w:rPr>
          <w:rFonts w:ascii="Segoe UI Emoji" w:hAnsi="Segoe UI Emoji" w:cs="Segoe UI Emoji"/>
        </w:rPr>
        <w:t>😔</w:t>
      </w:r>
    </w:p>
    <w:p w14:paraId="166E2EDA" w14:textId="77777777" w:rsidR="003310CD" w:rsidRPr="003310CD" w:rsidRDefault="003310CD" w:rsidP="003310CD">
      <w:pPr>
        <w:numPr>
          <w:ilvl w:val="0"/>
          <w:numId w:val="61"/>
        </w:numPr>
      </w:pPr>
      <w:r w:rsidRPr="003310CD">
        <w:rPr>
          <w:b/>
          <w:bCs/>
        </w:rPr>
        <w:lastRenderedPageBreak/>
        <w:t>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ㄹ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수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없다</w:t>
      </w:r>
      <w:r w:rsidRPr="003310CD">
        <w:t> = </w:t>
      </w:r>
      <w:r w:rsidRPr="003310CD">
        <w:rPr>
          <w:i/>
          <w:iCs/>
        </w:rPr>
        <w:t>"Điều kiện/năng lực không cho phép"</w:t>
      </w:r>
      <w:r w:rsidRPr="003310CD">
        <w:t> </w:t>
      </w:r>
      <w:r w:rsidRPr="003310CD">
        <w:rPr>
          <w:rFonts w:ascii="Segoe UI Emoji" w:hAnsi="Segoe UI Emoji" w:cs="Segoe UI Emoji"/>
        </w:rPr>
        <w:t>🚫</w:t>
      </w:r>
    </w:p>
    <w:p w14:paraId="1C082B74" w14:textId="77777777" w:rsidR="003310CD" w:rsidRPr="003310CD" w:rsidRDefault="003310CD" w:rsidP="003310CD">
      <w:r w:rsidRPr="003310CD">
        <w:pict w14:anchorId="7AEEBF95">
          <v:rect id="_x0000_i2889" style="width:0;height:0" o:hralign="center" o:hrstd="t" o:hr="t" fillcolor="#a0a0a0" stroked="f"/>
        </w:pict>
      </w:r>
    </w:p>
    <w:p w14:paraId="0077B4D8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Dạng Rút Gọn Hay Dùng Trong Văn Nói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9"/>
        <w:gridCol w:w="1279"/>
        <w:gridCol w:w="2492"/>
      </w:tblGrid>
      <w:tr w:rsidR="003310CD" w:rsidRPr="003310CD" w14:paraId="741617FB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B6182B0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Đầy đủ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6DF409A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Rút gọn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DBE2ECC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Ghi chú</w:t>
            </w:r>
          </w:p>
        </w:tc>
      </w:tr>
      <w:tr w:rsidR="003310CD" w:rsidRPr="003310CD" w14:paraId="4AA550E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EA2EA27" w14:textId="77777777" w:rsidR="003310CD" w:rsidRPr="003310CD" w:rsidRDefault="003310CD" w:rsidP="003310CD">
            <w:r w:rsidRPr="003310CD">
              <w:t>가지</w:t>
            </w:r>
            <w:r w:rsidRPr="003310CD">
              <w:t xml:space="preserve"> </w:t>
            </w:r>
            <w:r w:rsidRPr="003310CD">
              <w:t>못해요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AFD9849" w14:textId="77777777" w:rsidR="003310CD" w:rsidRPr="003310CD" w:rsidRDefault="003310CD" w:rsidP="003310CD">
            <w:r w:rsidRPr="003310CD">
              <w:rPr>
                <w:b/>
                <w:bCs/>
              </w:rPr>
              <w:t>못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가요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DC7F241" w14:textId="77777777" w:rsidR="003310CD" w:rsidRPr="003310CD" w:rsidRDefault="003310CD" w:rsidP="003310CD">
            <w:r w:rsidRPr="003310CD">
              <w:t>못</w:t>
            </w:r>
            <w:r w:rsidRPr="003310CD">
              <w:t xml:space="preserve"> đặt trước động từ</w:t>
            </w:r>
          </w:p>
        </w:tc>
      </w:tr>
      <w:tr w:rsidR="003310CD" w:rsidRPr="003310CD" w14:paraId="29E7834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31D649E" w14:textId="77777777" w:rsidR="003310CD" w:rsidRPr="003310CD" w:rsidRDefault="003310CD" w:rsidP="003310CD">
            <w:r w:rsidRPr="003310CD">
              <w:t>먹지</w:t>
            </w:r>
            <w:r w:rsidRPr="003310CD">
              <w:t xml:space="preserve"> </w:t>
            </w:r>
            <w:r w:rsidRPr="003310CD">
              <w:t>못했어요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9A9CBCD" w14:textId="77777777" w:rsidR="003310CD" w:rsidRPr="003310CD" w:rsidRDefault="003310CD" w:rsidP="003310CD">
            <w:r w:rsidRPr="003310CD">
              <w:rPr>
                <w:b/>
                <w:bCs/>
              </w:rPr>
              <w:t>못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먹었어요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1FC5F79" w14:textId="77777777" w:rsidR="003310CD" w:rsidRPr="003310CD" w:rsidRDefault="003310CD" w:rsidP="003310CD"/>
        </w:tc>
      </w:tr>
      <w:tr w:rsidR="003310CD" w:rsidRPr="003310CD" w14:paraId="6789616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1A4A206" w14:textId="77777777" w:rsidR="003310CD" w:rsidRPr="003310CD" w:rsidRDefault="003310CD" w:rsidP="003310CD">
            <w:r w:rsidRPr="003310CD">
              <w:t>가지</w:t>
            </w:r>
            <w:r w:rsidRPr="003310CD">
              <w:t xml:space="preserve"> </w:t>
            </w:r>
            <w:r w:rsidRPr="003310CD">
              <w:t>않아요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3E8887D" w14:textId="77777777" w:rsidR="003310CD" w:rsidRPr="003310CD" w:rsidRDefault="003310CD" w:rsidP="003310CD">
            <w:r w:rsidRPr="003310CD">
              <w:rPr>
                <w:b/>
                <w:bCs/>
              </w:rPr>
              <w:t>안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가요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AC8E1C0" w14:textId="77777777" w:rsidR="003310CD" w:rsidRPr="003310CD" w:rsidRDefault="003310CD" w:rsidP="003310CD">
            <w:r w:rsidRPr="003310CD">
              <w:t>안</w:t>
            </w:r>
            <w:r w:rsidRPr="003310CD">
              <w:t xml:space="preserve"> đặt trước động từ</w:t>
            </w:r>
          </w:p>
        </w:tc>
      </w:tr>
      <w:tr w:rsidR="003310CD" w:rsidRPr="003310CD" w14:paraId="1A4F7E9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C69D641" w14:textId="77777777" w:rsidR="003310CD" w:rsidRPr="003310CD" w:rsidRDefault="003310CD" w:rsidP="003310CD">
            <w:r w:rsidRPr="003310CD">
              <w:t>좋지</w:t>
            </w:r>
            <w:r w:rsidRPr="003310CD">
              <w:t xml:space="preserve"> </w:t>
            </w:r>
            <w:r w:rsidRPr="003310CD">
              <w:t>않아요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34D3370" w14:textId="77777777" w:rsidR="003310CD" w:rsidRPr="003310CD" w:rsidRDefault="003310CD" w:rsidP="003310CD">
            <w:r w:rsidRPr="003310CD">
              <w:rPr>
                <w:b/>
                <w:bCs/>
              </w:rPr>
              <w:t>안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좋아요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3BB0F86" w14:textId="77777777" w:rsidR="003310CD" w:rsidRPr="003310CD" w:rsidRDefault="003310CD" w:rsidP="003310CD">
            <w:r w:rsidRPr="003310CD">
              <w:t>Tính từ cũng dùng được</w:t>
            </w:r>
          </w:p>
        </w:tc>
      </w:tr>
      <w:tr w:rsidR="003310CD" w:rsidRPr="003310CD" w14:paraId="0248BA5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6B84ACF" w14:textId="77777777" w:rsidR="003310CD" w:rsidRPr="003310CD" w:rsidRDefault="003310CD" w:rsidP="003310CD">
            <w:r w:rsidRPr="003310CD">
              <w:t>하지</w:t>
            </w:r>
            <w:r w:rsidRPr="003310CD">
              <w:t xml:space="preserve"> </w:t>
            </w:r>
            <w:r w:rsidRPr="003310CD">
              <w:t>못해요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71ACCE1" w14:textId="77777777" w:rsidR="003310CD" w:rsidRPr="003310CD" w:rsidRDefault="003310CD" w:rsidP="003310CD">
            <w:r w:rsidRPr="003310CD">
              <w:rPr>
                <w:b/>
                <w:bCs/>
              </w:rPr>
              <w:t>못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해요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A3299F1" w14:textId="77777777" w:rsidR="003310CD" w:rsidRPr="003310CD" w:rsidRDefault="003310CD" w:rsidP="003310CD">
            <w:r w:rsidRPr="003310CD">
              <w:t>하다</w:t>
            </w:r>
            <w:r w:rsidRPr="003310CD">
              <w:t xml:space="preserve"> → </w:t>
            </w:r>
            <w:r w:rsidRPr="003310CD">
              <w:t>못</w:t>
            </w:r>
            <w:r w:rsidRPr="003310CD">
              <w:t xml:space="preserve"> </w:t>
            </w:r>
            <w:r w:rsidRPr="003310CD">
              <w:t>해요</w:t>
            </w:r>
            <w:r w:rsidRPr="003310CD">
              <w:t xml:space="preserve"> (tách ra!)</w:t>
            </w:r>
          </w:p>
        </w:tc>
      </w:tr>
      <w:tr w:rsidR="003310CD" w:rsidRPr="003310CD" w14:paraId="2F2155D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B20BAB9" w14:textId="77777777" w:rsidR="003310CD" w:rsidRPr="003310CD" w:rsidRDefault="003310CD" w:rsidP="003310CD">
            <w:r w:rsidRPr="003310CD">
              <w:t>하지</w:t>
            </w:r>
            <w:r w:rsidRPr="003310CD">
              <w:t xml:space="preserve"> </w:t>
            </w:r>
            <w:r w:rsidRPr="003310CD">
              <w:t>않아요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1A82A5E" w14:textId="77777777" w:rsidR="003310CD" w:rsidRPr="003310CD" w:rsidRDefault="003310CD" w:rsidP="003310CD">
            <w:r w:rsidRPr="003310CD">
              <w:rPr>
                <w:b/>
                <w:bCs/>
              </w:rPr>
              <w:t>안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해요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B6E3CDA" w14:textId="77777777" w:rsidR="003310CD" w:rsidRPr="003310CD" w:rsidRDefault="003310CD" w:rsidP="003310CD"/>
        </w:tc>
      </w:tr>
    </w:tbl>
    <w:p w14:paraId="2CE68FAA" w14:textId="77777777" w:rsidR="003310CD" w:rsidRPr="003310CD" w:rsidRDefault="003310CD" w:rsidP="003310CD">
      <w:r w:rsidRPr="003310CD">
        <w:rPr>
          <w:rFonts w:ascii="Segoe UI Emoji" w:hAnsi="Segoe UI Emoji" w:cs="Segoe UI Emoji"/>
        </w:rPr>
        <w:t>⚠️</w:t>
      </w:r>
      <w:r w:rsidRPr="003310CD">
        <w:t> </w:t>
      </w:r>
      <w:r w:rsidRPr="003310CD">
        <w:rPr>
          <w:b/>
          <w:bCs/>
        </w:rPr>
        <w:t>하다</w:t>
      </w:r>
      <w:r w:rsidRPr="003310CD">
        <w:rPr>
          <w:b/>
          <w:bCs/>
        </w:rPr>
        <w:t xml:space="preserve"> đặc biệt:</w:t>
      </w:r>
      <w:r w:rsidRPr="003310CD">
        <w:t> </w:t>
      </w:r>
      <w:r w:rsidRPr="003310CD">
        <w:t>공부하다</w:t>
      </w:r>
      <w:r w:rsidRPr="003310CD">
        <w:t xml:space="preserve"> → </w:t>
      </w:r>
      <w:r w:rsidRPr="003310CD">
        <w:t>공부</w:t>
      </w:r>
      <w:r w:rsidRPr="003310CD">
        <w:t> </w:t>
      </w:r>
      <w:r w:rsidRPr="003310CD">
        <w:rPr>
          <w:b/>
          <w:bCs/>
        </w:rPr>
        <w:t>못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해요</w:t>
      </w:r>
      <w:r w:rsidRPr="003310CD">
        <w:t> </w:t>
      </w:r>
      <w:r w:rsidRPr="003310CD">
        <w:rPr>
          <w:rFonts w:ascii="Segoe UI Emoji" w:hAnsi="Segoe UI Emoji" w:cs="Segoe UI Emoji"/>
        </w:rPr>
        <w:t>✅</w:t>
      </w:r>
      <w:r w:rsidRPr="003310CD">
        <w:rPr>
          <w:rFonts w:ascii="Aptos" w:hAnsi="Aptos" w:cs="Aptos"/>
        </w:rPr>
        <w:t> </w:t>
      </w:r>
      <w:r w:rsidRPr="003310CD">
        <w:rPr>
          <w:i/>
          <w:iCs/>
        </w:rPr>
        <w:t xml:space="preserve">(tách </w:t>
      </w:r>
      <w:r w:rsidRPr="003310CD">
        <w:rPr>
          <w:i/>
          <w:iCs/>
        </w:rPr>
        <w:t>공부</w:t>
      </w:r>
      <w:r w:rsidRPr="003310CD">
        <w:rPr>
          <w:i/>
          <w:iCs/>
        </w:rPr>
        <w:t xml:space="preserve"> và </w:t>
      </w:r>
      <w:r w:rsidRPr="003310CD">
        <w:rPr>
          <w:i/>
          <w:iCs/>
        </w:rPr>
        <w:t>하다</w:t>
      </w:r>
      <w:r w:rsidRPr="003310CD">
        <w:rPr>
          <w:i/>
          <w:iCs/>
        </w:rPr>
        <w:t>)</w:t>
      </w:r>
      <w:r w:rsidRPr="003310CD">
        <w:t> </w:t>
      </w:r>
      <w:r w:rsidRPr="003310CD">
        <w:rPr>
          <w:rFonts w:ascii="Segoe UI Emoji" w:hAnsi="Segoe UI Emoji" w:cs="Segoe UI Emoji"/>
        </w:rPr>
        <w:t>❌</w:t>
      </w:r>
      <w:r w:rsidRPr="003310CD">
        <w:rPr>
          <w:rFonts w:ascii="Aptos" w:hAnsi="Aptos" w:cs="Aptos"/>
        </w:rPr>
        <w:t> </w:t>
      </w:r>
      <w:del w:id="14" w:author="Unknown">
        <w:r w:rsidRPr="003310CD">
          <w:delText>못</w:delText>
        </w:r>
        <w:r w:rsidRPr="003310CD">
          <w:delText xml:space="preserve"> </w:delText>
        </w:r>
        <w:r w:rsidRPr="003310CD">
          <w:delText>공부해요</w:delText>
        </w:r>
      </w:del>
      <w:r w:rsidRPr="003310CD">
        <w:t> — nghe không tự nhiên</w:t>
      </w:r>
    </w:p>
    <w:p w14:paraId="24224AF2" w14:textId="77777777" w:rsidR="003310CD" w:rsidRPr="003310CD" w:rsidRDefault="003310CD" w:rsidP="003310CD">
      <w:r w:rsidRPr="003310CD">
        <w:pict w14:anchorId="3438B768">
          <v:rect id="_x0000_i2890" style="width:0;height:0" o:hralign="center" o:hrstd="t" o:hr="t" fillcolor="#a0a0a0" stroked="f"/>
        </w:pict>
      </w:r>
    </w:p>
    <w:p w14:paraId="52A1E5C1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⚠️</w:t>
      </w:r>
      <w:r w:rsidRPr="003310CD">
        <w:rPr>
          <w:b/>
          <w:bCs/>
        </w:rPr>
        <w:t xml:space="preserve"> Điểm Dễ Nhầm Hay Ra Thi</w:t>
      </w:r>
    </w:p>
    <w:p w14:paraId="27F7EDAA" w14:textId="77777777" w:rsidR="003310CD" w:rsidRPr="003310CD" w:rsidRDefault="003310CD" w:rsidP="003310CD">
      <w:r w:rsidRPr="003310CD">
        <w:rPr>
          <w:b/>
          <w:bCs/>
        </w:rPr>
        <w:t xml:space="preserve">① </w:t>
      </w:r>
      <w:r w:rsidRPr="003310CD">
        <w:rPr>
          <w:b/>
          <w:bCs/>
        </w:rPr>
        <w:t>지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않다</w:t>
      </w:r>
      <w:r w:rsidRPr="003310CD">
        <w:rPr>
          <w:b/>
          <w:bCs/>
        </w:rPr>
        <w:t xml:space="preserve"> với tính từ —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ㄹ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수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없다</w:t>
      </w:r>
      <w:r w:rsidRPr="003310CD">
        <w:rPr>
          <w:b/>
          <w:bCs/>
        </w:rPr>
        <w:t xml:space="preserve"> thì không:</w:t>
      </w:r>
    </w:p>
    <w:p w14:paraId="6D655059" w14:textId="77777777" w:rsidR="003310CD" w:rsidRPr="003310CD" w:rsidRDefault="003310CD" w:rsidP="003310CD">
      <w:r w:rsidRPr="003310CD">
        <w:t>날씨가</w:t>
      </w:r>
      <w:r w:rsidRPr="003310CD">
        <w:t xml:space="preserve"> </w:t>
      </w:r>
      <w:r w:rsidRPr="003310CD">
        <w:t>좋</w:t>
      </w:r>
      <w:r w:rsidRPr="003310CD">
        <w:rPr>
          <w:b/>
          <w:bCs/>
        </w:rPr>
        <w:t>지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않아요</w:t>
      </w:r>
      <w:r w:rsidRPr="003310CD">
        <w:t xml:space="preserve">. </w:t>
      </w:r>
      <w:r w:rsidRPr="003310CD">
        <w:rPr>
          <w:rFonts w:ascii="Segoe UI Emoji" w:hAnsi="Segoe UI Emoji" w:cs="Segoe UI Emoji"/>
        </w:rPr>
        <w:t>✅</w:t>
      </w:r>
      <w:r w:rsidRPr="003310CD">
        <w:rPr>
          <w:rFonts w:ascii="Aptos" w:hAnsi="Aptos" w:cs="Aptos"/>
        </w:rPr>
        <w:t> </w:t>
      </w:r>
      <w:r w:rsidRPr="003310CD">
        <w:rPr>
          <w:i/>
          <w:iCs/>
        </w:rPr>
        <w:t xml:space="preserve">(tính từ + </w:t>
      </w:r>
      <w:r w:rsidRPr="003310CD">
        <w:rPr>
          <w:i/>
          <w:iCs/>
        </w:rPr>
        <w:t>지</w:t>
      </w:r>
      <w:r w:rsidRPr="003310CD">
        <w:rPr>
          <w:i/>
          <w:iCs/>
        </w:rPr>
        <w:t xml:space="preserve"> </w:t>
      </w:r>
      <w:r w:rsidRPr="003310CD">
        <w:rPr>
          <w:i/>
          <w:iCs/>
        </w:rPr>
        <w:t>않다</w:t>
      </w:r>
      <w:r w:rsidRPr="003310CD">
        <w:rPr>
          <w:i/>
          <w:iCs/>
        </w:rPr>
        <w:t>)</w:t>
      </w:r>
      <w:r w:rsidRPr="003310CD">
        <w:t> </w:t>
      </w:r>
      <w:del w:id="15" w:author="Unknown">
        <w:r w:rsidRPr="003310CD">
          <w:delText>날씨가</w:delText>
        </w:r>
        <w:r w:rsidRPr="003310CD">
          <w:delText xml:space="preserve"> </w:delText>
        </w:r>
        <w:r w:rsidRPr="003310CD">
          <w:delText>좋을</w:delText>
        </w:r>
        <w:r w:rsidRPr="003310CD">
          <w:delText xml:space="preserve"> </w:delText>
        </w:r>
        <w:r w:rsidRPr="003310CD">
          <w:delText>수</w:delText>
        </w:r>
        <w:r w:rsidRPr="003310CD">
          <w:delText xml:space="preserve"> </w:delText>
        </w:r>
        <w:r w:rsidRPr="003310CD">
          <w:delText>없어요</w:delText>
        </w:r>
      </w:del>
      <w:r w:rsidRPr="003310CD">
        <w:t> </w:t>
      </w:r>
      <w:r w:rsidRPr="003310CD">
        <w:rPr>
          <w:rFonts w:ascii="Segoe UI Emoji" w:hAnsi="Segoe UI Emoji" w:cs="Segoe UI Emoji"/>
        </w:rPr>
        <w:t>❌</w:t>
      </w:r>
      <w:r w:rsidRPr="003310CD">
        <w:t> </w:t>
      </w:r>
      <w:r w:rsidRPr="003310CD">
        <w:rPr>
          <w:i/>
          <w:iCs/>
        </w:rPr>
        <w:t>(nghe rất kỳ)</w:t>
      </w:r>
    </w:p>
    <w:p w14:paraId="62C84C02" w14:textId="77777777" w:rsidR="003310CD" w:rsidRPr="003310CD" w:rsidRDefault="003310CD" w:rsidP="003310CD">
      <w:r w:rsidRPr="003310CD">
        <w:rPr>
          <w:b/>
          <w:bCs/>
        </w:rPr>
        <w:t xml:space="preserve">② Bẫy chọn </w:t>
      </w:r>
      <w:r w:rsidRPr="003310CD">
        <w:rPr>
          <w:b/>
          <w:bCs/>
        </w:rPr>
        <w:t>못</w:t>
      </w:r>
      <w:r w:rsidRPr="003310CD">
        <w:rPr>
          <w:b/>
          <w:bCs/>
        </w:rPr>
        <w:t xml:space="preserve"> vs </w:t>
      </w:r>
      <w:r w:rsidRPr="003310CD">
        <w:rPr>
          <w:b/>
          <w:bCs/>
        </w:rPr>
        <w:t>안</w:t>
      </w:r>
      <w:r w:rsidRPr="003310CD">
        <w:rPr>
          <w:b/>
          <w:bCs/>
        </w:rPr>
        <w:t>:</w:t>
      </w:r>
    </w:p>
    <w:p w14:paraId="3918D54C" w14:textId="77777777" w:rsidR="003310CD" w:rsidRPr="003310CD" w:rsidRDefault="003310CD" w:rsidP="003310CD">
      <w:r w:rsidRPr="003310CD">
        <w:t>저는</w:t>
      </w:r>
      <w:r w:rsidRPr="003310CD">
        <w:t xml:space="preserve"> </w:t>
      </w:r>
      <w:r w:rsidRPr="003310CD">
        <w:t>술을</w:t>
      </w:r>
      <w:r w:rsidRPr="003310CD">
        <w:t> </w:t>
      </w:r>
      <w:r w:rsidRPr="003310CD">
        <w:rPr>
          <w:b/>
          <w:bCs/>
        </w:rPr>
        <w:t>안</w:t>
      </w:r>
      <w:r w:rsidRPr="003310CD">
        <w:t> </w:t>
      </w:r>
      <w:r w:rsidRPr="003310CD">
        <w:t>마셔요</w:t>
      </w:r>
      <w:r w:rsidRPr="003310CD">
        <w:t>. → </w:t>
      </w:r>
      <w:r w:rsidRPr="003310CD">
        <w:rPr>
          <w:i/>
          <w:iCs/>
        </w:rPr>
        <w:t>Tôi không uống rượu.</w:t>
      </w:r>
      <w:r w:rsidRPr="003310CD">
        <w:t xml:space="preserve"> (không uống vì không muốn) </w:t>
      </w:r>
      <w:r w:rsidRPr="003310CD">
        <w:t>저는</w:t>
      </w:r>
      <w:r w:rsidRPr="003310CD">
        <w:t xml:space="preserve"> </w:t>
      </w:r>
      <w:r w:rsidRPr="003310CD">
        <w:t>술을</w:t>
      </w:r>
      <w:r w:rsidRPr="003310CD">
        <w:t> </w:t>
      </w:r>
      <w:r w:rsidRPr="003310CD">
        <w:rPr>
          <w:b/>
          <w:bCs/>
        </w:rPr>
        <w:t>못</w:t>
      </w:r>
      <w:r w:rsidRPr="003310CD">
        <w:t> </w:t>
      </w:r>
      <w:r w:rsidRPr="003310CD">
        <w:t>마셔요</w:t>
      </w:r>
      <w:r w:rsidRPr="003310CD">
        <w:t>. → </w:t>
      </w:r>
      <w:r w:rsidRPr="003310CD">
        <w:rPr>
          <w:i/>
          <w:iCs/>
        </w:rPr>
        <w:t>Tôi không thể uống rượu.</w:t>
      </w:r>
      <w:r w:rsidRPr="003310CD">
        <w:t> (vì lý do sức khỏe/hoàn cảnh) → Cùng một câu, </w:t>
      </w:r>
      <w:r w:rsidRPr="003310CD">
        <w:rPr>
          <w:b/>
          <w:bCs/>
        </w:rPr>
        <w:t>안</w:t>
      </w:r>
      <w:r w:rsidRPr="003310CD">
        <w:rPr>
          <w:b/>
          <w:bCs/>
        </w:rPr>
        <w:t xml:space="preserve"> vs </w:t>
      </w:r>
      <w:r w:rsidRPr="003310CD">
        <w:rPr>
          <w:b/>
          <w:bCs/>
        </w:rPr>
        <w:t>못</w:t>
      </w:r>
      <w:r w:rsidRPr="003310CD">
        <w:t> thay đổi hoàn toàn ý nghĩa!</w:t>
      </w:r>
    </w:p>
    <w:p w14:paraId="08BBA605" w14:textId="77777777" w:rsidR="003310CD" w:rsidRPr="003310CD" w:rsidRDefault="003310CD" w:rsidP="003310CD">
      <w:r w:rsidRPr="003310CD">
        <w:rPr>
          <w:b/>
          <w:bCs/>
        </w:rPr>
        <w:t xml:space="preserve">③ Xin lỗi → luôn dùng </w:t>
      </w:r>
      <w:r w:rsidRPr="003310CD">
        <w:rPr>
          <w:b/>
          <w:bCs/>
        </w:rPr>
        <w:t>지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못하다</w:t>
      </w:r>
      <w:r w:rsidRPr="003310CD">
        <w:rPr>
          <w:b/>
          <w:bCs/>
        </w:rPr>
        <w:t>:</w:t>
      </w:r>
    </w:p>
    <w:p w14:paraId="21DCC664" w14:textId="77777777" w:rsidR="003310CD" w:rsidRPr="003310CD" w:rsidRDefault="003310CD" w:rsidP="003310CD">
      <w:r w:rsidRPr="003310CD">
        <w:lastRenderedPageBreak/>
        <w:t>도와주</w:t>
      </w:r>
      <w:r w:rsidRPr="003310CD">
        <w:rPr>
          <w:b/>
          <w:bCs/>
        </w:rPr>
        <w:t>지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못해서</w:t>
      </w:r>
      <w:r w:rsidRPr="003310CD">
        <w:t> </w:t>
      </w:r>
      <w:r w:rsidRPr="003310CD">
        <w:t>죄송해요</w:t>
      </w:r>
      <w:r w:rsidRPr="003310CD">
        <w:t xml:space="preserve">. </w:t>
      </w:r>
      <w:r w:rsidRPr="003310CD">
        <w:rPr>
          <w:rFonts w:ascii="Segoe UI Emoji" w:hAnsi="Segoe UI Emoji" w:cs="Segoe UI Emoji"/>
        </w:rPr>
        <w:t>✅</w:t>
      </w:r>
      <w:r w:rsidRPr="003310CD">
        <w:rPr>
          <w:rFonts w:ascii="Aptos" w:hAnsi="Aptos" w:cs="Aptos"/>
        </w:rPr>
        <w:t> </w:t>
      </w:r>
      <w:del w:id="16" w:author="Unknown">
        <w:r w:rsidRPr="003310CD">
          <w:delText>도와줄</w:delText>
        </w:r>
        <w:r w:rsidRPr="003310CD">
          <w:delText xml:space="preserve"> </w:delText>
        </w:r>
        <w:r w:rsidRPr="003310CD">
          <w:delText>수</w:delText>
        </w:r>
        <w:r w:rsidRPr="003310CD">
          <w:delText xml:space="preserve"> </w:delText>
        </w:r>
        <w:r w:rsidRPr="003310CD">
          <w:delText>없어서</w:delText>
        </w:r>
        <w:r w:rsidRPr="003310CD">
          <w:delText xml:space="preserve"> </w:delText>
        </w:r>
        <w:r w:rsidRPr="003310CD">
          <w:delText>죄송해요</w:delText>
        </w:r>
      </w:del>
      <w:r w:rsidRPr="003310CD">
        <w:t> </w:t>
      </w:r>
      <w:r w:rsidRPr="003310CD">
        <w:rPr>
          <w:rFonts w:ascii="Segoe UI Emoji" w:hAnsi="Segoe UI Emoji" w:cs="Segoe UI Emoji"/>
        </w:rPr>
        <w:t>⚠️</w:t>
      </w:r>
      <w:r w:rsidRPr="003310CD">
        <w:t> </w:t>
      </w:r>
      <w:r w:rsidRPr="003310CD">
        <w:rPr>
          <w:i/>
          <w:iCs/>
        </w:rPr>
        <w:t>(đúng ngữ pháp nhưng nghe lạnh lùng hơn)</w:t>
      </w:r>
    </w:p>
    <w:p w14:paraId="2DB3A320" w14:textId="77777777" w:rsidR="003310CD" w:rsidRPr="003310CD" w:rsidRDefault="003310CD" w:rsidP="003310CD">
      <w:r w:rsidRPr="003310CD">
        <w:rPr>
          <w:b/>
          <w:bCs/>
        </w:rPr>
        <w:t>④ Câu hỏi khả năng → dùng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ㄹ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수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있다</w:t>
      </w:r>
      <w:r w:rsidRPr="003310CD">
        <w:rPr>
          <w:b/>
          <w:bCs/>
        </w:rPr>
        <w:t>:</w:t>
      </w:r>
    </w:p>
    <w:p w14:paraId="5F85D053" w14:textId="77777777" w:rsidR="003310CD" w:rsidRPr="003310CD" w:rsidRDefault="003310CD" w:rsidP="003310CD">
      <w:r w:rsidRPr="003310CD">
        <w:t>내일</w:t>
      </w:r>
      <w:r w:rsidRPr="003310CD">
        <w:t xml:space="preserve"> </w:t>
      </w:r>
      <w:r w:rsidRPr="003310CD">
        <w:t>올</w:t>
      </w:r>
      <w:r w:rsidRPr="003310CD">
        <w:t xml:space="preserve"> </w:t>
      </w:r>
      <w:r w:rsidRPr="003310CD">
        <w:t>수</w:t>
      </w:r>
      <w:r w:rsidRPr="003310CD">
        <w:t xml:space="preserve"> </w:t>
      </w:r>
      <w:r w:rsidRPr="003310CD">
        <w:t>있어요</w:t>
      </w:r>
      <w:r w:rsidRPr="003310CD">
        <w:t xml:space="preserve">? </w:t>
      </w:r>
      <w:r w:rsidRPr="003310CD">
        <w:rPr>
          <w:rFonts w:ascii="Segoe UI Emoji" w:hAnsi="Segoe UI Emoji" w:cs="Segoe UI Emoji"/>
        </w:rPr>
        <w:t>✅</w:t>
      </w:r>
      <w:r w:rsidRPr="003310CD">
        <w:rPr>
          <w:rFonts w:ascii="Aptos" w:hAnsi="Aptos" w:cs="Aptos"/>
        </w:rPr>
        <w:t> </w:t>
      </w:r>
      <w:del w:id="17" w:author="Unknown">
        <w:r w:rsidRPr="003310CD">
          <w:delText>내일</w:delText>
        </w:r>
        <w:r w:rsidRPr="003310CD">
          <w:delText xml:space="preserve"> </w:delText>
        </w:r>
        <w:r w:rsidRPr="003310CD">
          <w:delText>오지</w:delText>
        </w:r>
        <w:r w:rsidRPr="003310CD">
          <w:delText xml:space="preserve"> </w:delText>
        </w:r>
        <w:r w:rsidRPr="003310CD">
          <w:delText>않아요</w:delText>
        </w:r>
        <w:r w:rsidRPr="003310CD">
          <w:delText>?</w:delText>
        </w:r>
      </w:del>
      <w:r w:rsidRPr="003310CD">
        <w:t> </w:t>
      </w:r>
      <w:r w:rsidRPr="003310CD">
        <w:rPr>
          <w:i/>
          <w:iCs/>
        </w:rPr>
        <w:t>(nghĩa khác — hỏi "bạn không đến à?")</w:t>
      </w:r>
    </w:p>
    <w:p w14:paraId="2B95E7DB" w14:textId="77777777" w:rsidR="003310CD" w:rsidRPr="003310CD" w:rsidRDefault="003310CD" w:rsidP="003310CD">
      <w:r w:rsidRPr="003310CD">
        <w:pict w14:anchorId="7EE0E96B">
          <v:rect id="_x0000_i2891" style="width:0;height:0" o:hralign="center" o:hrstd="t" o:hr="t" fillcolor="#a0a0a0" stroked="f"/>
        </w:pict>
      </w:r>
    </w:p>
    <w:p w14:paraId="30EC7F05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✏️</w:t>
      </w:r>
      <w:r w:rsidRPr="003310CD">
        <w:rPr>
          <w:b/>
          <w:bCs/>
        </w:rPr>
        <w:t xml:space="preserve"> Mini Quiz</w:t>
      </w:r>
    </w:p>
    <w:p w14:paraId="7BD1C113" w14:textId="77777777" w:rsidR="003310CD" w:rsidRPr="003310CD" w:rsidRDefault="003310CD" w:rsidP="003310CD">
      <w:r w:rsidRPr="003310CD">
        <w:t>Chọn cấu trúc đúng và chia đúng dạng:</w:t>
      </w:r>
    </w:p>
    <w:p w14:paraId="38E8E313" w14:textId="77777777" w:rsidR="003310CD" w:rsidRPr="003310CD" w:rsidRDefault="003310CD" w:rsidP="003310CD">
      <w:pPr>
        <w:numPr>
          <w:ilvl w:val="0"/>
          <w:numId w:val="62"/>
        </w:numPr>
      </w:pPr>
      <w:r w:rsidRPr="003310CD">
        <w:t>저는</w:t>
      </w:r>
      <w:r w:rsidRPr="003310CD">
        <w:t xml:space="preserve"> </w:t>
      </w:r>
      <w:r w:rsidRPr="003310CD">
        <w:t>기타를</w:t>
      </w:r>
      <w:r w:rsidRPr="003310CD">
        <w:t xml:space="preserve"> ___. (</w:t>
      </w:r>
      <w:r w:rsidRPr="003310CD">
        <w:t>치다</w:t>
      </w:r>
      <w:r w:rsidRPr="003310CD">
        <w:t xml:space="preserve"> — Tôi có thể chơi guitar.)</w:t>
      </w:r>
    </w:p>
    <w:p w14:paraId="595C1C67" w14:textId="77777777" w:rsidR="003310CD" w:rsidRPr="003310CD" w:rsidRDefault="003310CD" w:rsidP="003310CD">
      <w:pPr>
        <w:numPr>
          <w:ilvl w:val="0"/>
          <w:numId w:val="62"/>
        </w:numPr>
      </w:pPr>
      <w:r w:rsidRPr="003310CD">
        <w:t>여기서</w:t>
      </w:r>
      <w:r w:rsidRPr="003310CD">
        <w:t xml:space="preserve"> </w:t>
      </w:r>
      <w:r w:rsidRPr="003310CD">
        <w:t>담배를</w:t>
      </w:r>
      <w:r w:rsidRPr="003310CD">
        <w:t xml:space="preserve"> ___. (</w:t>
      </w:r>
      <w:r w:rsidRPr="003310CD">
        <w:t>피우다</w:t>
      </w:r>
      <w:r w:rsidRPr="003310CD">
        <w:t xml:space="preserve"> — Không thể hút thuốc ở đây — quy định)</w:t>
      </w:r>
    </w:p>
    <w:p w14:paraId="3DBA86B7" w14:textId="77777777" w:rsidR="003310CD" w:rsidRPr="003310CD" w:rsidRDefault="003310CD" w:rsidP="003310CD">
      <w:pPr>
        <w:numPr>
          <w:ilvl w:val="0"/>
          <w:numId w:val="62"/>
        </w:numPr>
      </w:pPr>
      <w:r w:rsidRPr="003310CD">
        <w:t>어제</w:t>
      </w:r>
      <w:r w:rsidRPr="003310CD">
        <w:t xml:space="preserve"> </w:t>
      </w:r>
      <w:r w:rsidRPr="003310CD">
        <w:t>너무</w:t>
      </w:r>
      <w:r w:rsidRPr="003310CD">
        <w:t xml:space="preserve"> </w:t>
      </w:r>
      <w:r w:rsidRPr="003310CD">
        <w:t>바빠서</w:t>
      </w:r>
      <w:r w:rsidRPr="003310CD">
        <w:t xml:space="preserve"> </w:t>
      </w:r>
      <w:r w:rsidRPr="003310CD">
        <w:t>점심을</w:t>
      </w:r>
      <w:r w:rsidRPr="003310CD">
        <w:t xml:space="preserve"> ___. (</w:t>
      </w:r>
      <w:r w:rsidRPr="003310CD">
        <w:t>먹다</w:t>
      </w:r>
      <w:r w:rsidRPr="003310CD">
        <w:t xml:space="preserve"> — Hôm qua bận quá nên không thể ăn trưa — hoàn cảnh)</w:t>
      </w:r>
    </w:p>
    <w:p w14:paraId="37CEF884" w14:textId="77777777" w:rsidR="003310CD" w:rsidRPr="003310CD" w:rsidRDefault="003310CD" w:rsidP="003310CD">
      <w:pPr>
        <w:numPr>
          <w:ilvl w:val="0"/>
          <w:numId w:val="62"/>
        </w:numPr>
      </w:pPr>
      <w:r w:rsidRPr="003310CD">
        <w:t>저는</w:t>
      </w:r>
      <w:r w:rsidRPr="003310CD">
        <w:t xml:space="preserve"> </w:t>
      </w:r>
      <w:r w:rsidRPr="003310CD">
        <w:t>아침에</w:t>
      </w:r>
      <w:r w:rsidRPr="003310CD">
        <w:t xml:space="preserve"> </w:t>
      </w:r>
      <w:r w:rsidRPr="003310CD">
        <w:t>커피를</w:t>
      </w:r>
      <w:r w:rsidRPr="003310CD">
        <w:t xml:space="preserve"> ___. (</w:t>
      </w:r>
      <w:r w:rsidRPr="003310CD">
        <w:t>마시다</w:t>
      </w:r>
      <w:r w:rsidRPr="003310CD">
        <w:t xml:space="preserve"> — Tôi không uống cà phê vào buổi sáng — chủ động)</w:t>
      </w:r>
    </w:p>
    <w:p w14:paraId="1A20B839" w14:textId="77777777" w:rsidR="003310CD" w:rsidRPr="003310CD" w:rsidRDefault="003310CD" w:rsidP="003310CD">
      <w:pPr>
        <w:numPr>
          <w:ilvl w:val="0"/>
          <w:numId w:val="62"/>
        </w:numPr>
      </w:pPr>
      <w:r w:rsidRPr="003310CD">
        <w:t>약속에</w:t>
      </w:r>
      <w:r w:rsidRPr="003310CD">
        <w:t xml:space="preserve"> ___ </w:t>
      </w:r>
      <w:r w:rsidRPr="003310CD">
        <w:t>정말</w:t>
      </w:r>
      <w:r w:rsidRPr="003310CD">
        <w:t xml:space="preserve"> </w:t>
      </w:r>
      <w:r w:rsidRPr="003310CD">
        <w:t>죄송해요</w:t>
      </w:r>
      <w:r w:rsidRPr="003310CD">
        <w:t>. (</w:t>
      </w:r>
      <w:r w:rsidRPr="003310CD">
        <w:t>오다</w:t>
      </w:r>
      <w:r w:rsidRPr="003310CD">
        <w:t xml:space="preserve"> — Xin lỗi vì không thể đến đúng hẹn — tiếc nuối)</w:t>
      </w:r>
    </w:p>
    <w:p w14:paraId="74481522" w14:textId="77777777" w:rsidR="003310CD" w:rsidRPr="003310CD" w:rsidRDefault="003310CD" w:rsidP="003310CD">
      <w:pPr>
        <w:numPr>
          <w:ilvl w:val="0"/>
          <w:numId w:val="62"/>
        </w:numPr>
      </w:pPr>
      <w:r w:rsidRPr="003310CD">
        <w:t>이</w:t>
      </w:r>
      <w:r w:rsidRPr="003310CD">
        <w:t xml:space="preserve"> </w:t>
      </w:r>
      <w:r w:rsidRPr="003310CD">
        <w:t>짐이</w:t>
      </w:r>
      <w:r w:rsidRPr="003310CD">
        <w:t xml:space="preserve"> </w:t>
      </w:r>
      <w:r w:rsidRPr="003310CD">
        <w:t>너무</w:t>
      </w:r>
      <w:r w:rsidRPr="003310CD">
        <w:t xml:space="preserve"> </w:t>
      </w:r>
      <w:r w:rsidRPr="003310CD">
        <w:t>무거워서</w:t>
      </w:r>
      <w:r w:rsidRPr="003310CD">
        <w:t xml:space="preserve"> </w:t>
      </w:r>
      <w:r w:rsidRPr="003310CD">
        <w:t>혼자</w:t>
      </w:r>
      <w:r w:rsidRPr="003310CD">
        <w:t xml:space="preserve"> ___. (</w:t>
      </w:r>
      <w:r w:rsidRPr="003310CD">
        <w:t>들다</w:t>
      </w:r>
      <w:r w:rsidRPr="003310CD">
        <w:t xml:space="preserve"> — Hành lý này nặng quá nên một mình không thể nhấc lên — hoàn cảnh)</w:t>
      </w:r>
    </w:p>
    <w:p w14:paraId="0C5F9C8F" w14:textId="77777777" w:rsidR="003310CD" w:rsidRPr="003310CD" w:rsidRDefault="003310CD" w:rsidP="003310CD">
      <w:r w:rsidRPr="003310CD">
        <w:t>&lt;details&gt; &lt;summary&gt;</w:t>
      </w:r>
      <w:r w:rsidRPr="003310CD">
        <w:rPr>
          <w:rFonts w:ascii="Segoe UI Emoji" w:hAnsi="Segoe UI Emoji" w:cs="Segoe UI Emoji"/>
        </w:rPr>
        <w:t>👉</w:t>
      </w:r>
      <w:r w:rsidRPr="003310CD">
        <w:t xml:space="preserve"> Xem đáp án&lt;/summary&gt;</w:t>
      </w:r>
    </w:p>
    <w:p w14:paraId="4B05E04E" w14:textId="77777777" w:rsidR="003310CD" w:rsidRPr="003310CD" w:rsidRDefault="003310CD" w:rsidP="003310CD">
      <w:pPr>
        <w:numPr>
          <w:ilvl w:val="0"/>
          <w:numId w:val="63"/>
        </w:numPr>
      </w:pPr>
      <w:r w:rsidRPr="003310CD">
        <w:t>기타를</w:t>
      </w:r>
      <w:r w:rsidRPr="003310CD">
        <w:t> </w:t>
      </w:r>
      <w:r w:rsidRPr="003310CD">
        <w:rPr>
          <w:b/>
          <w:bCs/>
        </w:rPr>
        <w:t>칠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수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있어요</w:t>
      </w:r>
      <w:r w:rsidRPr="003310CD">
        <w:t> — năng lực bản thân → (</w:t>
      </w:r>
      <w:r w:rsidRPr="003310CD">
        <w:t>으</w:t>
      </w:r>
      <w:r w:rsidRPr="003310CD">
        <w:t>)</w:t>
      </w:r>
      <w:r w:rsidRPr="003310CD">
        <w:t>ㄹ</w:t>
      </w:r>
      <w:r w:rsidRPr="003310CD">
        <w:t xml:space="preserve"> </w:t>
      </w:r>
      <w:r w:rsidRPr="003310CD">
        <w:t>수</w:t>
      </w:r>
      <w:r w:rsidRPr="003310CD">
        <w:t xml:space="preserve"> </w:t>
      </w:r>
      <w:r w:rsidRPr="003310CD">
        <w:t>있다</w:t>
      </w:r>
    </w:p>
    <w:p w14:paraId="3B7AFFAE" w14:textId="77777777" w:rsidR="003310CD" w:rsidRPr="003310CD" w:rsidRDefault="003310CD" w:rsidP="003310CD">
      <w:pPr>
        <w:numPr>
          <w:ilvl w:val="0"/>
          <w:numId w:val="63"/>
        </w:numPr>
      </w:pPr>
      <w:r w:rsidRPr="003310CD">
        <w:t>담배를</w:t>
      </w:r>
      <w:r w:rsidRPr="003310CD">
        <w:t> </w:t>
      </w:r>
      <w:r w:rsidRPr="003310CD">
        <w:rPr>
          <w:b/>
          <w:bCs/>
        </w:rPr>
        <w:t>피울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수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없어요</w:t>
      </w:r>
      <w:r w:rsidRPr="003310CD">
        <w:t> — quy định không cho phép → (</w:t>
      </w:r>
      <w:r w:rsidRPr="003310CD">
        <w:t>으</w:t>
      </w:r>
      <w:r w:rsidRPr="003310CD">
        <w:t>)</w:t>
      </w:r>
      <w:r w:rsidRPr="003310CD">
        <w:t>ㄹ</w:t>
      </w:r>
      <w:r w:rsidRPr="003310CD">
        <w:t xml:space="preserve"> </w:t>
      </w:r>
      <w:r w:rsidRPr="003310CD">
        <w:t>수</w:t>
      </w:r>
      <w:r w:rsidRPr="003310CD">
        <w:t xml:space="preserve"> </w:t>
      </w:r>
      <w:r w:rsidRPr="003310CD">
        <w:t>없다</w:t>
      </w:r>
    </w:p>
    <w:p w14:paraId="78AF8CE6" w14:textId="77777777" w:rsidR="003310CD" w:rsidRPr="003310CD" w:rsidRDefault="003310CD" w:rsidP="003310CD">
      <w:pPr>
        <w:numPr>
          <w:ilvl w:val="0"/>
          <w:numId w:val="63"/>
        </w:numPr>
      </w:pPr>
      <w:r w:rsidRPr="003310CD">
        <w:t>점심을</w:t>
      </w:r>
      <w:r w:rsidRPr="003310CD">
        <w:t> </w:t>
      </w:r>
      <w:r w:rsidRPr="003310CD">
        <w:rPr>
          <w:b/>
          <w:bCs/>
        </w:rPr>
        <w:t>먹지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못했어요</w:t>
      </w:r>
      <w:r w:rsidRPr="003310CD">
        <w:t xml:space="preserve"> — hoàn cảnh ngoài ý muốn → </w:t>
      </w:r>
      <w:r w:rsidRPr="003310CD">
        <w:t>지</w:t>
      </w:r>
      <w:r w:rsidRPr="003310CD">
        <w:t xml:space="preserve"> </w:t>
      </w:r>
      <w:r w:rsidRPr="003310CD">
        <w:t>못하다</w:t>
      </w:r>
    </w:p>
    <w:p w14:paraId="01BD59D5" w14:textId="77777777" w:rsidR="003310CD" w:rsidRPr="003310CD" w:rsidRDefault="003310CD" w:rsidP="003310CD">
      <w:pPr>
        <w:numPr>
          <w:ilvl w:val="0"/>
          <w:numId w:val="63"/>
        </w:numPr>
      </w:pPr>
      <w:r w:rsidRPr="003310CD">
        <w:t>커피를</w:t>
      </w:r>
      <w:r w:rsidRPr="003310CD">
        <w:t> </w:t>
      </w:r>
      <w:r w:rsidRPr="003310CD">
        <w:rPr>
          <w:b/>
          <w:bCs/>
        </w:rPr>
        <w:t>마시지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않아요</w:t>
      </w:r>
      <w:r w:rsidRPr="003310CD">
        <w:t xml:space="preserve"> — chủ động không uống → </w:t>
      </w:r>
      <w:r w:rsidRPr="003310CD">
        <w:t>지</w:t>
      </w:r>
      <w:r w:rsidRPr="003310CD">
        <w:t xml:space="preserve"> </w:t>
      </w:r>
      <w:r w:rsidRPr="003310CD">
        <w:t>않다</w:t>
      </w:r>
    </w:p>
    <w:p w14:paraId="582BE0AC" w14:textId="77777777" w:rsidR="003310CD" w:rsidRPr="003310CD" w:rsidRDefault="003310CD" w:rsidP="003310CD">
      <w:pPr>
        <w:numPr>
          <w:ilvl w:val="0"/>
          <w:numId w:val="63"/>
        </w:numPr>
      </w:pPr>
      <w:r w:rsidRPr="003310CD">
        <w:t>약속에</w:t>
      </w:r>
      <w:r w:rsidRPr="003310CD">
        <w:t> </w:t>
      </w:r>
      <w:r w:rsidRPr="003310CD">
        <w:rPr>
          <w:b/>
          <w:bCs/>
        </w:rPr>
        <w:t>오지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못해서</w:t>
      </w:r>
      <w:r w:rsidRPr="003310CD">
        <w:t xml:space="preserve"> — tiếc nuối, xin lỗi → </w:t>
      </w:r>
      <w:r w:rsidRPr="003310CD">
        <w:t>지</w:t>
      </w:r>
      <w:r w:rsidRPr="003310CD">
        <w:t xml:space="preserve"> </w:t>
      </w:r>
      <w:r w:rsidRPr="003310CD">
        <w:t>못하다</w:t>
      </w:r>
    </w:p>
    <w:p w14:paraId="26570B58" w14:textId="77777777" w:rsidR="003310CD" w:rsidRPr="003310CD" w:rsidRDefault="003310CD" w:rsidP="003310CD">
      <w:pPr>
        <w:numPr>
          <w:ilvl w:val="0"/>
          <w:numId w:val="63"/>
        </w:numPr>
      </w:pPr>
      <w:r w:rsidRPr="003310CD">
        <w:t>혼자</w:t>
      </w:r>
      <w:r w:rsidRPr="003310CD">
        <w:t> </w:t>
      </w:r>
      <w:r w:rsidRPr="003310CD">
        <w:rPr>
          <w:b/>
          <w:bCs/>
        </w:rPr>
        <w:t>들지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못해요</w:t>
      </w:r>
      <w:r w:rsidRPr="003310CD">
        <w:t xml:space="preserve"> — hoàn cảnh (quá nặng) → </w:t>
      </w:r>
      <w:r w:rsidRPr="003310CD">
        <w:t>지</w:t>
      </w:r>
      <w:r w:rsidRPr="003310CD">
        <w:t xml:space="preserve"> </w:t>
      </w:r>
      <w:r w:rsidRPr="003310CD">
        <w:t>못하다</w:t>
      </w:r>
    </w:p>
    <w:p w14:paraId="745AE5D0" w14:textId="77777777" w:rsidR="003310CD" w:rsidRPr="003310CD" w:rsidRDefault="003310CD" w:rsidP="003310CD">
      <w:r w:rsidRPr="003310CD">
        <w:lastRenderedPageBreak/>
        <w:t>&lt;/details&gt;</w:t>
      </w:r>
    </w:p>
    <w:p w14:paraId="5E2F5B44" w14:textId="77777777" w:rsidR="003310CD" w:rsidRPr="003310CD" w:rsidRDefault="003310CD" w:rsidP="003310CD">
      <w:r w:rsidRPr="003310CD">
        <w:pict w14:anchorId="1567A981">
          <v:rect id="_x0000_i2892" style="width:0;height:0" o:hralign="center" o:hrstd="t" o:hr="t" fillcolor="#a0a0a0" stroked="f"/>
        </w:pict>
      </w:r>
    </w:p>
    <w:p w14:paraId="59CD1F89" w14:textId="77777777" w:rsidR="003310CD" w:rsidRPr="003310CD" w:rsidRDefault="003310CD" w:rsidP="003310CD">
      <w:r w:rsidRPr="003310CD">
        <w:rPr>
          <w:rFonts w:ascii="Segoe UI Emoji" w:hAnsi="Segoe UI Emoji" w:cs="Segoe UI Emoji"/>
        </w:rPr>
        <w:t>✅</w:t>
      </w:r>
      <w:r w:rsidRPr="003310CD">
        <w:t> </w:t>
      </w:r>
      <w:r w:rsidRPr="003310CD">
        <w:rPr>
          <w:b/>
          <w:bCs/>
        </w:rPr>
        <w:t>Xong Bài 12!</w:t>
      </w:r>
      <w:r w:rsidRPr="003310CD">
        <w:t> Gõ </w:t>
      </w:r>
      <w:r w:rsidRPr="003310CD">
        <w:rPr>
          <w:b/>
          <w:bCs/>
        </w:rPr>
        <w:t>"tiếp"</w:t>
      </w:r>
      <w:r w:rsidRPr="003310CD">
        <w:t> để sang </w:t>
      </w:r>
      <w:r w:rsidRPr="003310CD">
        <w:rPr>
          <w:b/>
          <w:bCs/>
        </w:rPr>
        <w:t>No.43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ㄹ게요</w:t>
      </w:r>
      <w:r w:rsidRPr="003310CD">
        <w:rPr>
          <w:b/>
          <w:bCs/>
        </w:rPr>
        <w:t xml:space="preserve"> · No.47/48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ㄹ래요</w:t>
      </w:r>
      <w:r w:rsidRPr="003310CD">
        <w:rPr>
          <w:b/>
          <w:bCs/>
        </w:rPr>
        <w:t xml:space="preserve"> · No.44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ㄹ까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하다</w:t>
      </w:r>
      <w:r w:rsidRPr="003310CD">
        <w:rPr>
          <w:b/>
          <w:bCs/>
        </w:rPr>
        <w:t xml:space="preserve"> · No.46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ㄹ까요</w:t>
      </w:r>
      <w:r w:rsidRPr="003310CD">
        <w:rPr>
          <w:b/>
          <w:bCs/>
        </w:rPr>
        <w:t>?</w:t>
      </w:r>
      <w:r w:rsidRPr="003310CD">
        <w:t> — nhóm diễn đạt </w:t>
      </w:r>
      <w:r w:rsidRPr="003310CD">
        <w:rPr>
          <w:b/>
          <w:bCs/>
        </w:rPr>
        <w:t>ý định &amp; đề xuất</w:t>
      </w:r>
      <w:r w:rsidRPr="003310CD">
        <w:t> — 4 cấu trúc hay xuất hiện cùng nhau trong bài nghe hội thoại TOPIK I nhé!</w:t>
      </w:r>
    </w:p>
    <w:p w14:paraId="2D3FB0D3" w14:textId="77777777" w:rsidR="003310CD" w:rsidRPr="003310CD" w:rsidRDefault="003310CD" w:rsidP="003310CD">
      <w:r w:rsidRPr="003310CD">
        <w:t>tiếp</w:t>
      </w:r>
    </w:p>
    <w:p w14:paraId="7F6F5143" w14:textId="77777777" w:rsidR="003310CD" w:rsidRPr="003310CD" w:rsidRDefault="003310CD" w:rsidP="003310CD">
      <w:r w:rsidRPr="003310CD">
        <w:t>Apr 13</w:t>
      </w:r>
    </w:p>
    <w:p w14:paraId="6C8D6389" w14:textId="77777777" w:rsidR="003310CD" w:rsidRPr="003310CD" w:rsidRDefault="003310CD" w:rsidP="003310CD">
      <w:r w:rsidRPr="003310CD">
        <w:t>Orchestrated Korean grammar lesson continuation strategy</w:t>
      </w:r>
    </w:p>
    <w:p w14:paraId="073063B4" w14:textId="77777777" w:rsidR="003310CD" w:rsidRPr="003310CD" w:rsidRDefault="003310CD" w:rsidP="003310CD">
      <w:r w:rsidRPr="003310CD">
        <w:t>Orchestrated Korean grammar lesson continuation strategy</w:t>
      </w:r>
    </w:p>
    <w:p w14:paraId="666D9747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📚</w:t>
      </w:r>
      <w:r w:rsidRPr="003310CD">
        <w:rPr>
          <w:b/>
          <w:bCs/>
        </w:rPr>
        <w:t xml:space="preserve"> Bài 13 — Ý Định &amp; Đề Xuất (No.43, 44, 46, 47, 48)</w:t>
      </w:r>
    </w:p>
    <w:p w14:paraId="1551630D" w14:textId="77777777" w:rsidR="003310CD" w:rsidRPr="003310CD" w:rsidRDefault="003310CD" w:rsidP="003310CD">
      <w:r w:rsidRPr="003310CD">
        <w:rPr>
          <w:b/>
          <w:bCs/>
        </w:rPr>
        <w:t>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ㄹ게요</w:t>
      </w:r>
      <w:r w:rsidRPr="003310CD">
        <w:t> · </w:t>
      </w:r>
      <w:r w:rsidRPr="003310CD">
        <w:rPr>
          <w:b/>
          <w:bCs/>
        </w:rPr>
        <w:t>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ㄹ래요</w:t>
      </w:r>
      <w:r w:rsidRPr="003310CD">
        <w:t> · </w:t>
      </w:r>
      <w:r w:rsidRPr="003310CD">
        <w:rPr>
          <w:b/>
          <w:bCs/>
        </w:rPr>
        <w:t>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ㄹ까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하다</w:t>
      </w:r>
      <w:r w:rsidRPr="003310CD">
        <w:t> · </w:t>
      </w:r>
      <w:r w:rsidRPr="003310CD">
        <w:rPr>
          <w:b/>
          <w:bCs/>
        </w:rPr>
        <w:t>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ㄹ까요</w:t>
      </w:r>
      <w:r w:rsidRPr="003310CD">
        <w:rPr>
          <w:b/>
          <w:bCs/>
        </w:rPr>
        <w:t>?</w:t>
      </w:r>
      <w:r w:rsidRPr="003310CD">
        <w:t> Cả 4 đều liên quan đến </w:t>
      </w:r>
      <w:r w:rsidRPr="003310CD">
        <w:rPr>
          <w:b/>
          <w:bCs/>
        </w:rPr>
        <w:t>"sẽ / muốn / định / đề nghị"</w:t>
      </w:r>
      <w:r w:rsidRPr="003310CD">
        <w:t> — nhưng </w:t>
      </w:r>
      <w:r w:rsidRPr="003310CD">
        <w:rPr>
          <w:b/>
          <w:bCs/>
        </w:rPr>
        <w:t>ai quyết định và hướng đến ai</w:t>
      </w:r>
      <w:r w:rsidRPr="003310CD">
        <w:t> hoàn toàn khác nhau. Nhóm này xuất hiện rất nhiều trong bài nghe hội thoại TOPIK I!</w:t>
      </w:r>
    </w:p>
    <w:p w14:paraId="6E519E8B" w14:textId="77777777" w:rsidR="003310CD" w:rsidRPr="003310CD" w:rsidRDefault="003310CD" w:rsidP="003310CD">
      <w:r w:rsidRPr="003310CD">
        <w:pict w14:anchorId="44DE889D">
          <v:rect id="_x0000_i2893" style="width:0;height:0" o:hralign="center" o:hrstd="t" o:hr="t" fillcolor="#a0a0a0" stroked="f"/>
        </w:pict>
      </w:r>
    </w:p>
    <w:p w14:paraId="4C3C3CDF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🔷</w:t>
      </w:r>
      <w:r w:rsidRPr="003310CD">
        <w:rPr>
          <w:b/>
          <w:bCs/>
        </w:rPr>
        <w:t xml:space="preserve"> Bức Tranh Tổng Thể Trước</w:t>
      </w:r>
    </w:p>
    <w:p w14:paraId="3DF812F3" w14:textId="77777777" w:rsidR="003310CD" w:rsidRPr="003310CD" w:rsidRDefault="003310CD" w:rsidP="003310CD">
      <w:r w:rsidRPr="003310CD">
        <w:t xml:space="preserve">                    Người nói tự quyết định</w:t>
      </w:r>
    </w:p>
    <w:p w14:paraId="70FBC93E" w14:textId="77777777" w:rsidR="003310CD" w:rsidRPr="003310CD" w:rsidRDefault="003310CD" w:rsidP="003310CD">
      <w:r w:rsidRPr="003310CD">
        <w:t xml:space="preserve">                    ↓</w:t>
      </w:r>
    </w:p>
    <w:p w14:paraId="06644EFB" w14:textId="77777777" w:rsidR="003310CD" w:rsidRPr="003310CD" w:rsidRDefault="003310CD" w:rsidP="003310CD">
      <w:r w:rsidRPr="003310CD">
        <w:t>(</w:t>
      </w:r>
      <w:r w:rsidRPr="003310CD">
        <w:t>으</w:t>
      </w:r>
      <w:r w:rsidRPr="003310CD">
        <w:t>)</w:t>
      </w:r>
      <w:r w:rsidRPr="003310CD">
        <w:t>ㄹ게요</w:t>
      </w:r>
      <w:r w:rsidRPr="003310CD">
        <w:t xml:space="preserve">   →  "Tôi sẽ làm" (cam kết với người nghe)</w:t>
      </w:r>
    </w:p>
    <w:p w14:paraId="5136A59C" w14:textId="77777777" w:rsidR="003310CD" w:rsidRPr="003310CD" w:rsidRDefault="003310CD" w:rsidP="003310CD">
      <w:r w:rsidRPr="003310CD">
        <w:t>(</w:t>
      </w:r>
      <w:r w:rsidRPr="003310CD">
        <w:t>으</w:t>
      </w:r>
      <w:r w:rsidRPr="003310CD">
        <w:t>)</w:t>
      </w:r>
      <w:r w:rsidRPr="003310CD">
        <w:t>ㄹ래요</w:t>
      </w:r>
      <w:r w:rsidRPr="003310CD">
        <w:t xml:space="preserve">   →  "Tôi muốn / sẽ làm" (ý muốn cá nhân)</w:t>
      </w:r>
    </w:p>
    <w:p w14:paraId="387C34E1" w14:textId="77777777" w:rsidR="003310CD" w:rsidRPr="003310CD" w:rsidRDefault="003310CD" w:rsidP="003310CD">
      <w:r w:rsidRPr="003310CD">
        <w:t>(</w:t>
      </w:r>
      <w:r w:rsidRPr="003310CD">
        <w:t>으</w:t>
      </w:r>
      <w:r w:rsidRPr="003310CD">
        <w:t>)</w:t>
      </w:r>
      <w:r w:rsidRPr="003310CD">
        <w:t>ㄹ까</w:t>
      </w:r>
      <w:r w:rsidRPr="003310CD">
        <w:t xml:space="preserve"> </w:t>
      </w:r>
      <w:r w:rsidRPr="003310CD">
        <w:t>하다</w:t>
      </w:r>
      <w:r w:rsidRPr="003310CD">
        <w:t xml:space="preserve"> → "Tôi đang nghĩ đến việc..." (chưa quyết định)</w:t>
      </w:r>
    </w:p>
    <w:p w14:paraId="10056219" w14:textId="77777777" w:rsidR="003310CD" w:rsidRPr="003310CD" w:rsidRDefault="003310CD" w:rsidP="003310CD"/>
    <w:p w14:paraId="39912210" w14:textId="77777777" w:rsidR="003310CD" w:rsidRPr="003310CD" w:rsidRDefault="003310CD" w:rsidP="003310CD">
      <w:r w:rsidRPr="003310CD">
        <w:t xml:space="preserve">                    Hỏi / đề nghị người khác</w:t>
      </w:r>
    </w:p>
    <w:p w14:paraId="0FD49682" w14:textId="77777777" w:rsidR="003310CD" w:rsidRPr="003310CD" w:rsidRDefault="003310CD" w:rsidP="003310CD">
      <w:r w:rsidRPr="003310CD">
        <w:t xml:space="preserve">                    ↓</w:t>
      </w:r>
    </w:p>
    <w:p w14:paraId="699EB2C5" w14:textId="77777777" w:rsidR="003310CD" w:rsidRPr="003310CD" w:rsidRDefault="003310CD" w:rsidP="003310CD">
      <w:r w:rsidRPr="003310CD">
        <w:t>(</w:t>
      </w:r>
      <w:r w:rsidRPr="003310CD">
        <w:t>으</w:t>
      </w:r>
      <w:r w:rsidRPr="003310CD">
        <w:t>)</w:t>
      </w:r>
      <w:r w:rsidRPr="003310CD">
        <w:t>ㄹ까요</w:t>
      </w:r>
      <w:r w:rsidRPr="003310CD">
        <w:t>?  →  "Chúng ta... nhỉ?" (đề xuất / hỏi ý kiến)</w:t>
      </w:r>
    </w:p>
    <w:p w14:paraId="083D1C97" w14:textId="77777777" w:rsidR="003310CD" w:rsidRPr="003310CD" w:rsidRDefault="003310CD" w:rsidP="003310CD">
      <w:r w:rsidRPr="003310CD">
        <w:t>(</w:t>
      </w:r>
      <w:r w:rsidRPr="003310CD">
        <w:t>으</w:t>
      </w:r>
      <w:r w:rsidRPr="003310CD">
        <w:t>)</w:t>
      </w:r>
      <w:r w:rsidRPr="003310CD">
        <w:t>ㄹ래요</w:t>
      </w:r>
      <w:r w:rsidRPr="003310CD">
        <w:t>?  →  "Bạn có muốn...?" (hỏi ý muốn người nghe)</w:t>
      </w:r>
    </w:p>
    <w:p w14:paraId="2B7E8B59" w14:textId="77777777" w:rsidR="003310CD" w:rsidRPr="003310CD" w:rsidRDefault="003310CD" w:rsidP="003310CD">
      <w:r w:rsidRPr="003310CD">
        <w:lastRenderedPageBreak/>
        <w:pict w14:anchorId="282BC534">
          <v:rect id="_x0000_i2894" style="width:0;height:0" o:hralign="center" o:hrstd="t" o:hr="t" fillcolor="#a0a0a0" stroked="f"/>
        </w:pict>
      </w:r>
    </w:p>
    <w:p w14:paraId="30B49B8B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🔷</w:t>
      </w:r>
      <w:r w:rsidRPr="003310CD">
        <w:rPr>
          <w:b/>
          <w:bCs/>
        </w:rPr>
        <w:t xml:space="preserve"> No.43 —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ㄹ게요</w:t>
      </w:r>
      <w:r w:rsidRPr="003310CD">
        <w:rPr>
          <w:b/>
          <w:bCs/>
        </w:rPr>
        <w:t xml:space="preserve"> (tôi sẽ làm — cam kết với người nghe)</w:t>
      </w:r>
    </w:p>
    <w:p w14:paraId="1BBFDE8B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Công thức</w:t>
      </w:r>
    </w:p>
    <w:p w14:paraId="2AC93312" w14:textId="77777777" w:rsidR="003310CD" w:rsidRPr="003310CD" w:rsidRDefault="003310CD" w:rsidP="003310CD">
      <w:r w:rsidRPr="003310CD">
        <w:t>Động từ + (</w:t>
      </w:r>
      <w:r w:rsidRPr="003310CD">
        <w:t>으</w:t>
      </w:r>
      <w:r w:rsidRPr="003310CD">
        <w:t>)</w:t>
      </w:r>
      <w:r w:rsidRPr="003310CD">
        <w:t>ㄹ게요</w:t>
      </w:r>
    </w:p>
    <w:p w14:paraId="03B8F257" w14:textId="77777777" w:rsidR="003310CD" w:rsidRPr="003310CD" w:rsidRDefault="003310CD" w:rsidP="003310CD"/>
    <w:p w14:paraId="69359AF1" w14:textId="77777777" w:rsidR="003310CD" w:rsidRPr="003310CD" w:rsidRDefault="003310CD" w:rsidP="003310CD">
      <w:r w:rsidRPr="003310CD">
        <w:t xml:space="preserve">Kết thúc nguyên âm  + </w:t>
      </w:r>
      <w:r w:rsidRPr="003310CD">
        <w:t>ㄹ게요</w:t>
      </w:r>
    </w:p>
    <w:p w14:paraId="4885F740" w14:textId="77777777" w:rsidR="003310CD" w:rsidRPr="003310CD" w:rsidRDefault="003310CD" w:rsidP="003310CD">
      <w:r w:rsidRPr="003310CD">
        <w:t xml:space="preserve">Kết thúc phụ âm     + </w:t>
      </w:r>
      <w:r w:rsidRPr="003310CD">
        <w:t>을게요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1230"/>
      </w:tblGrid>
      <w:tr w:rsidR="003310CD" w:rsidRPr="003310CD" w14:paraId="4EB2E011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66B3B13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Gốc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AC62629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Kết quả</w:t>
            </w:r>
          </w:p>
        </w:tc>
      </w:tr>
      <w:tr w:rsidR="003310CD" w:rsidRPr="003310CD" w14:paraId="5FC1597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F4AB8AE" w14:textId="77777777" w:rsidR="003310CD" w:rsidRPr="003310CD" w:rsidRDefault="003310CD" w:rsidP="003310CD">
            <w:r w:rsidRPr="003310CD">
              <w:t>하다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09BB025" w14:textId="77777777" w:rsidR="003310CD" w:rsidRPr="003310CD" w:rsidRDefault="003310CD" w:rsidP="003310CD">
            <w:r w:rsidRPr="003310CD">
              <w:rPr>
                <w:b/>
                <w:bCs/>
              </w:rPr>
              <w:t>할게요</w:t>
            </w:r>
          </w:p>
        </w:tc>
      </w:tr>
      <w:tr w:rsidR="003310CD" w:rsidRPr="003310CD" w14:paraId="229DB15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7927597" w14:textId="77777777" w:rsidR="003310CD" w:rsidRPr="003310CD" w:rsidRDefault="003310CD" w:rsidP="003310CD">
            <w:r w:rsidRPr="003310CD">
              <w:t>오다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8B5D448" w14:textId="77777777" w:rsidR="003310CD" w:rsidRPr="003310CD" w:rsidRDefault="003310CD" w:rsidP="003310CD">
            <w:r w:rsidRPr="003310CD">
              <w:rPr>
                <w:b/>
                <w:bCs/>
              </w:rPr>
              <w:t>올게요</w:t>
            </w:r>
          </w:p>
        </w:tc>
      </w:tr>
      <w:tr w:rsidR="003310CD" w:rsidRPr="003310CD" w14:paraId="35F0E4E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6AA0325" w14:textId="77777777" w:rsidR="003310CD" w:rsidRPr="003310CD" w:rsidRDefault="003310CD" w:rsidP="003310CD">
            <w:r w:rsidRPr="003310CD">
              <w:t>먹다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3476B6D" w14:textId="77777777" w:rsidR="003310CD" w:rsidRPr="003310CD" w:rsidRDefault="003310CD" w:rsidP="003310CD">
            <w:r w:rsidRPr="003310CD">
              <w:rPr>
                <w:b/>
                <w:bCs/>
              </w:rPr>
              <w:t>먹을게요</w:t>
            </w:r>
          </w:p>
        </w:tc>
      </w:tr>
      <w:tr w:rsidR="003310CD" w:rsidRPr="003310CD" w14:paraId="3A54738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58B3801" w14:textId="77777777" w:rsidR="003310CD" w:rsidRPr="003310CD" w:rsidRDefault="003310CD" w:rsidP="003310CD">
            <w:r w:rsidRPr="003310CD">
              <w:t>기다리다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8F06B61" w14:textId="77777777" w:rsidR="003310CD" w:rsidRPr="003310CD" w:rsidRDefault="003310CD" w:rsidP="003310CD">
            <w:r w:rsidRPr="003310CD">
              <w:rPr>
                <w:b/>
                <w:bCs/>
              </w:rPr>
              <w:t>기다릴게요</w:t>
            </w:r>
          </w:p>
        </w:tc>
      </w:tr>
      <w:tr w:rsidR="003310CD" w:rsidRPr="003310CD" w14:paraId="22F355B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4E0F5A8" w14:textId="77777777" w:rsidR="003310CD" w:rsidRPr="003310CD" w:rsidRDefault="003310CD" w:rsidP="003310CD">
            <w:r w:rsidRPr="003310CD">
              <w:t>전화하다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53D1249" w14:textId="77777777" w:rsidR="003310CD" w:rsidRPr="003310CD" w:rsidRDefault="003310CD" w:rsidP="003310CD">
            <w:r w:rsidRPr="003310CD">
              <w:rPr>
                <w:b/>
                <w:bCs/>
              </w:rPr>
              <w:t>전화할게요</w:t>
            </w:r>
          </w:p>
        </w:tc>
      </w:tr>
    </w:tbl>
    <w:p w14:paraId="6C2BDCC3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Cách Dùng</w:t>
      </w:r>
    </w:p>
    <w:p w14:paraId="69C12723" w14:textId="77777777" w:rsidR="003310CD" w:rsidRPr="003310CD" w:rsidRDefault="003310CD" w:rsidP="003310CD">
      <w:r w:rsidRPr="003310CD">
        <w:rPr>
          <w:b/>
          <w:bCs/>
        </w:rPr>
        <w:t>① Cam kết / hứa hẹn với người đang nghe</w:t>
      </w:r>
    </w:p>
    <w:p w14:paraId="3207651F" w14:textId="77777777" w:rsidR="003310CD" w:rsidRPr="003310CD" w:rsidRDefault="003310CD" w:rsidP="003310CD">
      <w:r w:rsidRPr="003310CD">
        <w:t>제가</w:t>
      </w:r>
      <w:r w:rsidRPr="003310CD">
        <w:t> </w:t>
      </w:r>
      <w:r w:rsidRPr="003310CD">
        <w:rPr>
          <w:b/>
          <w:bCs/>
        </w:rPr>
        <w:t>할게요</w:t>
      </w:r>
      <w:r w:rsidRPr="003310CD">
        <w:t>. </w:t>
      </w:r>
      <w:r w:rsidRPr="003310CD">
        <w:rPr>
          <w:b/>
          <w:bCs/>
          <w:i/>
          <w:iCs/>
        </w:rPr>
        <w:t>Tôi sẽ</w:t>
      </w:r>
      <w:r w:rsidRPr="003310CD">
        <w:rPr>
          <w:i/>
          <w:iCs/>
        </w:rPr>
        <w:t> làm.</w:t>
      </w:r>
      <w:r w:rsidRPr="003310CD">
        <w:t> (tôi nhận làm — cam kết rõ ràng)</w:t>
      </w:r>
    </w:p>
    <w:p w14:paraId="60BF3651" w14:textId="77777777" w:rsidR="003310CD" w:rsidRPr="003310CD" w:rsidRDefault="003310CD" w:rsidP="003310CD">
      <w:r w:rsidRPr="003310CD">
        <w:t>제가</w:t>
      </w:r>
      <w:r w:rsidRPr="003310CD">
        <w:t xml:space="preserve"> </w:t>
      </w:r>
      <w:r w:rsidRPr="003310CD">
        <w:t>이걸로</w:t>
      </w:r>
      <w:r w:rsidRPr="003310CD">
        <w:t> </w:t>
      </w:r>
      <w:r w:rsidRPr="003310CD">
        <w:rPr>
          <w:b/>
          <w:bCs/>
        </w:rPr>
        <w:t>할게요</w:t>
      </w:r>
      <w:r w:rsidRPr="003310CD">
        <w:t>. </w:t>
      </w:r>
      <w:r w:rsidRPr="003310CD">
        <w:rPr>
          <w:i/>
          <w:iCs/>
        </w:rPr>
        <w:t>Tôi </w:t>
      </w:r>
      <w:r w:rsidRPr="003310CD">
        <w:rPr>
          <w:b/>
          <w:bCs/>
          <w:i/>
          <w:iCs/>
        </w:rPr>
        <w:t>sẽ</w:t>
      </w:r>
      <w:r w:rsidRPr="003310CD">
        <w:rPr>
          <w:i/>
          <w:iCs/>
        </w:rPr>
        <w:t> chọn cái này.</w:t>
      </w:r>
    </w:p>
    <w:p w14:paraId="2293BC63" w14:textId="77777777" w:rsidR="003310CD" w:rsidRPr="003310CD" w:rsidRDefault="003310CD" w:rsidP="003310CD">
      <w:r w:rsidRPr="003310CD">
        <w:t>나중에</w:t>
      </w:r>
      <w:r w:rsidRPr="003310CD">
        <w:t> </w:t>
      </w:r>
      <w:r w:rsidRPr="003310CD">
        <w:rPr>
          <w:b/>
          <w:bCs/>
        </w:rPr>
        <w:t>전화할게요</w:t>
      </w:r>
      <w:r w:rsidRPr="003310CD">
        <w:t>. </w:t>
      </w:r>
      <w:r w:rsidRPr="003310CD">
        <w:rPr>
          <w:b/>
          <w:bCs/>
          <w:i/>
          <w:iCs/>
        </w:rPr>
        <w:t>Tôi sẽ</w:t>
      </w:r>
      <w:r w:rsidRPr="003310CD">
        <w:rPr>
          <w:i/>
          <w:iCs/>
        </w:rPr>
        <w:t> gọi lại sau.</w:t>
      </w:r>
    </w:p>
    <w:p w14:paraId="18AED837" w14:textId="77777777" w:rsidR="003310CD" w:rsidRPr="003310CD" w:rsidRDefault="003310CD" w:rsidP="003310CD">
      <w:r w:rsidRPr="003310CD">
        <w:rPr>
          <w:b/>
          <w:bCs/>
        </w:rPr>
        <w:t>② Thông báo hành động sắp làm — có xét đến người nghe</w:t>
      </w:r>
    </w:p>
    <w:p w14:paraId="06A97CF1" w14:textId="77777777" w:rsidR="003310CD" w:rsidRPr="003310CD" w:rsidRDefault="003310CD" w:rsidP="003310CD">
      <w:r w:rsidRPr="003310CD">
        <w:t>저</w:t>
      </w:r>
      <w:r w:rsidRPr="003310CD">
        <w:t xml:space="preserve"> </w:t>
      </w:r>
      <w:r w:rsidRPr="003310CD">
        <w:t>먼저</w:t>
      </w:r>
      <w:r w:rsidRPr="003310CD">
        <w:t> </w:t>
      </w:r>
      <w:r w:rsidRPr="003310CD">
        <w:rPr>
          <w:b/>
          <w:bCs/>
        </w:rPr>
        <w:t>갈게요</w:t>
      </w:r>
      <w:r w:rsidRPr="003310CD">
        <w:t>. </w:t>
      </w:r>
      <w:r w:rsidRPr="003310CD">
        <w:rPr>
          <w:i/>
          <w:iCs/>
        </w:rPr>
        <w:t>Tôi </w:t>
      </w:r>
      <w:r w:rsidRPr="003310CD">
        <w:rPr>
          <w:b/>
          <w:bCs/>
          <w:i/>
          <w:iCs/>
        </w:rPr>
        <w:t>đi trước</w:t>
      </w:r>
      <w:r w:rsidRPr="003310CD">
        <w:rPr>
          <w:i/>
          <w:iCs/>
        </w:rPr>
        <w:t> nhé.</w:t>
      </w:r>
    </w:p>
    <w:p w14:paraId="2F2ADD8D" w14:textId="77777777" w:rsidR="003310CD" w:rsidRPr="003310CD" w:rsidRDefault="003310CD" w:rsidP="003310CD">
      <w:r w:rsidRPr="003310CD">
        <w:t>잠깐만요</w:t>
      </w:r>
      <w:r w:rsidRPr="003310CD">
        <w:t xml:space="preserve">, </w:t>
      </w:r>
      <w:r w:rsidRPr="003310CD">
        <w:t>확인해</w:t>
      </w:r>
      <w:r w:rsidRPr="003310CD">
        <w:t> </w:t>
      </w:r>
      <w:r w:rsidRPr="003310CD">
        <w:rPr>
          <w:b/>
          <w:bCs/>
        </w:rPr>
        <w:t>볼게요</w:t>
      </w:r>
      <w:r w:rsidRPr="003310CD">
        <w:t>. </w:t>
      </w:r>
      <w:r w:rsidRPr="003310CD">
        <w:rPr>
          <w:i/>
          <w:iCs/>
        </w:rPr>
        <w:t>Chờ tôi chút, </w:t>
      </w:r>
      <w:r w:rsidRPr="003310CD">
        <w:rPr>
          <w:b/>
          <w:bCs/>
          <w:i/>
          <w:iCs/>
        </w:rPr>
        <w:t>tôi sẽ</w:t>
      </w:r>
      <w:r w:rsidRPr="003310CD">
        <w:rPr>
          <w:i/>
          <w:iCs/>
        </w:rPr>
        <w:t> kiểm tra.</w:t>
      </w:r>
    </w:p>
    <w:p w14:paraId="1A824650" w14:textId="77777777" w:rsidR="003310CD" w:rsidRPr="003310CD" w:rsidRDefault="003310CD" w:rsidP="003310CD">
      <w:r w:rsidRPr="003310CD">
        <w:lastRenderedPageBreak/>
        <w:t>제가</w:t>
      </w:r>
      <w:r w:rsidRPr="003310CD">
        <w:t> </w:t>
      </w:r>
      <w:r w:rsidRPr="003310CD">
        <w:rPr>
          <w:b/>
          <w:bCs/>
        </w:rPr>
        <w:t>도와드릴게요</w:t>
      </w:r>
      <w:r w:rsidRPr="003310CD">
        <w:t>. </w:t>
      </w:r>
      <w:r w:rsidRPr="003310CD">
        <w:rPr>
          <w:b/>
          <w:bCs/>
          <w:i/>
          <w:iCs/>
        </w:rPr>
        <w:t>Tôi sẽ</w:t>
      </w:r>
      <w:r w:rsidRPr="003310CD">
        <w:rPr>
          <w:i/>
          <w:iCs/>
        </w:rPr>
        <w:t> giúp bạn.</w:t>
      </w:r>
    </w:p>
    <w:p w14:paraId="12D0279C" w14:textId="77777777" w:rsidR="003310CD" w:rsidRPr="003310CD" w:rsidRDefault="003310CD" w:rsidP="003310CD">
      <w:r w:rsidRPr="003310CD">
        <w:rPr>
          <w:b/>
          <w:bCs/>
        </w:rPr>
        <w:t>③ Phản ứng với yêu cầu của người khác</w:t>
      </w:r>
    </w:p>
    <w:p w14:paraId="568C3628" w14:textId="77777777" w:rsidR="003310CD" w:rsidRPr="003310CD" w:rsidRDefault="003310CD" w:rsidP="003310CD">
      <w:r w:rsidRPr="003310CD">
        <w:t xml:space="preserve">A: </w:t>
      </w:r>
      <w:r w:rsidRPr="003310CD">
        <w:t>이거</w:t>
      </w:r>
      <w:r w:rsidRPr="003310CD">
        <w:t xml:space="preserve"> </w:t>
      </w:r>
      <w:r w:rsidRPr="003310CD">
        <w:t>해</w:t>
      </w:r>
      <w:r w:rsidRPr="003310CD">
        <w:t xml:space="preserve"> </w:t>
      </w:r>
      <w:r w:rsidRPr="003310CD">
        <w:t>줄</w:t>
      </w:r>
      <w:r w:rsidRPr="003310CD">
        <w:t xml:space="preserve"> </w:t>
      </w:r>
      <w:r w:rsidRPr="003310CD">
        <w:t>수</w:t>
      </w:r>
      <w:r w:rsidRPr="003310CD">
        <w:t xml:space="preserve"> </w:t>
      </w:r>
      <w:r w:rsidRPr="003310CD">
        <w:t>있어요</w:t>
      </w:r>
      <w:r w:rsidRPr="003310CD">
        <w:t xml:space="preserve">? B: </w:t>
      </w:r>
      <w:r w:rsidRPr="003310CD">
        <w:t>네</w:t>
      </w:r>
      <w:r w:rsidRPr="003310CD">
        <w:t>, </w:t>
      </w:r>
      <w:r w:rsidRPr="003310CD">
        <w:rPr>
          <w:b/>
          <w:bCs/>
        </w:rPr>
        <w:t>할게요</w:t>
      </w:r>
      <w:r w:rsidRPr="003310CD">
        <w:t xml:space="preserve">. </w:t>
      </w:r>
      <w:r w:rsidRPr="003310CD">
        <w:rPr>
          <w:rFonts w:ascii="Segoe UI Emoji" w:hAnsi="Segoe UI Emoji" w:cs="Segoe UI Emoji"/>
        </w:rPr>
        <w:t>✅</w:t>
      </w:r>
      <w:r w:rsidRPr="003310CD">
        <w:rPr>
          <w:rFonts w:ascii="Aptos" w:hAnsi="Aptos" w:cs="Aptos"/>
        </w:rPr>
        <w:t> </w:t>
      </w:r>
      <w:r w:rsidRPr="003310CD">
        <w:rPr>
          <w:i/>
          <w:iCs/>
        </w:rPr>
        <w:t>(Được, tôi sẽ làm.)</w:t>
      </w:r>
    </w:p>
    <w:p w14:paraId="5C0675FF" w14:textId="77777777" w:rsidR="003310CD" w:rsidRPr="003310CD" w:rsidRDefault="003310CD" w:rsidP="003310CD">
      <w:r w:rsidRPr="003310CD">
        <w:pict w14:anchorId="32393163">
          <v:rect id="_x0000_i2895" style="width:0;height:0" o:hralign="center" o:hrstd="t" o:hr="t" fillcolor="#a0a0a0" stroked="f"/>
        </w:pict>
      </w:r>
    </w:p>
    <w:p w14:paraId="7EE98CD4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Đặc Điểm Quan Trọng Của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ㄹ게요</w:t>
      </w:r>
    </w:p>
    <w:p w14:paraId="60CC8F02" w14:textId="77777777" w:rsidR="003310CD" w:rsidRPr="003310CD" w:rsidRDefault="003310CD" w:rsidP="003310CD">
      <w:r w:rsidRPr="003310CD">
        <w:rPr>
          <w:rFonts w:ascii="Segoe UI Emoji" w:hAnsi="Segoe UI Emoji" w:cs="Segoe UI Emoji"/>
        </w:rPr>
        <w:t>⚠️</w:t>
      </w:r>
      <w:r w:rsidRPr="003310CD">
        <w:t> </w:t>
      </w:r>
      <w:r w:rsidRPr="003310CD">
        <w:rPr>
          <w:b/>
          <w:bCs/>
        </w:rPr>
        <w:t>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ㄹ게요</w:t>
      </w:r>
      <w:r w:rsidRPr="003310CD">
        <w:rPr>
          <w:b/>
          <w:bCs/>
        </w:rPr>
        <w:t xml:space="preserve"> CHỈ dùng với chủ ngữ ngôi 1 (</w:t>
      </w:r>
      <w:r w:rsidRPr="003310CD">
        <w:rPr>
          <w:b/>
          <w:bCs/>
        </w:rPr>
        <w:t>저</w:t>
      </w:r>
      <w:r w:rsidRPr="003310CD">
        <w:rPr>
          <w:b/>
          <w:bCs/>
        </w:rPr>
        <w:t>/</w:t>
      </w:r>
      <w:r w:rsidRPr="003310CD">
        <w:rPr>
          <w:b/>
          <w:bCs/>
        </w:rPr>
        <w:t>나</w:t>
      </w:r>
      <w:r w:rsidRPr="003310CD">
        <w:rPr>
          <w:b/>
          <w:bCs/>
        </w:rPr>
        <w:t>)</w:t>
      </w:r>
      <w:r w:rsidRPr="003310CD">
        <w:t> Không dùng cho người khác!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9"/>
        <w:gridCol w:w="2048"/>
      </w:tblGrid>
      <w:tr w:rsidR="003310CD" w:rsidRPr="003310CD" w14:paraId="77D8006B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2973272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rFonts w:ascii="Segoe UI Emoji" w:hAnsi="Segoe UI Emoji" w:cs="Segoe UI Emoji"/>
                <w:b/>
                <w:bCs/>
              </w:rPr>
              <w:t>✅</w:t>
            </w:r>
            <w:r w:rsidRPr="003310CD">
              <w:rPr>
                <w:b/>
                <w:bCs/>
              </w:rPr>
              <w:t xml:space="preserve"> Đúng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D76F66A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rFonts w:ascii="Segoe UI Emoji" w:hAnsi="Segoe UI Emoji" w:cs="Segoe UI Emoji"/>
                <w:b/>
                <w:bCs/>
              </w:rPr>
              <w:t>❌</w:t>
            </w:r>
            <w:r w:rsidRPr="003310CD">
              <w:rPr>
                <w:b/>
                <w:bCs/>
              </w:rPr>
              <w:t xml:space="preserve"> Sai</w:t>
            </w:r>
          </w:p>
        </w:tc>
      </w:tr>
      <w:tr w:rsidR="003310CD" w:rsidRPr="003310CD" w14:paraId="7031E12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49506C0" w14:textId="77777777" w:rsidR="003310CD" w:rsidRPr="003310CD" w:rsidRDefault="003310CD" w:rsidP="003310CD">
            <w:r w:rsidRPr="003310CD">
              <w:t>제가</w:t>
            </w:r>
            <w:r w:rsidRPr="003310CD">
              <w:t> </w:t>
            </w:r>
            <w:r w:rsidRPr="003310CD">
              <w:rPr>
                <w:b/>
                <w:bCs/>
              </w:rPr>
              <w:t>할게요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430D395" w14:textId="77777777" w:rsidR="003310CD" w:rsidRPr="003310CD" w:rsidRDefault="003310CD" w:rsidP="003310CD">
            <w:del w:id="18" w:author="Unknown">
              <w:r w:rsidRPr="003310CD">
                <w:delText>민수가</w:delText>
              </w:r>
              <w:r w:rsidRPr="003310CD">
                <w:delText xml:space="preserve"> </w:delText>
              </w:r>
              <w:r w:rsidRPr="003310CD">
                <w:delText>할게요</w:delText>
              </w:r>
            </w:del>
          </w:p>
        </w:tc>
      </w:tr>
      <w:tr w:rsidR="003310CD" w:rsidRPr="003310CD" w14:paraId="378A155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4988AAF" w14:textId="77777777" w:rsidR="003310CD" w:rsidRPr="003310CD" w:rsidRDefault="003310CD" w:rsidP="003310CD">
            <w:r w:rsidRPr="003310CD">
              <w:t>내가</w:t>
            </w:r>
            <w:r w:rsidRPr="003310CD">
              <w:t> </w:t>
            </w:r>
            <w:r w:rsidRPr="003310CD">
              <w:rPr>
                <w:b/>
                <w:bCs/>
              </w:rPr>
              <w:t>먹을게요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B0D47D9" w14:textId="77777777" w:rsidR="003310CD" w:rsidRPr="003310CD" w:rsidRDefault="003310CD" w:rsidP="003310CD">
            <w:del w:id="19" w:author="Unknown">
              <w:r w:rsidRPr="003310CD">
                <w:delText>그</w:delText>
              </w:r>
              <w:r w:rsidRPr="003310CD">
                <w:delText xml:space="preserve"> </w:delText>
              </w:r>
              <w:r w:rsidRPr="003310CD">
                <w:delText>사람이</w:delText>
              </w:r>
              <w:r w:rsidRPr="003310CD">
                <w:delText xml:space="preserve"> </w:delText>
              </w:r>
              <w:r w:rsidRPr="003310CD">
                <w:delText>먹을게요</w:delText>
              </w:r>
            </w:del>
          </w:p>
        </w:tc>
      </w:tr>
    </w:tbl>
    <w:p w14:paraId="47628034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🔷</w:t>
      </w:r>
      <w:r w:rsidRPr="003310CD">
        <w:rPr>
          <w:b/>
          <w:bCs/>
        </w:rPr>
        <w:t xml:space="preserve"> No.47 —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ㄹ래요</w:t>
      </w:r>
      <w:r w:rsidRPr="003310CD">
        <w:rPr>
          <w:b/>
          <w:bCs/>
        </w:rPr>
        <w:t xml:space="preserve"> (tôi muốn / sẽ — ý muốn cá nhân)</w:t>
      </w:r>
    </w:p>
    <w:p w14:paraId="28DD288D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Công thức</w:t>
      </w:r>
    </w:p>
    <w:p w14:paraId="47698502" w14:textId="77777777" w:rsidR="003310CD" w:rsidRPr="003310CD" w:rsidRDefault="003310CD" w:rsidP="003310CD">
      <w:r w:rsidRPr="003310CD">
        <w:t>Động từ + (</w:t>
      </w:r>
      <w:r w:rsidRPr="003310CD">
        <w:t>으</w:t>
      </w:r>
      <w:r w:rsidRPr="003310CD">
        <w:t>)</w:t>
      </w:r>
      <w:r w:rsidRPr="003310CD">
        <w:t>ㄹ래요</w:t>
      </w:r>
      <w:r w:rsidRPr="003310CD">
        <w:t xml:space="preserve">  ← câu trần thuật (nói về mình)</w:t>
      </w:r>
    </w:p>
    <w:p w14:paraId="36208B1F" w14:textId="77777777" w:rsidR="003310CD" w:rsidRPr="003310CD" w:rsidRDefault="003310CD" w:rsidP="003310CD">
      <w:r w:rsidRPr="003310CD">
        <w:t>Động từ + (</w:t>
      </w:r>
      <w:r w:rsidRPr="003310CD">
        <w:t>으</w:t>
      </w:r>
      <w:r w:rsidRPr="003310CD">
        <w:t>)</w:t>
      </w:r>
      <w:r w:rsidRPr="003310CD">
        <w:t>ㄹ래요</w:t>
      </w:r>
      <w:r w:rsidRPr="003310CD">
        <w:t>? ← câu hỏi (hỏi ý muốn người khác)</w:t>
      </w:r>
    </w:p>
    <w:p w14:paraId="19860599" w14:textId="77777777" w:rsidR="003310CD" w:rsidRPr="003310CD" w:rsidRDefault="003310CD" w:rsidP="003310CD"/>
    <w:p w14:paraId="4591702F" w14:textId="77777777" w:rsidR="003310CD" w:rsidRPr="003310CD" w:rsidRDefault="003310CD" w:rsidP="003310CD">
      <w:r w:rsidRPr="003310CD">
        <w:t xml:space="preserve">Kết thúc nguyên âm  + </w:t>
      </w:r>
      <w:r w:rsidRPr="003310CD">
        <w:t>ㄹ래요</w:t>
      </w:r>
    </w:p>
    <w:p w14:paraId="77899E5A" w14:textId="77777777" w:rsidR="003310CD" w:rsidRPr="003310CD" w:rsidRDefault="003310CD" w:rsidP="003310CD">
      <w:r w:rsidRPr="003310CD">
        <w:t xml:space="preserve">Kết thúc phụ âm     + </w:t>
      </w:r>
      <w:r w:rsidRPr="003310CD">
        <w:t>을래요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990"/>
      </w:tblGrid>
      <w:tr w:rsidR="003310CD" w:rsidRPr="003310CD" w14:paraId="7CA16DCA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58CD662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Gốc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70958D3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Kết quả</w:t>
            </w:r>
          </w:p>
        </w:tc>
      </w:tr>
      <w:tr w:rsidR="003310CD" w:rsidRPr="003310CD" w14:paraId="0E5B568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7FDE81A" w14:textId="77777777" w:rsidR="003310CD" w:rsidRPr="003310CD" w:rsidRDefault="003310CD" w:rsidP="003310CD">
            <w:r w:rsidRPr="003310CD">
              <w:t>하다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2BE01E4" w14:textId="77777777" w:rsidR="003310CD" w:rsidRPr="003310CD" w:rsidRDefault="003310CD" w:rsidP="003310CD">
            <w:r w:rsidRPr="003310CD">
              <w:rPr>
                <w:b/>
                <w:bCs/>
              </w:rPr>
              <w:t>할래요</w:t>
            </w:r>
          </w:p>
        </w:tc>
      </w:tr>
      <w:tr w:rsidR="003310CD" w:rsidRPr="003310CD" w14:paraId="1ACA0DB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1126210" w14:textId="77777777" w:rsidR="003310CD" w:rsidRPr="003310CD" w:rsidRDefault="003310CD" w:rsidP="003310CD">
            <w:r w:rsidRPr="003310CD">
              <w:t>먹다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948D96E" w14:textId="77777777" w:rsidR="003310CD" w:rsidRPr="003310CD" w:rsidRDefault="003310CD" w:rsidP="003310CD">
            <w:r w:rsidRPr="003310CD">
              <w:rPr>
                <w:b/>
                <w:bCs/>
              </w:rPr>
              <w:t>먹을래요</w:t>
            </w:r>
          </w:p>
        </w:tc>
      </w:tr>
      <w:tr w:rsidR="003310CD" w:rsidRPr="003310CD" w14:paraId="30DDAAE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47D7E52" w14:textId="77777777" w:rsidR="003310CD" w:rsidRPr="003310CD" w:rsidRDefault="003310CD" w:rsidP="003310CD">
            <w:r w:rsidRPr="003310CD">
              <w:t>가다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D640340" w14:textId="77777777" w:rsidR="003310CD" w:rsidRPr="003310CD" w:rsidRDefault="003310CD" w:rsidP="003310CD">
            <w:r w:rsidRPr="003310CD">
              <w:rPr>
                <w:b/>
                <w:bCs/>
              </w:rPr>
              <w:t>갈래요</w:t>
            </w:r>
          </w:p>
        </w:tc>
      </w:tr>
      <w:tr w:rsidR="003310CD" w:rsidRPr="003310CD" w14:paraId="19658A5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2F34FE4" w14:textId="77777777" w:rsidR="003310CD" w:rsidRPr="003310CD" w:rsidRDefault="003310CD" w:rsidP="003310CD">
            <w:r w:rsidRPr="003310CD">
              <w:lastRenderedPageBreak/>
              <w:t>마시다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B4CB918" w14:textId="77777777" w:rsidR="003310CD" w:rsidRPr="003310CD" w:rsidRDefault="003310CD" w:rsidP="003310CD">
            <w:r w:rsidRPr="003310CD">
              <w:rPr>
                <w:b/>
                <w:bCs/>
              </w:rPr>
              <w:t>마실래요</w:t>
            </w:r>
          </w:p>
        </w:tc>
      </w:tr>
    </w:tbl>
    <w:p w14:paraId="6778DD0E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Cách Dùng — Câu Trần Thuật</w:t>
      </w:r>
    </w:p>
    <w:p w14:paraId="22C55DCB" w14:textId="77777777" w:rsidR="003310CD" w:rsidRPr="003310CD" w:rsidRDefault="003310CD" w:rsidP="003310CD">
      <w:r w:rsidRPr="003310CD">
        <w:rPr>
          <w:b/>
          <w:bCs/>
        </w:rPr>
        <w:t>① Diễn đạt ý muốn / lựa chọn cá nhân</w:t>
      </w:r>
    </w:p>
    <w:p w14:paraId="08AC0A51" w14:textId="77777777" w:rsidR="003310CD" w:rsidRPr="003310CD" w:rsidRDefault="003310CD" w:rsidP="003310CD">
      <w:r w:rsidRPr="003310CD">
        <w:t>저는</w:t>
      </w:r>
      <w:r w:rsidRPr="003310CD">
        <w:t xml:space="preserve"> </w:t>
      </w:r>
      <w:r w:rsidRPr="003310CD">
        <w:t>이걸로</w:t>
      </w:r>
      <w:r w:rsidRPr="003310CD">
        <w:t> </w:t>
      </w:r>
      <w:r w:rsidRPr="003310CD">
        <w:rPr>
          <w:b/>
          <w:bCs/>
        </w:rPr>
        <w:t>할래요</w:t>
      </w:r>
      <w:r w:rsidRPr="003310CD">
        <w:t>. </w:t>
      </w:r>
      <w:r w:rsidRPr="003310CD">
        <w:rPr>
          <w:i/>
          <w:iCs/>
        </w:rPr>
        <w:t>Tôi </w:t>
      </w:r>
      <w:r w:rsidRPr="003310CD">
        <w:rPr>
          <w:b/>
          <w:bCs/>
          <w:i/>
          <w:iCs/>
        </w:rPr>
        <w:t>muốn / sẽ</w:t>
      </w:r>
      <w:r w:rsidRPr="003310CD">
        <w:rPr>
          <w:i/>
          <w:iCs/>
        </w:rPr>
        <w:t> chọn cái này.</w:t>
      </w:r>
      <w:r w:rsidRPr="003310CD">
        <w:t> (tự quyết theo ý mình)</w:t>
      </w:r>
    </w:p>
    <w:p w14:paraId="4B148989" w14:textId="77777777" w:rsidR="003310CD" w:rsidRPr="003310CD" w:rsidRDefault="003310CD" w:rsidP="003310CD">
      <w:r w:rsidRPr="003310CD">
        <w:t>저는</w:t>
      </w:r>
      <w:r w:rsidRPr="003310CD">
        <w:t xml:space="preserve"> </w:t>
      </w:r>
      <w:r w:rsidRPr="003310CD">
        <w:t>집에</w:t>
      </w:r>
      <w:r w:rsidRPr="003310CD">
        <w:t> </w:t>
      </w:r>
      <w:r w:rsidRPr="003310CD">
        <w:rPr>
          <w:b/>
          <w:bCs/>
        </w:rPr>
        <w:t>있을래요</w:t>
      </w:r>
      <w:r w:rsidRPr="003310CD">
        <w:t>. </w:t>
      </w:r>
      <w:r w:rsidRPr="003310CD">
        <w:rPr>
          <w:i/>
          <w:iCs/>
        </w:rPr>
        <w:t>Tôi </w:t>
      </w:r>
      <w:r w:rsidRPr="003310CD">
        <w:rPr>
          <w:b/>
          <w:bCs/>
          <w:i/>
          <w:iCs/>
        </w:rPr>
        <w:t>muốn</w:t>
      </w:r>
      <w:r w:rsidRPr="003310CD">
        <w:rPr>
          <w:i/>
          <w:iCs/>
        </w:rPr>
        <w:t> ở nhà.</w:t>
      </w:r>
    </w:p>
    <w:p w14:paraId="6DED2AE1" w14:textId="77777777" w:rsidR="003310CD" w:rsidRPr="003310CD" w:rsidRDefault="003310CD" w:rsidP="003310CD">
      <w:r w:rsidRPr="003310CD">
        <w:t>저는</w:t>
      </w:r>
      <w:r w:rsidRPr="003310CD">
        <w:t xml:space="preserve"> </w:t>
      </w:r>
      <w:r w:rsidRPr="003310CD">
        <w:t>커피</w:t>
      </w:r>
      <w:r w:rsidRPr="003310CD">
        <w:t> </w:t>
      </w:r>
      <w:r w:rsidRPr="003310CD">
        <w:rPr>
          <w:b/>
          <w:bCs/>
        </w:rPr>
        <w:t>마실래요</w:t>
      </w:r>
      <w:r w:rsidRPr="003310CD">
        <w:t>. </w:t>
      </w:r>
      <w:r w:rsidRPr="003310CD">
        <w:rPr>
          <w:i/>
          <w:iCs/>
        </w:rPr>
        <w:t>Tôi </w:t>
      </w:r>
      <w:r w:rsidRPr="003310CD">
        <w:rPr>
          <w:b/>
          <w:bCs/>
          <w:i/>
          <w:iCs/>
        </w:rPr>
        <w:t>sẽ</w:t>
      </w:r>
      <w:r w:rsidRPr="003310CD">
        <w:rPr>
          <w:i/>
          <w:iCs/>
        </w:rPr>
        <w:t> uống cà phê.</w:t>
      </w:r>
    </w:p>
    <w:p w14:paraId="3E92D8F9" w14:textId="77777777" w:rsidR="003310CD" w:rsidRPr="003310CD" w:rsidRDefault="003310CD" w:rsidP="003310CD">
      <w:r w:rsidRPr="003310CD">
        <w:pict w14:anchorId="5728601B">
          <v:rect id="_x0000_i2896" style="width:0;height:0" o:hralign="center" o:hrstd="t" o:hr="t" fillcolor="#a0a0a0" stroked="f"/>
        </w:pict>
      </w:r>
    </w:p>
    <w:p w14:paraId="229A9D34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No.48 —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ㄹ래요</w:t>
      </w:r>
      <w:r w:rsidRPr="003310CD">
        <w:rPr>
          <w:b/>
          <w:bCs/>
        </w:rPr>
        <w:t>? — Câu Hỏi</w:t>
      </w:r>
    </w:p>
    <w:p w14:paraId="208D9814" w14:textId="77777777" w:rsidR="003310CD" w:rsidRPr="003310CD" w:rsidRDefault="003310CD" w:rsidP="003310CD">
      <w:r w:rsidRPr="003310CD">
        <w:rPr>
          <w:b/>
          <w:bCs/>
        </w:rPr>
        <w:t>① Hỏi ý muốn / sở thích của người nghe</w:t>
      </w:r>
    </w:p>
    <w:p w14:paraId="730FF5FA" w14:textId="77777777" w:rsidR="003310CD" w:rsidRPr="003310CD" w:rsidRDefault="003310CD" w:rsidP="003310CD">
      <w:r w:rsidRPr="003310CD">
        <w:t>이걸로</w:t>
      </w:r>
      <w:r w:rsidRPr="003310CD">
        <w:t xml:space="preserve"> </w:t>
      </w:r>
      <w:r w:rsidRPr="003310CD">
        <w:t>계산하실</w:t>
      </w:r>
      <w:r w:rsidRPr="003310CD">
        <w:rPr>
          <w:b/>
          <w:bCs/>
        </w:rPr>
        <w:t>래요</w:t>
      </w:r>
      <w:r w:rsidRPr="003310CD">
        <w:t>? </w:t>
      </w:r>
      <w:r w:rsidRPr="003310CD">
        <w:rPr>
          <w:i/>
          <w:iCs/>
        </w:rPr>
        <w:t>Bạn có muốn thanh toán bằng cái này không?</w:t>
      </w:r>
    </w:p>
    <w:p w14:paraId="465C794C" w14:textId="77777777" w:rsidR="003310CD" w:rsidRPr="003310CD" w:rsidRDefault="003310CD" w:rsidP="003310CD">
      <w:r w:rsidRPr="003310CD">
        <w:t>같이</w:t>
      </w:r>
      <w:r w:rsidRPr="003310CD">
        <w:t> </w:t>
      </w:r>
      <w:r w:rsidRPr="003310CD">
        <w:rPr>
          <w:b/>
          <w:bCs/>
        </w:rPr>
        <w:t>갈래요</w:t>
      </w:r>
      <w:r w:rsidRPr="003310CD">
        <w:t>? </w:t>
      </w:r>
      <w:r w:rsidRPr="003310CD">
        <w:rPr>
          <w:i/>
          <w:iCs/>
        </w:rPr>
        <w:t>Bạn có muốn đi cùng không?</w:t>
      </w:r>
    </w:p>
    <w:p w14:paraId="64A62DA7" w14:textId="77777777" w:rsidR="003310CD" w:rsidRPr="003310CD" w:rsidRDefault="003310CD" w:rsidP="003310CD">
      <w:r w:rsidRPr="003310CD">
        <w:t>뭐</w:t>
      </w:r>
      <w:r w:rsidRPr="003310CD">
        <w:t> </w:t>
      </w:r>
      <w:r w:rsidRPr="003310CD">
        <w:rPr>
          <w:b/>
          <w:bCs/>
        </w:rPr>
        <w:t>먹을래요</w:t>
      </w:r>
      <w:r w:rsidRPr="003310CD">
        <w:t>? </w:t>
      </w:r>
      <w:r w:rsidRPr="003310CD">
        <w:rPr>
          <w:i/>
          <w:iCs/>
        </w:rPr>
        <w:t>Bạn muốn ăn gì?</w:t>
      </w:r>
    </w:p>
    <w:p w14:paraId="56323FBA" w14:textId="77777777" w:rsidR="003310CD" w:rsidRPr="003310CD" w:rsidRDefault="003310CD" w:rsidP="003310CD">
      <w:r w:rsidRPr="003310CD">
        <w:rPr>
          <w:b/>
          <w:bCs/>
        </w:rPr>
        <w:t>② Lời mời / đề nghị nhẹ nhàng</w:t>
      </w:r>
    </w:p>
    <w:p w14:paraId="60C3972A" w14:textId="77777777" w:rsidR="003310CD" w:rsidRPr="003310CD" w:rsidRDefault="003310CD" w:rsidP="003310CD">
      <w:r w:rsidRPr="003310CD">
        <w:t>커피</w:t>
      </w:r>
      <w:r w:rsidRPr="003310CD">
        <w:t xml:space="preserve"> </w:t>
      </w:r>
      <w:r w:rsidRPr="003310CD">
        <w:t>한</w:t>
      </w:r>
      <w:r w:rsidRPr="003310CD">
        <w:t xml:space="preserve"> </w:t>
      </w:r>
      <w:r w:rsidRPr="003310CD">
        <w:t>잔</w:t>
      </w:r>
      <w:r w:rsidRPr="003310CD">
        <w:t> </w:t>
      </w:r>
      <w:r w:rsidRPr="003310CD">
        <w:rPr>
          <w:b/>
          <w:bCs/>
        </w:rPr>
        <w:t>할래요</w:t>
      </w:r>
      <w:r w:rsidRPr="003310CD">
        <w:t>? </w:t>
      </w:r>
      <w:r w:rsidRPr="003310CD">
        <w:rPr>
          <w:i/>
          <w:iCs/>
        </w:rPr>
        <w:t>Uống cà phê một ly nhé?</w:t>
      </w:r>
    </w:p>
    <w:p w14:paraId="4A8B02DE" w14:textId="77777777" w:rsidR="003310CD" w:rsidRPr="003310CD" w:rsidRDefault="003310CD" w:rsidP="003310CD">
      <w:r w:rsidRPr="003310CD">
        <w:t>잠깐</w:t>
      </w:r>
      <w:r w:rsidRPr="003310CD">
        <w:t xml:space="preserve"> </w:t>
      </w:r>
      <w:r w:rsidRPr="003310CD">
        <w:t>얘기</w:t>
      </w:r>
      <w:r w:rsidRPr="003310CD">
        <w:t> </w:t>
      </w:r>
      <w:r w:rsidRPr="003310CD">
        <w:rPr>
          <w:b/>
          <w:bCs/>
        </w:rPr>
        <w:t>할래요</w:t>
      </w:r>
      <w:r w:rsidRPr="003310CD">
        <w:t>? </w:t>
      </w:r>
      <w:r w:rsidRPr="003310CD">
        <w:rPr>
          <w:i/>
          <w:iCs/>
        </w:rPr>
        <w:t>Nói chuyện một chút được không?</w:t>
      </w:r>
    </w:p>
    <w:p w14:paraId="51F9EBF8" w14:textId="77777777" w:rsidR="003310CD" w:rsidRPr="003310CD" w:rsidRDefault="003310CD" w:rsidP="003310CD">
      <w:r w:rsidRPr="003310CD">
        <w:pict w14:anchorId="42FBCE0A">
          <v:rect id="_x0000_i2897" style="width:0;height:0" o:hralign="center" o:hrstd="t" o:hr="t" fillcolor="#a0a0a0" stroked="f"/>
        </w:pict>
      </w:r>
    </w:p>
    <w:p w14:paraId="7BDE6374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🔷</w:t>
      </w:r>
      <w:r w:rsidRPr="003310CD">
        <w:rPr>
          <w:b/>
          <w:bCs/>
        </w:rPr>
        <w:t xml:space="preserve"> No.44 —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ㄹ까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하다</w:t>
      </w:r>
      <w:r w:rsidRPr="003310CD">
        <w:rPr>
          <w:b/>
          <w:bCs/>
        </w:rPr>
        <w:t xml:space="preserve"> (đang nghĩ đến / định — chưa chắc)</w:t>
      </w:r>
    </w:p>
    <w:p w14:paraId="1D9A5B98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Công thức</w:t>
      </w:r>
    </w:p>
    <w:p w14:paraId="45B892D6" w14:textId="77777777" w:rsidR="003310CD" w:rsidRPr="003310CD" w:rsidRDefault="003310CD" w:rsidP="003310CD">
      <w:r w:rsidRPr="003310CD">
        <w:t>Động từ + (</w:t>
      </w:r>
      <w:r w:rsidRPr="003310CD">
        <w:t>으</w:t>
      </w:r>
      <w:r w:rsidRPr="003310CD">
        <w:t>)</w:t>
      </w:r>
      <w:r w:rsidRPr="003310CD">
        <w:t>ㄹ까</w:t>
      </w:r>
      <w:r w:rsidRPr="003310CD">
        <w:t xml:space="preserve"> </w:t>
      </w:r>
      <w:r w:rsidRPr="003310CD">
        <w:t>하다</w:t>
      </w:r>
    </w:p>
    <w:p w14:paraId="54E5F38F" w14:textId="77777777" w:rsidR="003310CD" w:rsidRPr="003310CD" w:rsidRDefault="003310CD" w:rsidP="003310CD"/>
    <w:p w14:paraId="14BD8A4C" w14:textId="77777777" w:rsidR="003310CD" w:rsidRPr="003310CD" w:rsidRDefault="003310CD" w:rsidP="003310CD">
      <w:r w:rsidRPr="003310CD">
        <w:t xml:space="preserve">Kết thúc nguyên âm  + </w:t>
      </w:r>
      <w:r w:rsidRPr="003310CD">
        <w:t>ㄹ까</w:t>
      </w:r>
      <w:r w:rsidRPr="003310CD">
        <w:t xml:space="preserve"> </w:t>
      </w:r>
      <w:r w:rsidRPr="003310CD">
        <w:t>하다</w:t>
      </w:r>
    </w:p>
    <w:p w14:paraId="466F34D0" w14:textId="77777777" w:rsidR="003310CD" w:rsidRPr="003310CD" w:rsidRDefault="003310CD" w:rsidP="003310CD">
      <w:r w:rsidRPr="003310CD">
        <w:lastRenderedPageBreak/>
        <w:t xml:space="preserve">Kết thúc phụ âm     + </w:t>
      </w:r>
      <w:r w:rsidRPr="003310CD">
        <w:t>을까</w:t>
      </w:r>
      <w:r w:rsidRPr="003310CD">
        <w:t xml:space="preserve"> </w:t>
      </w:r>
      <w:r w:rsidRPr="003310CD">
        <w:t>하다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1519"/>
      </w:tblGrid>
      <w:tr w:rsidR="003310CD" w:rsidRPr="003310CD" w14:paraId="7416AD78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349FA09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Gốc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80A0961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Kết quả</w:t>
            </w:r>
          </w:p>
        </w:tc>
      </w:tr>
      <w:tr w:rsidR="003310CD" w:rsidRPr="003310CD" w14:paraId="33E6725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509CFA1" w14:textId="77777777" w:rsidR="003310CD" w:rsidRPr="003310CD" w:rsidRDefault="003310CD" w:rsidP="003310CD">
            <w:r w:rsidRPr="003310CD">
              <w:t>가다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46F10DC" w14:textId="77777777" w:rsidR="003310CD" w:rsidRPr="003310CD" w:rsidRDefault="003310CD" w:rsidP="003310CD">
            <w:r w:rsidRPr="003310CD">
              <w:rPr>
                <w:b/>
                <w:bCs/>
              </w:rPr>
              <w:t>갈까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하다</w:t>
            </w:r>
          </w:p>
        </w:tc>
      </w:tr>
      <w:tr w:rsidR="003310CD" w:rsidRPr="003310CD" w14:paraId="58156C0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ABCF960" w14:textId="77777777" w:rsidR="003310CD" w:rsidRPr="003310CD" w:rsidRDefault="003310CD" w:rsidP="003310CD">
            <w:r w:rsidRPr="003310CD">
              <w:t>먹다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EB7B131" w14:textId="77777777" w:rsidR="003310CD" w:rsidRPr="003310CD" w:rsidRDefault="003310CD" w:rsidP="003310CD">
            <w:r w:rsidRPr="003310CD">
              <w:rPr>
                <w:b/>
                <w:bCs/>
              </w:rPr>
              <w:t>먹을까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하다</w:t>
            </w:r>
          </w:p>
        </w:tc>
      </w:tr>
      <w:tr w:rsidR="003310CD" w:rsidRPr="003310CD" w14:paraId="38C7228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8DF4B53" w14:textId="77777777" w:rsidR="003310CD" w:rsidRPr="003310CD" w:rsidRDefault="003310CD" w:rsidP="003310CD">
            <w:r w:rsidRPr="003310CD">
              <w:t>사다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9597AC1" w14:textId="77777777" w:rsidR="003310CD" w:rsidRPr="003310CD" w:rsidRDefault="003310CD" w:rsidP="003310CD">
            <w:r w:rsidRPr="003310CD">
              <w:rPr>
                <w:b/>
                <w:bCs/>
              </w:rPr>
              <w:t>살까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하다</w:t>
            </w:r>
          </w:p>
        </w:tc>
      </w:tr>
      <w:tr w:rsidR="003310CD" w:rsidRPr="003310CD" w14:paraId="7BEB7FF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A840B14" w14:textId="77777777" w:rsidR="003310CD" w:rsidRPr="003310CD" w:rsidRDefault="003310CD" w:rsidP="003310CD">
            <w:r w:rsidRPr="003310CD">
              <w:t>공부하다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6A9D209" w14:textId="77777777" w:rsidR="003310CD" w:rsidRPr="003310CD" w:rsidRDefault="003310CD" w:rsidP="003310CD">
            <w:r w:rsidRPr="003310CD">
              <w:rPr>
                <w:b/>
                <w:bCs/>
              </w:rPr>
              <w:t>공부할까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하다</w:t>
            </w:r>
          </w:p>
        </w:tc>
      </w:tr>
    </w:tbl>
    <w:p w14:paraId="1498A7EF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Cách Dùng</w:t>
      </w:r>
    </w:p>
    <w:p w14:paraId="3F6F2BB4" w14:textId="77777777" w:rsidR="003310CD" w:rsidRPr="003310CD" w:rsidRDefault="003310CD" w:rsidP="003310CD">
      <w:r w:rsidRPr="003310CD">
        <w:rPr>
          <w:b/>
          <w:bCs/>
        </w:rPr>
        <w:t>① Đang cân nhắc / nghĩ đến việc gì — chưa quyết định</w:t>
      </w:r>
    </w:p>
    <w:p w14:paraId="26EC74DB" w14:textId="77777777" w:rsidR="003310CD" w:rsidRPr="003310CD" w:rsidRDefault="003310CD" w:rsidP="003310CD">
      <w:r w:rsidRPr="003310CD">
        <w:t>명동에</w:t>
      </w:r>
      <w:r w:rsidRPr="003310CD">
        <w:t> </w:t>
      </w:r>
      <w:r w:rsidRPr="003310CD">
        <w:rPr>
          <w:b/>
          <w:bCs/>
        </w:rPr>
        <w:t>갈까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해요</w:t>
      </w:r>
      <w:r w:rsidRPr="003310CD">
        <w:t>. </w:t>
      </w:r>
      <w:r w:rsidRPr="003310CD">
        <w:rPr>
          <w:i/>
          <w:iCs/>
        </w:rPr>
        <w:t>Tôi đang </w:t>
      </w:r>
      <w:r w:rsidRPr="003310CD">
        <w:rPr>
          <w:b/>
          <w:bCs/>
          <w:i/>
          <w:iCs/>
        </w:rPr>
        <w:t>nghĩ đến việc</w:t>
      </w:r>
      <w:r w:rsidRPr="003310CD">
        <w:rPr>
          <w:i/>
          <w:iCs/>
        </w:rPr>
        <w:t> đến Myeongdong.</w:t>
      </w:r>
    </w:p>
    <w:p w14:paraId="584BAE94" w14:textId="77777777" w:rsidR="003310CD" w:rsidRPr="003310CD" w:rsidRDefault="003310CD" w:rsidP="003310CD">
      <w:r w:rsidRPr="003310CD">
        <w:t>오늘</w:t>
      </w:r>
      <w:r w:rsidRPr="003310CD">
        <w:t xml:space="preserve"> </w:t>
      </w:r>
      <w:r w:rsidRPr="003310CD">
        <w:t>저녁에</w:t>
      </w:r>
      <w:r w:rsidRPr="003310CD">
        <w:t xml:space="preserve"> </w:t>
      </w:r>
      <w:r w:rsidRPr="003310CD">
        <w:t>치킨을</w:t>
      </w:r>
      <w:r w:rsidRPr="003310CD">
        <w:t xml:space="preserve"> </w:t>
      </w:r>
      <w:r w:rsidRPr="003310CD">
        <w:t>시켜</w:t>
      </w:r>
      <w:r w:rsidRPr="003310CD">
        <w:t xml:space="preserve"> </w:t>
      </w:r>
      <w:r w:rsidRPr="003310CD">
        <w:t>먹을까</w:t>
      </w:r>
      <w:r w:rsidRPr="003310CD">
        <w:t> </w:t>
      </w:r>
      <w:r w:rsidRPr="003310CD">
        <w:rPr>
          <w:b/>
          <w:bCs/>
        </w:rPr>
        <w:t>해요</w:t>
      </w:r>
      <w:r w:rsidRPr="003310CD">
        <w:t>. </w:t>
      </w:r>
      <w:r w:rsidRPr="003310CD">
        <w:rPr>
          <w:i/>
          <w:iCs/>
        </w:rPr>
        <w:t>Tôi đang </w:t>
      </w:r>
      <w:r w:rsidRPr="003310CD">
        <w:rPr>
          <w:b/>
          <w:bCs/>
          <w:i/>
          <w:iCs/>
        </w:rPr>
        <w:t>định</w:t>
      </w:r>
      <w:r w:rsidRPr="003310CD">
        <w:rPr>
          <w:i/>
          <w:iCs/>
        </w:rPr>
        <w:t> gọi gà về ăn tối nay.</w:t>
      </w:r>
    </w:p>
    <w:p w14:paraId="6A75465E" w14:textId="77777777" w:rsidR="003310CD" w:rsidRPr="003310CD" w:rsidRDefault="003310CD" w:rsidP="003310CD">
      <w:r w:rsidRPr="003310CD">
        <w:t>새</w:t>
      </w:r>
      <w:r w:rsidRPr="003310CD">
        <w:t xml:space="preserve"> </w:t>
      </w:r>
      <w:r w:rsidRPr="003310CD">
        <w:t>핸드폰을</w:t>
      </w:r>
      <w:r w:rsidRPr="003310CD">
        <w:t> </w:t>
      </w:r>
      <w:r w:rsidRPr="003310CD">
        <w:rPr>
          <w:b/>
          <w:bCs/>
        </w:rPr>
        <w:t>살까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해요</w:t>
      </w:r>
      <w:r w:rsidRPr="003310CD">
        <w:t>. </w:t>
      </w:r>
      <w:r w:rsidRPr="003310CD">
        <w:rPr>
          <w:i/>
          <w:iCs/>
        </w:rPr>
        <w:t>Tôi đang </w:t>
      </w:r>
      <w:r w:rsidRPr="003310CD">
        <w:rPr>
          <w:b/>
          <w:bCs/>
          <w:i/>
          <w:iCs/>
        </w:rPr>
        <w:t>nghĩ đến việc</w:t>
      </w:r>
      <w:r w:rsidRPr="003310CD">
        <w:rPr>
          <w:i/>
          <w:iCs/>
        </w:rPr>
        <w:t> mua điện thoại mới.</w:t>
      </w:r>
    </w:p>
    <w:p w14:paraId="301985DA" w14:textId="77777777" w:rsidR="003310CD" w:rsidRPr="003310CD" w:rsidRDefault="003310CD" w:rsidP="003310CD">
      <w:r w:rsidRPr="003310CD">
        <w:rPr>
          <w:b/>
          <w:bCs/>
        </w:rPr>
        <w:t>② Hỏi ý kiến người khác về kế hoạch chưa chắc</w:t>
      </w:r>
    </w:p>
    <w:p w14:paraId="5E30BFC7" w14:textId="77777777" w:rsidR="003310CD" w:rsidRPr="003310CD" w:rsidRDefault="003310CD" w:rsidP="003310CD">
      <w:r w:rsidRPr="003310CD">
        <w:t>이번</w:t>
      </w:r>
      <w:r w:rsidRPr="003310CD">
        <w:t xml:space="preserve"> </w:t>
      </w:r>
      <w:r w:rsidRPr="003310CD">
        <w:t>주말에</w:t>
      </w:r>
      <w:r w:rsidRPr="003310CD">
        <w:t xml:space="preserve"> </w:t>
      </w:r>
      <w:r w:rsidRPr="003310CD">
        <w:t>부산에</w:t>
      </w:r>
      <w:r w:rsidRPr="003310CD">
        <w:t> </w:t>
      </w:r>
      <w:r w:rsidRPr="003310CD">
        <w:rPr>
          <w:b/>
          <w:bCs/>
        </w:rPr>
        <w:t>갈까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하는데</w:t>
      </w:r>
      <w:r w:rsidRPr="003310CD">
        <w:t> </w:t>
      </w:r>
      <w:r w:rsidRPr="003310CD">
        <w:t>어때요</w:t>
      </w:r>
      <w:r w:rsidRPr="003310CD">
        <w:t>? </w:t>
      </w:r>
      <w:r w:rsidRPr="003310CD">
        <w:rPr>
          <w:i/>
          <w:iCs/>
        </w:rPr>
        <w:t>Tôi đang </w:t>
      </w:r>
      <w:r w:rsidRPr="003310CD">
        <w:rPr>
          <w:b/>
          <w:bCs/>
          <w:i/>
          <w:iCs/>
        </w:rPr>
        <w:t>nghĩ</w:t>
      </w:r>
      <w:r w:rsidRPr="003310CD">
        <w:rPr>
          <w:i/>
          <w:iCs/>
        </w:rPr>
        <w:t> đến cuối tuần này đi Busan, bạn thấy thế nào?</w:t>
      </w:r>
    </w:p>
    <w:p w14:paraId="0F3A2F5B" w14:textId="77777777" w:rsidR="003310CD" w:rsidRPr="003310CD" w:rsidRDefault="003310CD" w:rsidP="003310CD">
      <w:r w:rsidRPr="003310CD">
        <w:t>머리를</w:t>
      </w:r>
      <w:r w:rsidRPr="003310CD">
        <w:t xml:space="preserve"> </w:t>
      </w:r>
      <w:r w:rsidRPr="003310CD">
        <w:t>자를까</w:t>
      </w:r>
      <w:r w:rsidRPr="003310CD">
        <w:t> </w:t>
      </w:r>
      <w:r w:rsidRPr="003310CD">
        <w:rPr>
          <w:b/>
          <w:bCs/>
        </w:rPr>
        <w:t>하는데</w:t>
      </w:r>
      <w:r w:rsidRPr="003310CD">
        <w:t> </w:t>
      </w:r>
      <w:r w:rsidRPr="003310CD">
        <w:t>어울릴</w:t>
      </w:r>
      <w:r w:rsidRPr="003310CD">
        <w:t xml:space="preserve"> </w:t>
      </w:r>
      <w:r w:rsidRPr="003310CD">
        <w:t>것</w:t>
      </w:r>
      <w:r w:rsidRPr="003310CD">
        <w:t xml:space="preserve"> </w:t>
      </w:r>
      <w:r w:rsidRPr="003310CD">
        <w:t>같아요</w:t>
      </w:r>
      <w:r w:rsidRPr="003310CD">
        <w:t>? </w:t>
      </w:r>
      <w:r w:rsidRPr="003310CD">
        <w:rPr>
          <w:i/>
          <w:iCs/>
        </w:rPr>
        <w:t>Tôi đang </w:t>
      </w:r>
      <w:r w:rsidRPr="003310CD">
        <w:rPr>
          <w:b/>
          <w:bCs/>
          <w:i/>
          <w:iCs/>
        </w:rPr>
        <w:t>nghĩ</w:t>
      </w:r>
      <w:r w:rsidRPr="003310CD">
        <w:rPr>
          <w:i/>
          <w:iCs/>
        </w:rPr>
        <w:t> cắt tóc, bạn nghĩ có hợp không?</w:t>
      </w:r>
    </w:p>
    <w:p w14:paraId="4637656A" w14:textId="77777777" w:rsidR="003310CD" w:rsidRPr="003310CD" w:rsidRDefault="003310CD" w:rsidP="003310CD">
      <w:r w:rsidRPr="003310CD">
        <w:pict w14:anchorId="511C347E">
          <v:rect id="_x0000_i2898" style="width:0;height:0" o:hralign="center" o:hrstd="t" o:hr="t" fillcolor="#a0a0a0" stroked="f"/>
        </w:pict>
      </w:r>
    </w:p>
    <w:p w14:paraId="563A658E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ㄹ까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하다</w:t>
      </w:r>
      <w:r w:rsidRPr="003310CD">
        <w:rPr>
          <w:b/>
          <w:bCs/>
        </w:rPr>
        <w:t xml:space="preserve"> vs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려고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하다</w:t>
      </w:r>
      <w:r w:rsidRPr="003310CD">
        <w:rPr>
          <w:b/>
          <w:bCs/>
        </w:rPr>
        <w:t xml:space="preserve"> — Mức Độ Chắc Chắn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4"/>
        <w:gridCol w:w="2699"/>
        <w:gridCol w:w="3008"/>
      </w:tblGrid>
      <w:tr w:rsidR="003310CD" w:rsidRPr="003310CD" w14:paraId="064EE4FC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956CE75" w14:textId="77777777" w:rsidR="003310CD" w:rsidRPr="003310CD" w:rsidRDefault="003310CD" w:rsidP="003310CD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23B1820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(</w:t>
            </w:r>
            <w:r w:rsidRPr="003310CD">
              <w:rPr>
                <w:b/>
                <w:bCs/>
              </w:rPr>
              <w:t>으</w:t>
            </w:r>
            <w:r w:rsidRPr="003310CD">
              <w:rPr>
                <w:b/>
                <w:bCs/>
              </w:rPr>
              <w:t>)</w:t>
            </w:r>
            <w:r w:rsidRPr="003310CD">
              <w:rPr>
                <w:b/>
                <w:bCs/>
              </w:rPr>
              <w:t>ㄹ까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하다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0195141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(</w:t>
            </w:r>
            <w:r w:rsidRPr="003310CD">
              <w:rPr>
                <w:b/>
                <w:bCs/>
              </w:rPr>
              <w:t>으</w:t>
            </w:r>
            <w:r w:rsidRPr="003310CD">
              <w:rPr>
                <w:b/>
                <w:bCs/>
              </w:rPr>
              <w:t>)</w:t>
            </w:r>
            <w:r w:rsidRPr="003310CD">
              <w:rPr>
                <w:b/>
                <w:bCs/>
              </w:rPr>
              <w:t>려고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하다</w:t>
            </w:r>
          </w:p>
        </w:tc>
      </w:tr>
      <w:tr w:rsidR="003310CD" w:rsidRPr="003310CD" w14:paraId="5A40466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BB35E22" w14:textId="77777777" w:rsidR="003310CD" w:rsidRPr="003310CD" w:rsidRDefault="003310CD" w:rsidP="003310CD">
            <w:r w:rsidRPr="003310CD">
              <w:t>Mức chắc chắn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B2EF5E0" w14:textId="77777777" w:rsidR="003310CD" w:rsidRPr="003310CD" w:rsidRDefault="003310CD" w:rsidP="003310CD">
            <w:r w:rsidRPr="003310CD">
              <w:t>30~50% — đang cân nhắc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39B5CB4" w14:textId="77777777" w:rsidR="003310CD" w:rsidRPr="003310CD" w:rsidRDefault="003310CD" w:rsidP="003310CD">
            <w:r w:rsidRPr="003310CD">
              <w:t>70~90% — đã gần quyết định</w:t>
            </w:r>
          </w:p>
        </w:tc>
      </w:tr>
      <w:tr w:rsidR="003310CD" w:rsidRPr="003310CD" w14:paraId="316C4E2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EDA7FB0" w14:textId="77777777" w:rsidR="003310CD" w:rsidRPr="003310CD" w:rsidRDefault="003310CD" w:rsidP="003310CD">
            <w:r w:rsidRPr="003310CD">
              <w:t>Sắc thái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F6176B3" w14:textId="77777777" w:rsidR="003310CD" w:rsidRPr="003310CD" w:rsidRDefault="003310CD" w:rsidP="003310CD">
            <w:r w:rsidRPr="003310CD">
              <w:t>Mơ hồ, chưa chắc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913A34A" w14:textId="77777777" w:rsidR="003310CD" w:rsidRPr="003310CD" w:rsidRDefault="003310CD" w:rsidP="003310CD">
            <w:r w:rsidRPr="003310CD">
              <w:t>Khá rõ ràng</w:t>
            </w:r>
          </w:p>
        </w:tc>
      </w:tr>
      <w:tr w:rsidR="003310CD" w:rsidRPr="003310CD" w14:paraId="718BC00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2FF5389" w14:textId="77777777" w:rsidR="003310CD" w:rsidRPr="003310CD" w:rsidRDefault="003310CD" w:rsidP="003310CD">
            <w:r w:rsidRPr="003310CD">
              <w:t>Ví dụ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834840A" w14:textId="77777777" w:rsidR="003310CD" w:rsidRPr="003310CD" w:rsidRDefault="003310CD" w:rsidP="003310CD">
            <w:r w:rsidRPr="003310CD">
              <w:t>갈</w:t>
            </w:r>
            <w:r w:rsidRPr="003310CD">
              <w:rPr>
                <w:b/>
                <w:bCs/>
              </w:rPr>
              <w:t>까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해요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1BA423B" w14:textId="77777777" w:rsidR="003310CD" w:rsidRPr="003310CD" w:rsidRDefault="003310CD" w:rsidP="003310CD">
            <w:r w:rsidRPr="003310CD">
              <w:t>가</w:t>
            </w:r>
            <w:r w:rsidRPr="003310CD">
              <w:rPr>
                <w:b/>
                <w:bCs/>
              </w:rPr>
              <w:t>려고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해요</w:t>
            </w:r>
          </w:p>
        </w:tc>
      </w:tr>
      <w:tr w:rsidR="003310CD" w:rsidRPr="003310CD" w14:paraId="3B53BFF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952AA48" w14:textId="77777777" w:rsidR="003310CD" w:rsidRPr="003310CD" w:rsidRDefault="003310CD" w:rsidP="003310CD">
            <w:r w:rsidRPr="003310CD">
              <w:lastRenderedPageBreak/>
              <w:t>Dịch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35B48A0" w14:textId="77777777" w:rsidR="003310CD" w:rsidRPr="003310CD" w:rsidRDefault="003310CD" w:rsidP="003310CD">
            <w:r w:rsidRPr="003310CD">
              <w:rPr>
                <w:i/>
                <w:iCs/>
              </w:rPr>
              <w:t>đang nghĩ đến việc đi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FFDEC01" w14:textId="77777777" w:rsidR="003310CD" w:rsidRPr="003310CD" w:rsidRDefault="003310CD" w:rsidP="003310CD">
            <w:r w:rsidRPr="003310CD">
              <w:rPr>
                <w:i/>
                <w:iCs/>
              </w:rPr>
              <w:t>định đi / sắp đi</w:t>
            </w:r>
          </w:p>
        </w:tc>
      </w:tr>
    </w:tbl>
    <w:p w14:paraId="16F7A219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🔷</w:t>
      </w:r>
      <w:r w:rsidRPr="003310CD">
        <w:rPr>
          <w:b/>
          <w:bCs/>
        </w:rPr>
        <w:t xml:space="preserve"> No.46 —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ㄹ까요</w:t>
      </w:r>
      <w:r w:rsidRPr="003310CD">
        <w:rPr>
          <w:b/>
          <w:bCs/>
        </w:rPr>
        <w:t>? (chúng ta... nhỉ? / ... nhé?)</w:t>
      </w:r>
    </w:p>
    <w:p w14:paraId="3512643C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Công thức</w:t>
      </w:r>
    </w:p>
    <w:p w14:paraId="1D9C32C2" w14:textId="77777777" w:rsidR="003310CD" w:rsidRPr="003310CD" w:rsidRDefault="003310CD" w:rsidP="003310CD">
      <w:r w:rsidRPr="003310CD">
        <w:t>Động từ + (</w:t>
      </w:r>
      <w:r w:rsidRPr="003310CD">
        <w:t>으</w:t>
      </w:r>
      <w:r w:rsidRPr="003310CD">
        <w:t>)</w:t>
      </w:r>
      <w:r w:rsidRPr="003310CD">
        <w:t>ㄹ까요</w:t>
      </w:r>
      <w:r w:rsidRPr="003310CD">
        <w:t>?</w:t>
      </w:r>
    </w:p>
    <w:p w14:paraId="0C53F19B" w14:textId="77777777" w:rsidR="003310CD" w:rsidRPr="003310CD" w:rsidRDefault="003310CD" w:rsidP="003310CD"/>
    <w:p w14:paraId="0B687279" w14:textId="77777777" w:rsidR="003310CD" w:rsidRPr="003310CD" w:rsidRDefault="003310CD" w:rsidP="003310CD">
      <w:r w:rsidRPr="003310CD">
        <w:t xml:space="preserve">Kết thúc nguyên âm  + </w:t>
      </w:r>
      <w:r w:rsidRPr="003310CD">
        <w:t>ㄹ까요</w:t>
      </w:r>
      <w:r w:rsidRPr="003310CD">
        <w:t>?</w:t>
      </w:r>
    </w:p>
    <w:p w14:paraId="40FC310C" w14:textId="77777777" w:rsidR="003310CD" w:rsidRPr="003310CD" w:rsidRDefault="003310CD" w:rsidP="003310CD">
      <w:r w:rsidRPr="003310CD">
        <w:t xml:space="preserve">Kết thúc phụ âm     + </w:t>
      </w:r>
      <w:r w:rsidRPr="003310CD">
        <w:t>을까요</w:t>
      </w:r>
      <w:r w:rsidRPr="003310CD">
        <w:t>?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1355"/>
      </w:tblGrid>
      <w:tr w:rsidR="003310CD" w:rsidRPr="003310CD" w14:paraId="2FEA09D7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5F26FD4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Gốc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0B8E304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Kết quả</w:t>
            </w:r>
          </w:p>
        </w:tc>
      </w:tr>
      <w:tr w:rsidR="003310CD" w:rsidRPr="003310CD" w14:paraId="111A4C6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0883A79" w14:textId="77777777" w:rsidR="003310CD" w:rsidRPr="003310CD" w:rsidRDefault="003310CD" w:rsidP="003310CD">
            <w:r w:rsidRPr="003310CD">
              <w:t>가다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53804BB" w14:textId="77777777" w:rsidR="003310CD" w:rsidRPr="003310CD" w:rsidRDefault="003310CD" w:rsidP="003310CD">
            <w:r w:rsidRPr="003310CD">
              <w:rPr>
                <w:b/>
                <w:bCs/>
              </w:rPr>
              <w:t>갈까요</w:t>
            </w:r>
            <w:r w:rsidRPr="003310CD">
              <w:rPr>
                <w:b/>
                <w:bCs/>
              </w:rPr>
              <w:t>?</w:t>
            </w:r>
          </w:p>
        </w:tc>
      </w:tr>
      <w:tr w:rsidR="003310CD" w:rsidRPr="003310CD" w14:paraId="4E1EDA9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8F2F147" w14:textId="77777777" w:rsidR="003310CD" w:rsidRPr="003310CD" w:rsidRDefault="003310CD" w:rsidP="003310CD">
            <w:r w:rsidRPr="003310CD">
              <w:t>먹다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B1EF80C" w14:textId="77777777" w:rsidR="003310CD" w:rsidRPr="003310CD" w:rsidRDefault="003310CD" w:rsidP="003310CD">
            <w:r w:rsidRPr="003310CD">
              <w:rPr>
                <w:b/>
                <w:bCs/>
              </w:rPr>
              <w:t>먹을까요</w:t>
            </w:r>
            <w:r w:rsidRPr="003310CD">
              <w:rPr>
                <w:b/>
                <w:bCs/>
              </w:rPr>
              <w:t>?</w:t>
            </w:r>
          </w:p>
        </w:tc>
      </w:tr>
      <w:tr w:rsidR="003310CD" w:rsidRPr="003310CD" w14:paraId="6B62877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0B4EB30" w14:textId="77777777" w:rsidR="003310CD" w:rsidRPr="003310CD" w:rsidRDefault="003310CD" w:rsidP="003310CD">
            <w:r w:rsidRPr="003310CD">
              <w:t>걷다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7AF4E7B" w14:textId="77777777" w:rsidR="003310CD" w:rsidRPr="003310CD" w:rsidRDefault="003310CD" w:rsidP="003310CD">
            <w:r w:rsidRPr="003310CD">
              <w:rPr>
                <w:b/>
                <w:bCs/>
              </w:rPr>
              <w:t>걸을까요</w:t>
            </w:r>
            <w:r w:rsidRPr="003310CD">
              <w:rPr>
                <w:b/>
                <w:bCs/>
              </w:rPr>
              <w:t>?</w:t>
            </w:r>
          </w:p>
        </w:tc>
      </w:tr>
      <w:tr w:rsidR="003310CD" w:rsidRPr="003310CD" w14:paraId="739A458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DF2F42F" w14:textId="77777777" w:rsidR="003310CD" w:rsidRPr="003310CD" w:rsidRDefault="003310CD" w:rsidP="003310CD">
            <w:r w:rsidRPr="003310CD">
              <w:t>시작하다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C8E8BE9" w14:textId="77777777" w:rsidR="003310CD" w:rsidRPr="003310CD" w:rsidRDefault="003310CD" w:rsidP="003310CD">
            <w:r w:rsidRPr="003310CD">
              <w:rPr>
                <w:b/>
                <w:bCs/>
              </w:rPr>
              <w:t>시작할까요</w:t>
            </w:r>
            <w:r w:rsidRPr="003310CD">
              <w:rPr>
                <w:b/>
                <w:bCs/>
              </w:rPr>
              <w:t>?</w:t>
            </w:r>
          </w:p>
        </w:tc>
      </w:tr>
    </w:tbl>
    <w:p w14:paraId="00695A3B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Cách Dùng</w:t>
      </w:r>
    </w:p>
    <w:p w14:paraId="64B7405B" w14:textId="77777777" w:rsidR="003310CD" w:rsidRPr="003310CD" w:rsidRDefault="003310CD" w:rsidP="003310CD">
      <w:r w:rsidRPr="003310CD">
        <w:rPr>
          <w:b/>
          <w:bCs/>
        </w:rPr>
        <w:t>① Đề xuất cùng làm — "Chúng ta... nhé?"</w:t>
      </w:r>
    </w:p>
    <w:p w14:paraId="652CC25E" w14:textId="77777777" w:rsidR="003310CD" w:rsidRPr="003310CD" w:rsidRDefault="003310CD" w:rsidP="003310CD">
      <w:r w:rsidRPr="003310CD">
        <w:t>여기서</w:t>
      </w:r>
      <w:r w:rsidRPr="003310CD">
        <w:t xml:space="preserve"> </w:t>
      </w:r>
      <w:r w:rsidRPr="003310CD">
        <w:t>걸어</w:t>
      </w:r>
      <w:r w:rsidRPr="003310CD">
        <w:rPr>
          <w:b/>
          <w:bCs/>
        </w:rPr>
        <w:t>갈까요</w:t>
      </w:r>
      <w:r w:rsidRPr="003310CD">
        <w:t>? </w:t>
      </w:r>
      <w:r w:rsidRPr="003310CD">
        <w:rPr>
          <w:i/>
          <w:iCs/>
        </w:rPr>
        <w:t>Chúng ta </w:t>
      </w:r>
      <w:r w:rsidRPr="003310CD">
        <w:rPr>
          <w:b/>
          <w:bCs/>
          <w:i/>
          <w:iCs/>
        </w:rPr>
        <w:t>đi bộ</w:t>
      </w:r>
      <w:r w:rsidRPr="003310CD">
        <w:rPr>
          <w:i/>
          <w:iCs/>
        </w:rPr>
        <w:t> từ đây nhé?</w:t>
      </w:r>
    </w:p>
    <w:p w14:paraId="01297A2D" w14:textId="77777777" w:rsidR="003310CD" w:rsidRPr="003310CD" w:rsidRDefault="003310CD" w:rsidP="003310CD">
      <w:r w:rsidRPr="003310CD">
        <w:t>순두부를</w:t>
      </w:r>
      <w:r w:rsidRPr="003310CD">
        <w:t xml:space="preserve"> </w:t>
      </w:r>
      <w:r w:rsidRPr="003310CD">
        <w:t>주문해</w:t>
      </w:r>
      <w:r w:rsidRPr="003310CD">
        <w:t xml:space="preserve"> </w:t>
      </w:r>
      <w:r w:rsidRPr="003310CD">
        <w:t>봅</w:t>
      </w:r>
      <w:r w:rsidRPr="003310CD">
        <w:rPr>
          <w:b/>
          <w:bCs/>
        </w:rPr>
        <w:t>시다</w:t>
      </w:r>
      <w:r w:rsidRPr="003310CD">
        <w:t xml:space="preserve"> → </w:t>
      </w:r>
      <w:r w:rsidRPr="003310CD">
        <w:t>뭘</w:t>
      </w:r>
      <w:r w:rsidRPr="003310CD">
        <w:t xml:space="preserve"> </w:t>
      </w:r>
      <w:r w:rsidRPr="003310CD">
        <w:t>먹</w:t>
      </w:r>
      <w:r w:rsidRPr="003310CD">
        <w:rPr>
          <w:b/>
          <w:bCs/>
        </w:rPr>
        <w:t>을까요</w:t>
      </w:r>
      <w:r w:rsidRPr="003310CD">
        <w:t>? </w:t>
      </w:r>
      <w:r w:rsidRPr="003310CD">
        <w:rPr>
          <w:i/>
          <w:iCs/>
        </w:rPr>
        <w:t>Chúng ta </w:t>
      </w:r>
      <w:r w:rsidRPr="003310CD">
        <w:rPr>
          <w:b/>
          <w:bCs/>
          <w:i/>
          <w:iCs/>
        </w:rPr>
        <w:t>ăn gì</w:t>
      </w:r>
      <w:r w:rsidRPr="003310CD">
        <w:rPr>
          <w:i/>
          <w:iCs/>
        </w:rPr>
        <w:t> nhỉ?</w:t>
      </w:r>
    </w:p>
    <w:p w14:paraId="2F40C4A6" w14:textId="77777777" w:rsidR="003310CD" w:rsidRPr="003310CD" w:rsidRDefault="003310CD" w:rsidP="003310CD">
      <w:r w:rsidRPr="003310CD">
        <w:t>내일</w:t>
      </w:r>
      <w:r w:rsidRPr="003310CD">
        <w:t xml:space="preserve"> </w:t>
      </w:r>
      <w:r w:rsidRPr="003310CD">
        <w:t>같이</w:t>
      </w:r>
      <w:r w:rsidRPr="003310CD">
        <w:t> </w:t>
      </w:r>
      <w:r w:rsidRPr="003310CD">
        <w:rPr>
          <w:b/>
          <w:bCs/>
        </w:rPr>
        <w:t>갈까요</w:t>
      </w:r>
      <w:r w:rsidRPr="003310CD">
        <w:t>? </w:t>
      </w:r>
      <w:r w:rsidRPr="003310CD">
        <w:rPr>
          <w:b/>
          <w:bCs/>
          <w:i/>
          <w:iCs/>
        </w:rPr>
        <w:t>Ngày mai đi cùng nhau nhé?</w:t>
      </w:r>
    </w:p>
    <w:p w14:paraId="62C4E5E7" w14:textId="77777777" w:rsidR="003310CD" w:rsidRPr="003310CD" w:rsidRDefault="003310CD" w:rsidP="003310CD">
      <w:r w:rsidRPr="003310CD">
        <w:rPr>
          <w:b/>
          <w:bCs/>
        </w:rPr>
        <w:t>② Hỏi ý kiến / suy nghĩ của người nghe</w:t>
      </w:r>
    </w:p>
    <w:p w14:paraId="36B4ACD7" w14:textId="77777777" w:rsidR="003310CD" w:rsidRPr="003310CD" w:rsidRDefault="003310CD" w:rsidP="003310CD">
      <w:r w:rsidRPr="003310CD">
        <w:t>이게</w:t>
      </w:r>
      <w:r w:rsidRPr="003310CD">
        <w:t xml:space="preserve"> </w:t>
      </w:r>
      <w:r w:rsidRPr="003310CD">
        <w:t>좋</w:t>
      </w:r>
      <w:r w:rsidRPr="003310CD">
        <w:rPr>
          <w:b/>
          <w:bCs/>
        </w:rPr>
        <w:t>을까요</w:t>
      </w:r>
      <w:r w:rsidRPr="003310CD">
        <w:t>? </w:t>
      </w:r>
      <w:r w:rsidRPr="003310CD">
        <w:rPr>
          <w:i/>
          <w:iCs/>
        </w:rPr>
        <w:t>Cái này </w:t>
      </w:r>
      <w:r w:rsidRPr="003310CD">
        <w:rPr>
          <w:b/>
          <w:bCs/>
          <w:i/>
          <w:iCs/>
        </w:rPr>
        <w:t>có tốt không</w:t>
      </w:r>
      <w:r w:rsidRPr="003310CD">
        <w:rPr>
          <w:i/>
          <w:iCs/>
        </w:rPr>
        <w:t> nhỉ?</w:t>
      </w:r>
    </w:p>
    <w:p w14:paraId="4C579510" w14:textId="77777777" w:rsidR="003310CD" w:rsidRPr="003310CD" w:rsidRDefault="003310CD" w:rsidP="003310CD">
      <w:r w:rsidRPr="003310CD">
        <w:t>선물로</w:t>
      </w:r>
      <w:r w:rsidRPr="003310CD">
        <w:t xml:space="preserve"> </w:t>
      </w:r>
      <w:r w:rsidRPr="003310CD">
        <w:t>뭐가</w:t>
      </w:r>
      <w:r w:rsidRPr="003310CD">
        <w:t xml:space="preserve"> </w:t>
      </w:r>
      <w:r w:rsidRPr="003310CD">
        <w:t>좋</w:t>
      </w:r>
      <w:r w:rsidRPr="003310CD">
        <w:rPr>
          <w:b/>
          <w:bCs/>
        </w:rPr>
        <w:t>을까요</w:t>
      </w:r>
      <w:r w:rsidRPr="003310CD">
        <w:t>? </w:t>
      </w:r>
      <w:r w:rsidRPr="003310CD">
        <w:rPr>
          <w:i/>
          <w:iCs/>
        </w:rPr>
        <w:t>Quà tặng thì cái gì </w:t>
      </w:r>
      <w:r w:rsidRPr="003310CD">
        <w:rPr>
          <w:b/>
          <w:bCs/>
          <w:i/>
          <w:iCs/>
        </w:rPr>
        <w:t>tốt nhỉ</w:t>
      </w:r>
      <w:r w:rsidRPr="003310CD">
        <w:rPr>
          <w:i/>
          <w:iCs/>
        </w:rPr>
        <w:t>?</w:t>
      </w:r>
    </w:p>
    <w:p w14:paraId="56FE624D" w14:textId="77777777" w:rsidR="003310CD" w:rsidRPr="003310CD" w:rsidRDefault="003310CD" w:rsidP="003310CD">
      <w:r w:rsidRPr="003310CD">
        <w:rPr>
          <w:b/>
          <w:bCs/>
        </w:rPr>
        <w:lastRenderedPageBreak/>
        <w:t>③ Tự hỏi / suy nghĩ lớn tiếng</w:t>
      </w:r>
    </w:p>
    <w:p w14:paraId="780DF57E" w14:textId="77777777" w:rsidR="003310CD" w:rsidRPr="003310CD" w:rsidRDefault="003310CD" w:rsidP="003310CD">
      <w:r w:rsidRPr="003310CD">
        <w:t>오늘</w:t>
      </w:r>
      <w:r w:rsidRPr="003310CD">
        <w:t xml:space="preserve"> </w:t>
      </w:r>
      <w:r w:rsidRPr="003310CD">
        <w:t>날씨가</w:t>
      </w:r>
      <w:r w:rsidRPr="003310CD">
        <w:t xml:space="preserve"> </w:t>
      </w:r>
      <w:r w:rsidRPr="003310CD">
        <w:t>좋</w:t>
      </w:r>
      <w:r w:rsidRPr="003310CD">
        <w:rPr>
          <w:b/>
          <w:bCs/>
        </w:rPr>
        <w:t>을까요</w:t>
      </w:r>
      <w:r w:rsidRPr="003310CD">
        <w:t>? </w:t>
      </w:r>
      <w:r w:rsidRPr="003310CD">
        <w:rPr>
          <w:i/>
          <w:iCs/>
        </w:rPr>
        <w:t>Hôm nay thời tiết </w:t>
      </w:r>
      <w:r w:rsidRPr="003310CD">
        <w:rPr>
          <w:b/>
          <w:bCs/>
          <w:i/>
          <w:iCs/>
        </w:rPr>
        <w:t>liệu có</w:t>
      </w:r>
      <w:r w:rsidRPr="003310CD">
        <w:rPr>
          <w:i/>
          <w:iCs/>
        </w:rPr>
        <w:t> đẹp không nhỉ?</w:t>
      </w:r>
    </w:p>
    <w:p w14:paraId="4A8FD497" w14:textId="77777777" w:rsidR="003310CD" w:rsidRPr="003310CD" w:rsidRDefault="003310CD" w:rsidP="003310CD">
      <w:r w:rsidRPr="003310CD">
        <w:t>그</w:t>
      </w:r>
      <w:r w:rsidRPr="003310CD">
        <w:t xml:space="preserve"> </w:t>
      </w:r>
      <w:r w:rsidRPr="003310CD">
        <w:t>사람이</w:t>
      </w:r>
      <w:r w:rsidRPr="003310CD">
        <w:t> </w:t>
      </w:r>
      <w:r w:rsidRPr="003310CD">
        <w:rPr>
          <w:b/>
          <w:bCs/>
        </w:rPr>
        <w:t>올까요</w:t>
      </w:r>
      <w:r w:rsidRPr="003310CD">
        <w:t>? </w:t>
      </w:r>
      <w:r w:rsidRPr="003310CD">
        <w:rPr>
          <w:i/>
          <w:iCs/>
        </w:rPr>
        <w:t>Người đó </w:t>
      </w:r>
      <w:r w:rsidRPr="003310CD">
        <w:rPr>
          <w:b/>
          <w:bCs/>
          <w:i/>
          <w:iCs/>
        </w:rPr>
        <w:t>liệu có</w:t>
      </w:r>
      <w:r w:rsidRPr="003310CD">
        <w:rPr>
          <w:i/>
          <w:iCs/>
        </w:rPr>
        <w:t> đến không nhỉ?</w:t>
      </w:r>
    </w:p>
    <w:p w14:paraId="0ADB7B67" w14:textId="77777777" w:rsidR="003310CD" w:rsidRPr="003310CD" w:rsidRDefault="003310CD" w:rsidP="003310CD">
      <w:r w:rsidRPr="003310CD">
        <w:pict w14:anchorId="42169DF7">
          <v:rect id="_x0000_i2899" style="width:0;height:0" o:hralign="center" o:hrstd="t" o:hr="t" fillcolor="#a0a0a0" stroked="f"/>
        </w:pict>
      </w:r>
    </w:p>
    <w:p w14:paraId="2119CA07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🔶</w:t>
      </w:r>
      <w:r w:rsidRPr="003310CD">
        <w:rPr>
          <w:b/>
          <w:bCs/>
        </w:rPr>
        <w:t xml:space="preserve"> So Sánh Tổng Hợp 4 Cấu Trúc</w:t>
      </w:r>
    </w:p>
    <w:p w14:paraId="75683D71" w14:textId="77777777" w:rsidR="003310CD" w:rsidRPr="003310CD" w:rsidRDefault="003310CD" w:rsidP="003310CD">
      <w:pPr>
        <w:rPr>
          <w:b/>
          <w:bCs/>
        </w:rPr>
      </w:pPr>
      <w:r w:rsidRPr="003310CD">
        <w:rPr>
          <w:b/>
          <w:bCs/>
        </w:rPr>
        <w:t>Cùng tình huống: </w:t>
      </w:r>
      <w:r w:rsidRPr="003310CD">
        <w:rPr>
          <w:b/>
          <w:bCs/>
          <w:i/>
          <w:iCs/>
        </w:rPr>
        <w:t>Đi ăn cơm</w:t>
      </w:r>
    </w:p>
    <w:p w14:paraId="3B09FC28" w14:textId="77777777" w:rsidR="003310CD" w:rsidRPr="003310CD" w:rsidRDefault="003310CD" w:rsidP="003310CD">
      <w:r w:rsidRPr="003310CD">
        <w:rPr>
          <w:b/>
          <w:bCs/>
        </w:rPr>
        <w:t>먹을게요</w:t>
      </w:r>
      <w:r w:rsidRPr="003310CD">
        <w:rPr>
          <w:b/>
          <w:bCs/>
        </w:rPr>
        <w:t>.</w:t>
      </w:r>
      <w:r w:rsidRPr="003310CD">
        <w:t> → </w:t>
      </w:r>
      <w:r w:rsidRPr="003310CD">
        <w:rPr>
          <w:i/>
          <w:iCs/>
        </w:rPr>
        <w:t>Tôi sẽ ăn.</w:t>
      </w:r>
      <w:r w:rsidRPr="003310CD">
        <w:t> (cam kết với người nghe) </w:t>
      </w:r>
      <w:r w:rsidRPr="003310CD">
        <w:rPr>
          <w:b/>
          <w:bCs/>
        </w:rPr>
        <w:t>먹을래요</w:t>
      </w:r>
      <w:r w:rsidRPr="003310CD">
        <w:rPr>
          <w:b/>
          <w:bCs/>
        </w:rPr>
        <w:t>.</w:t>
      </w:r>
      <w:r w:rsidRPr="003310CD">
        <w:t> → </w:t>
      </w:r>
      <w:r w:rsidRPr="003310CD">
        <w:rPr>
          <w:i/>
          <w:iCs/>
        </w:rPr>
        <w:t>Tôi muốn ăn.</w:t>
      </w:r>
      <w:r w:rsidRPr="003310CD">
        <w:t> (ý muốn cá nhân) </w:t>
      </w:r>
      <w:r w:rsidRPr="003310CD">
        <w:rPr>
          <w:b/>
          <w:bCs/>
        </w:rPr>
        <w:t>먹을까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해요</w:t>
      </w:r>
      <w:r w:rsidRPr="003310CD">
        <w:rPr>
          <w:b/>
          <w:bCs/>
        </w:rPr>
        <w:t>.</w:t>
      </w:r>
      <w:r w:rsidRPr="003310CD">
        <w:t> → </w:t>
      </w:r>
      <w:r w:rsidRPr="003310CD">
        <w:rPr>
          <w:i/>
          <w:iCs/>
        </w:rPr>
        <w:t>Tôi đang nghĩ đến việc ăn.</w:t>
      </w:r>
      <w:r w:rsidRPr="003310CD">
        <w:t> (chưa quyết định) </w:t>
      </w:r>
      <w:r w:rsidRPr="003310CD">
        <w:rPr>
          <w:b/>
          <w:bCs/>
        </w:rPr>
        <w:t>먹을까요</w:t>
      </w:r>
      <w:r w:rsidRPr="003310CD">
        <w:rPr>
          <w:b/>
          <w:bCs/>
        </w:rPr>
        <w:t>?</w:t>
      </w:r>
      <w:r w:rsidRPr="003310CD">
        <w:t> → </w:t>
      </w:r>
      <w:r w:rsidRPr="003310CD">
        <w:rPr>
          <w:i/>
          <w:iCs/>
        </w:rPr>
        <w:t>Chúng ta ăn nhé?</w:t>
      </w:r>
      <w:r w:rsidRPr="003310CD">
        <w:t> (đề xuất cùng làm) </w:t>
      </w:r>
      <w:r w:rsidRPr="003310CD">
        <w:rPr>
          <w:b/>
          <w:bCs/>
        </w:rPr>
        <w:t>먹을래요</w:t>
      </w:r>
      <w:r w:rsidRPr="003310CD">
        <w:rPr>
          <w:b/>
          <w:bCs/>
        </w:rPr>
        <w:t>?</w:t>
      </w:r>
      <w:r w:rsidRPr="003310CD">
        <w:t> → </w:t>
      </w:r>
      <w:r w:rsidRPr="003310CD">
        <w:rPr>
          <w:i/>
          <w:iCs/>
        </w:rPr>
        <w:t>Bạn có muốn ăn không?</w:t>
      </w:r>
      <w:r w:rsidRPr="003310CD">
        <w:t> (hỏi ý muốn người kia)</w:t>
      </w:r>
    </w:p>
    <w:p w14:paraId="091B57C9" w14:textId="77777777" w:rsidR="003310CD" w:rsidRPr="003310CD" w:rsidRDefault="003310CD" w:rsidP="003310CD">
      <w:r w:rsidRPr="003310CD">
        <w:pict w14:anchorId="78B6DE8D">
          <v:rect id="_x0000_i2900" style="width:0;height:0" o:hralign="center" o:hrstd="t" o:hr="t" fillcolor="#a0a0a0" stroked="f"/>
        </w:pict>
      </w:r>
    </w:p>
    <w:p w14:paraId="790377E8" w14:textId="77777777" w:rsidR="003310CD" w:rsidRPr="003310CD" w:rsidRDefault="003310CD" w:rsidP="003310CD">
      <w:pPr>
        <w:rPr>
          <w:b/>
          <w:bCs/>
        </w:rPr>
      </w:pPr>
      <w:r w:rsidRPr="003310CD">
        <w:rPr>
          <w:b/>
          <w:bCs/>
        </w:rPr>
        <w:t>Bảng So Sánh Chi Tiết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0"/>
        <w:gridCol w:w="938"/>
        <w:gridCol w:w="1227"/>
        <w:gridCol w:w="1688"/>
        <w:gridCol w:w="2292"/>
      </w:tblGrid>
      <w:tr w:rsidR="003310CD" w:rsidRPr="003310CD" w14:paraId="3800167D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51C00D6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Cấu trúc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E58C777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Chủ thể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EE90322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Hướng đến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C2A2690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Mức chắc chắn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8163BC6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Chức năng</w:t>
            </w:r>
          </w:p>
        </w:tc>
      </w:tr>
      <w:tr w:rsidR="003310CD" w:rsidRPr="003310CD" w14:paraId="1ED1154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66B810A" w14:textId="77777777" w:rsidR="003310CD" w:rsidRPr="003310CD" w:rsidRDefault="003310CD" w:rsidP="003310CD">
            <w:r w:rsidRPr="003310CD">
              <w:rPr>
                <w:b/>
                <w:bCs/>
              </w:rPr>
              <w:t>(</w:t>
            </w:r>
            <w:r w:rsidRPr="003310CD">
              <w:rPr>
                <w:b/>
                <w:bCs/>
              </w:rPr>
              <w:t>으</w:t>
            </w:r>
            <w:r w:rsidRPr="003310CD">
              <w:rPr>
                <w:b/>
                <w:bCs/>
              </w:rPr>
              <w:t>)</w:t>
            </w:r>
            <w:r w:rsidRPr="003310CD">
              <w:rPr>
                <w:b/>
                <w:bCs/>
              </w:rPr>
              <w:t>ㄹ게요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5424F5A" w14:textId="77777777" w:rsidR="003310CD" w:rsidRPr="003310CD" w:rsidRDefault="003310CD" w:rsidP="003310CD">
            <w:r w:rsidRPr="003310CD">
              <w:t>Ngôi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BEAE6C5" w14:textId="77777777" w:rsidR="003310CD" w:rsidRPr="003310CD" w:rsidRDefault="003310CD" w:rsidP="003310CD">
            <w:r w:rsidRPr="003310CD">
              <w:t>Người nghe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DA3DA72" w14:textId="77777777" w:rsidR="003310CD" w:rsidRPr="003310CD" w:rsidRDefault="003310CD" w:rsidP="003310CD">
            <w:r w:rsidRPr="003310CD">
              <w:rPr>
                <w:rFonts w:ascii="Segoe UI Emoji" w:hAnsi="Segoe UI Emoji" w:cs="Segoe UI Emoji"/>
              </w:rPr>
              <w:t>🟢</w:t>
            </w:r>
            <w:r w:rsidRPr="003310CD">
              <w:t xml:space="preserve"> Cao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200412C" w14:textId="77777777" w:rsidR="003310CD" w:rsidRPr="003310CD" w:rsidRDefault="003310CD" w:rsidP="003310CD">
            <w:r w:rsidRPr="003310CD">
              <w:t>Cam kết / hứa</w:t>
            </w:r>
          </w:p>
        </w:tc>
      </w:tr>
      <w:tr w:rsidR="003310CD" w:rsidRPr="003310CD" w14:paraId="3AE3580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629BB33" w14:textId="77777777" w:rsidR="003310CD" w:rsidRPr="003310CD" w:rsidRDefault="003310CD" w:rsidP="003310CD">
            <w:r w:rsidRPr="003310CD">
              <w:rPr>
                <w:b/>
                <w:bCs/>
              </w:rPr>
              <w:t>(</w:t>
            </w:r>
            <w:r w:rsidRPr="003310CD">
              <w:rPr>
                <w:b/>
                <w:bCs/>
              </w:rPr>
              <w:t>으</w:t>
            </w:r>
            <w:r w:rsidRPr="003310CD">
              <w:rPr>
                <w:b/>
                <w:bCs/>
              </w:rPr>
              <w:t>)</w:t>
            </w:r>
            <w:r w:rsidRPr="003310CD">
              <w:rPr>
                <w:b/>
                <w:bCs/>
              </w:rPr>
              <w:t>ㄹ래요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9FF8A24" w14:textId="77777777" w:rsidR="003310CD" w:rsidRPr="003310CD" w:rsidRDefault="003310CD" w:rsidP="003310CD">
            <w:r w:rsidRPr="003310CD">
              <w:t>Ngôi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B634F28" w14:textId="77777777" w:rsidR="003310CD" w:rsidRPr="003310CD" w:rsidRDefault="003310CD" w:rsidP="003310CD">
            <w:r w:rsidRPr="003310CD">
              <w:t>Bản thân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BE0A7B2" w14:textId="77777777" w:rsidR="003310CD" w:rsidRPr="003310CD" w:rsidRDefault="003310CD" w:rsidP="003310CD">
            <w:r w:rsidRPr="003310CD">
              <w:rPr>
                <w:rFonts w:ascii="Segoe UI Emoji" w:hAnsi="Segoe UI Emoji" w:cs="Segoe UI Emoji"/>
              </w:rPr>
              <w:t>🟢</w:t>
            </w:r>
            <w:r w:rsidRPr="003310CD">
              <w:t xml:space="preserve"> Cao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48E1C5F" w14:textId="77777777" w:rsidR="003310CD" w:rsidRPr="003310CD" w:rsidRDefault="003310CD" w:rsidP="003310CD">
            <w:r w:rsidRPr="003310CD">
              <w:t>Ý muốn cá nhân</w:t>
            </w:r>
          </w:p>
        </w:tc>
      </w:tr>
      <w:tr w:rsidR="003310CD" w:rsidRPr="003310CD" w14:paraId="351C8FA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EB402FE" w14:textId="77777777" w:rsidR="003310CD" w:rsidRPr="003310CD" w:rsidRDefault="003310CD" w:rsidP="003310CD">
            <w:r w:rsidRPr="003310CD">
              <w:rPr>
                <w:b/>
                <w:bCs/>
              </w:rPr>
              <w:t>(</w:t>
            </w:r>
            <w:r w:rsidRPr="003310CD">
              <w:rPr>
                <w:b/>
                <w:bCs/>
              </w:rPr>
              <w:t>으</w:t>
            </w:r>
            <w:r w:rsidRPr="003310CD">
              <w:rPr>
                <w:b/>
                <w:bCs/>
              </w:rPr>
              <w:t>)</w:t>
            </w:r>
            <w:r w:rsidRPr="003310CD">
              <w:rPr>
                <w:b/>
                <w:bCs/>
              </w:rPr>
              <w:t>ㄹ까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하다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AE3A1F1" w14:textId="77777777" w:rsidR="003310CD" w:rsidRPr="003310CD" w:rsidRDefault="003310CD" w:rsidP="003310CD">
            <w:r w:rsidRPr="003310CD">
              <w:t>Ngôi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9C861F6" w14:textId="77777777" w:rsidR="003310CD" w:rsidRPr="003310CD" w:rsidRDefault="003310CD" w:rsidP="003310CD">
            <w:r w:rsidRPr="003310CD">
              <w:t>Bản thân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762D1D1" w14:textId="77777777" w:rsidR="003310CD" w:rsidRPr="003310CD" w:rsidRDefault="003310CD" w:rsidP="003310CD">
            <w:r w:rsidRPr="003310CD">
              <w:rPr>
                <w:rFonts w:ascii="Segoe UI Emoji" w:hAnsi="Segoe UI Emoji" w:cs="Segoe UI Emoji"/>
              </w:rPr>
              <w:t>🟡</w:t>
            </w:r>
            <w:r w:rsidRPr="003310CD">
              <w:t xml:space="preserve"> Thấp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5180249" w14:textId="77777777" w:rsidR="003310CD" w:rsidRPr="003310CD" w:rsidRDefault="003310CD" w:rsidP="003310CD">
            <w:r w:rsidRPr="003310CD">
              <w:t>Cân nhắc / chưa chắc</w:t>
            </w:r>
          </w:p>
        </w:tc>
      </w:tr>
      <w:tr w:rsidR="003310CD" w:rsidRPr="003310CD" w14:paraId="44FC925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3C09BB8" w14:textId="77777777" w:rsidR="003310CD" w:rsidRPr="003310CD" w:rsidRDefault="003310CD" w:rsidP="003310CD">
            <w:r w:rsidRPr="003310CD">
              <w:rPr>
                <w:b/>
                <w:bCs/>
              </w:rPr>
              <w:t>(</w:t>
            </w:r>
            <w:r w:rsidRPr="003310CD">
              <w:rPr>
                <w:b/>
                <w:bCs/>
              </w:rPr>
              <w:t>으</w:t>
            </w:r>
            <w:r w:rsidRPr="003310CD">
              <w:rPr>
                <w:b/>
                <w:bCs/>
              </w:rPr>
              <w:t>)</w:t>
            </w:r>
            <w:r w:rsidRPr="003310CD">
              <w:rPr>
                <w:b/>
                <w:bCs/>
              </w:rPr>
              <w:t>ㄹ까요</w:t>
            </w:r>
            <w:r w:rsidRPr="003310CD">
              <w:rPr>
                <w:b/>
                <w:bCs/>
              </w:rPr>
              <w:t>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F229A57" w14:textId="77777777" w:rsidR="003310CD" w:rsidRPr="003310CD" w:rsidRDefault="003310CD" w:rsidP="003310CD">
            <w:r w:rsidRPr="003310CD">
              <w:t>Ngôi 1+2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D87D3CB" w14:textId="77777777" w:rsidR="003310CD" w:rsidRPr="003310CD" w:rsidRDefault="003310CD" w:rsidP="003310CD">
            <w:r w:rsidRPr="003310CD">
              <w:t>Cả hai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ED50AEE" w14:textId="77777777" w:rsidR="003310CD" w:rsidRPr="003310CD" w:rsidRDefault="003310CD" w:rsidP="003310CD">
            <w:r w:rsidRPr="003310CD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E1133CA" w14:textId="77777777" w:rsidR="003310CD" w:rsidRPr="003310CD" w:rsidRDefault="003310CD" w:rsidP="003310CD">
            <w:r w:rsidRPr="003310CD">
              <w:t>Đề xuất / hỏi ý kiến</w:t>
            </w:r>
          </w:p>
        </w:tc>
      </w:tr>
      <w:tr w:rsidR="003310CD" w:rsidRPr="003310CD" w14:paraId="1067773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887ECA7" w14:textId="77777777" w:rsidR="003310CD" w:rsidRPr="003310CD" w:rsidRDefault="003310CD" w:rsidP="003310CD">
            <w:r w:rsidRPr="003310CD">
              <w:rPr>
                <w:b/>
                <w:bCs/>
              </w:rPr>
              <w:t>(</w:t>
            </w:r>
            <w:r w:rsidRPr="003310CD">
              <w:rPr>
                <w:b/>
                <w:bCs/>
              </w:rPr>
              <w:t>으</w:t>
            </w:r>
            <w:r w:rsidRPr="003310CD">
              <w:rPr>
                <w:b/>
                <w:bCs/>
              </w:rPr>
              <w:t>)</w:t>
            </w:r>
            <w:r w:rsidRPr="003310CD">
              <w:rPr>
                <w:b/>
                <w:bCs/>
              </w:rPr>
              <w:t>ㄹ래요</w:t>
            </w:r>
            <w:r w:rsidRPr="003310CD">
              <w:rPr>
                <w:b/>
                <w:bCs/>
              </w:rPr>
              <w:t>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18E879B" w14:textId="77777777" w:rsidR="003310CD" w:rsidRPr="003310CD" w:rsidRDefault="003310CD" w:rsidP="003310CD">
            <w:r w:rsidRPr="003310CD">
              <w:t>Ngôi 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3F4FCFB" w14:textId="77777777" w:rsidR="003310CD" w:rsidRPr="003310CD" w:rsidRDefault="003310CD" w:rsidP="003310CD">
            <w:r w:rsidRPr="003310CD">
              <w:t>Người nghe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89A0172" w14:textId="77777777" w:rsidR="003310CD" w:rsidRPr="003310CD" w:rsidRDefault="003310CD" w:rsidP="003310CD">
            <w:r w:rsidRPr="003310CD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7367D08" w14:textId="77777777" w:rsidR="003310CD" w:rsidRPr="003310CD" w:rsidRDefault="003310CD" w:rsidP="003310CD">
            <w:r w:rsidRPr="003310CD">
              <w:t>Hỏi ý muốn</w:t>
            </w:r>
          </w:p>
        </w:tc>
      </w:tr>
    </w:tbl>
    <w:p w14:paraId="6C566F78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⚠️</w:t>
      </w:r>
      <w:r w:rsidRPr="003310CD">
        <w:rPr>
          <w:b/>
          <w:bCs/>
        </w:rPr>
        <w:t xml:space="preserve"> Điểm Dễ Nhầm Hay Ra Thi</w:t>
      </w:r>
    </w:p>
    <w:p w14:paraId="4AFF48A7" w14:textId="77777777" w:rsidR="003310CD" w:rsidRPr="003310CD" w:rsidRDefault="003310CD" w:rsidP="003310CD">
      <w:r w:rsidRPr="003310CD">
        <w:rPr>
          <w:b/>
          <w:bCs/>
        </w:rPr>
        <w:t>①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ㄹ게요</w:t>
      </w:r>
      <w:r w:rsidRPr="003310CD">
        <w:rPr>
          <w:b/>
          <w:bCs/>
        </w:rPr>
        <w:t xml:space="preserve"> vs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ㄹ래요</w:t>
      </w:r>
      <w:r w:rsidRPr="003310CD">
        <w:rPr>
          <w:b/>
          <w:bCs/>
        </w:rPr>
        <w:t xml:space="preserve"> — hay nhầm nhất: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3"/>
        <w:gridCol w:w="1519"/>
        <w:gridCol w:w="750"/>
      </w:tblGrid>
      <w:tr w:rsidR="003310CD" w:rsidRPr="003310CD" w14:paraId="56BF0B30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E930476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Tình huống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91EFBE2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Đúng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4B1DEDA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Sai</w:t>
            </w:r>
          </w:p>
        </w:tc>
      </w:tr>
      <w:tr w:rsidR="003310CD" w:rsidRPr="003310CD" w14:paraId="1951843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A1D20E7" w14:textId="77777777" w:rsidR="003310CD" w:rsidRPr="003310CD" w:rsidRDefault="003310CD" w:rsidP="003310CD">
            <w:r w:rsidRPr="003310CD">
              <w:t>Bạn nhờ tôi làm → tôi nhận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A843068" w14:textId="77777777" w:rsidR="003310CD" w:rsidRPr="003310CD" w:rsidRDefault="003310CD" w:rsidP="003310CD">
            <w:r w:rsidRPr="003310CD">
              <w:t>제가</w:t>
            </w:r>
            <w:r w:rsidRPr="003310CD">
              <w:t> </w:t>
            </w:r>
            <w:r w:rsidRPr="003310CD">
              <w:rPr>
                <w:b/>
                <w:bCs/>
              </w:rPr>
              <w:t>할게요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C41F49A" w14:textId="77777777" w:rsidR="003310CD" w:rsidRPr="003310CD" w:rsidRDefault="003310CD" w:rsidP="003310CD">
            <w:del w:id="20" w:author="Unknown">
              <w:r w:rsidRPr="003310CD">
                <w:delText>할래요</w:delText>
              </w:r>
            </w:del>
          </w:p>
        </w:tc>
      </w:tr>
      <w:tr w:rsidR="003310CD" w:rsidRPr="003310CD" w14:paraId="637BED0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74A5519" w14:textId="77777777" w:rsidR="003310CD" w:rsidRPr="003310CD" w:rsidRDefault="003310CD" w:rsidP="003310CD">
            <w:r w:rsidRPr="003310CD">
              <w:t>Tôi tự muốn chọn cái này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9AF8A7B" w14:textId="77777777" w:rsidR="003310CD" w:rsidRPr="003310CD" w:rsidRDefault="003310CD" w:rsidP="003310CD">
            <w:r w:rsidRPr="003310CD">
              <w:t>이걸로</w:t>
            </w:r>
            <w:r w:rsidRPr="003310CD">
              <w:t> </w:t>
            </w:r>
            <w:r w:rsidRPr="003310CD">
              <w:rPr>
                <w:b/>
                <w:bCs/>
              </w:rPr>
              <w:t>할래요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E6067D3" w14:textId="77777777" w:rsidR="003310CD" w:rsidRPr="003310CD" w:rsidRDefault="003310CD" w:rsidP="003310CD">
            <w:del w:id="21" w:author="Unknown">
              <w:r w:rsidRPr="003310CD">
                <w:delText>할게요</w:delText>
              </w:r>
            </w:del>
          </w:p>
        </w:tc>
      </w:tr>
    </w:tbl>
    <w:p w14:paraId="24403A06" w14:textId="77777777" w:rsidR="003310CD" w:rsidRPr="003310CD" w:rsidRDefault="003310CD" w:rsidP="003310CD">
      <w:r w:rsidRPr="003310CD">
        <w:rPr>
          <w:rFonts w:ascii="Segoe UI Emoji" w:hAnsi="Segoe UI Emoji" w:cs="Segoe UI Emoji"/>
        </w:rPr>
        <w:lastRenderedPageBreak/>
        <w:t>💡</w:t>
      </w:r>
      <w:r w:rsidRPr="003310CD">
        <w:t> </w:t>
      </w:r>
      <w:r w:rsidRPr="003310CD">
        <w:rPr>
          <w:b/>
          <w:bCs/>
        </w:rPr>
        <w:t>Mẹo nhớ:</w:t>
      </w:r>
    </w:p>
    <w:p w14:paraId="4EFEB8EB" w14:textId="77777777" w:rsidR="003310CD" w:rsidRPr="003310CD" w:rsidRDefault="003310CD" w:rsidP="003310CD">
      <w:pPr>
        <w:numPr>
          <w:ilvl w:val="0"/>
          <w:numId w:val="64"/>
        </w:numPr>
      </w:pPr>
      <w:r w:rsidRPr="003310CD">
        <w:rPr>
          <w:b/>
          <w:bCs/>
        </w:rPr>
        <w:t>ㄹ게요</w:t>
      </w:r>
      <w:r w:rsidRPr="003310CD">
        <w:t> = </w:t>
      </w:r>
      <w:r w:rsidRPr="003310CD">
        <w:rPr>
          <w:i/>
          <w:iCs/>
        </w:rPr>
        <w:t>"Được rồi, tôi sẽ làm!"</w:t>
      </w:r>
      <w:r w:rsidRPr="003310CD">
        <w:t xml:space="preserve"> → phản ứng với người khác </w:t>
      </w:r>
      <w:r w:rsidRPr="003310CD">
        <w:rPr>
          <w:rFonts w:ascii="Segoe UI Emoji" w:hAnsi="Segoe UI Emoji" w:cs="Segoe UI Emoji"/>
        </w:rPr>
        <w:t>👥</w:t>
      </w:r>
    </w:p>
    <w:p w14:paraId="1D08E6D1" w14:textId="77777777" w:rsidR="003310CD" w:rsidRPr="003310CD" w:rsidRDefault="003310CD" w:rsidP="003310CD">
      <w:pPr>
        <w:numPr>
          <w:ilvl w:val="0"/>
          <w:numId w:val="64"/>
        </w:numPr>
      </w:pPr>
      <w:r w:rsidRPr="003310CD">
        <w:rPr>
          <w:b/>
          <w:bCs/>
        </w:rPr>
        <w:t>ㄹ래요</w:t>
      </w:r>
      <w:r w:rsidRPr="003310CD">
        <w:t> = </w:t>
      </w:r>
      <w:r w:rsidRPr="003310CD">
        <w:rPr>
          <w:i/>
          <w:iCs/>
        </w:rPr>
        <w:t>"Tôi muốn..."</w:t>
      </w:r>
      <w:r w:rsidRPr="003310CD">
        <w:t xml:space="preserve"> → ý muốn từ bên trong </w:t>
      </w:r>
      <w:r w:rsidRPr="003310CD">
        <w:rPr>
          <w:rFonts w:ascii="Segoe UI Emoji" w:hAnsi="Segoe UI Emoji" w:cs="Segoe UI Emoji"/>
        </w:rPr>
        <w:t>💭</w:t>
      </w:r>
    </w:p>
    <w:p w14:paraId="798B926D" w14:textId="77777777" w:rsidR="003310CD" w:rsidRPr="003310CD" w:rsidRDefault="003310CD" w:rsidP="003310CD">
      <w:r w:rsidRPr="003310CD">
        <w:rPr>
          <w:b/>
          <w:bCs/>
        </w:rPr>
        <w:t>②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ㄹ까요</w:t>
      </w:r>
      <w:r w:rsidRPr="003310CD">
        <w:rPr>
          <w:b/>
          <w:bCs/>
        </w:rPr>
        <w:t>? vs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ㄹ래요</w:t>
      </w:r>
      <w:r w:rsidRPr="003310CD">
        <w:rPr>
          <w:b/>
          <w:bCs/>
        </w:rPr>
        <w:t>? — đều là câu hỏi nhưng khác:</w:t>
      </w:r>
    </w:p>
    <w:p w14:paraId="7A7D49C5" w14:textId="77777777" w:rsidR="003310CD" w:rsidRPr="003310CD" w:rsidRDefault="003310CD" w:rsidP="003310CD">
      <w:r w:rsidRPr="003310CD">
        <w:t>같이</w:t>
      </w:r>
      <w:r w:rsidRPr="003310CD">
        <w:t> </w:t>
      </w:r>
      <w:r w:rsidRPr="003310CD">
        <w:rPr>
          <w:b/>
          <w:bCs/>
        </w:rPr>
        <w:t>갈까요</w:t>
      </w:r>
      <w:r w:rsidRPr="003310CD">
        <w:t>? → </w:t>
      </w:r>
      <w:r w:rsidRPr="003310CD">
        <w:rPr>
          <w:i/>
          <w:iCs/>
        </w:rPr>
        <w:t>"Chúng ta đi cùng nhau nhé?"</w:t>
      </w:r>
      <w:r w:rsidRPr="003310CD">
        <w:t xml:space="preserve"> (đề xuất cho cả hai) </w:t>
      </w:r>
      <w:r w:rsidRPr="003310CD">
        <w:t>같이</w:t>
      </w:r>
      <w:r w:rsidRPr="003310CD">
        <w:t> </w:t>
      </w:r>
      <w:r w:rsidRPr="003310CD">
        <w:rPr>
          <w:b/>
          <w:bCs/>
        </w:rPr>
        <w:t>갈래요</w:t>
      </w:r>
      <w:r w:rsidRPr="003310CD">
        <w:t>? → </w:t>
      </w:r>
      <w:r w:rsidRPr="003310CD">
        <w:rPr>
          <w:i/>
          <w:iCs/>
        </w:rPr>
        <w:t>"Bạn có muốn đi cùng không?"</w:t>
      </w:r>
      <w:r w:rsidRPr="003310CD">
        <w:t> (hỏi ý muốn của riêng người kia)</w:t>
      </w:r>
    </w:p>
    <w:p w14:paraId="3383F33E" w14:textId="77777777" w:rsidR="003310CD" w:rsidRPr="003310CD" w:rsidRDefault="003310CD" w:rsidP="003310CD">
      <w:r w:rsidRPr="003310CD">
        <w:rPr>
          <w:b/>
          <w:bCs/>
        </w:rPr>
        <w:t>③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ㄹ까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하다</w:t>
      </w:r>
      <w:r w:rsidRPr="003310CD">
        <w:rPr>
          <w:b/>
          <w:bCs/>
        </w:rPr>
        <w:t xml:space="preserve"> — hay bị nhầm với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ㄹ까요</w:t>
      </w:r>
      <w:r w:rsidRPr="003310CD">
        <w:rPr>
          <w:b/>
          <w:bCs/>
        </w:rPr>
        <w:t>:</w:t>
      </w:r>
    </w:p>
    <w:p w14:paraId="681761EB" w14:textId="77777777" w:rsidR="003310CD" w:rsidRPr="003310CD" w:rsidRDefault="003310CD" w:rsidP="003310CD">
      <w:r w:rsidRPr="003310CD">
        <w:t>명동에</w:t>
      </w:r>
      <w:r w:rsidRPr="003310CD">
        <w:t> </w:t>
      </w:r>
      <w:r w:rsidRPr="003310CD">
        <w:rPr>
          <w:b/>
          <w:bCs/>
        </w:rPr>
        <w:t>갈까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해요</w:t>
      </w:r>
      <w:r w:rsidRPr="003310CD">
        <w:t>. → </w:t>
      </w:r>
      <w:r w:rsidRPr="003310CD">
        <w:rPr>
          <w:i/>
          <w:iCs/>
        </w:rPr>
        <w:t>Tôi đang nghĩ đến việc đi Myeongdong.</w:t>
      </w:r>
      <w:r w:rsidRPr="003310CD">
        <w:t xml:space="preserve"> (một mình / chưa rõ) </w:t>
      </w:r>
      <w:r w:rsidRPr="003310CD">
        <w:t>명동에</w:t>
      </w:r>
      <w:r w:rsidRPr="003310CD">
        <w:t> </w:t>
      </w:r>
      <w:r w:rsidRPr="003310CD">
        <w:rPr>
          <w:b/>
          <w:bCs/>
        </w:rPr>
        <w:t>갈까요</w:t>
      </w:r>
      <w:r w:rsidRPr="003310CD">
        <w:t>? → </w:t>
      </w:r>
      <w:r w:rsidRPr="003310CD">
        <w:rPr>
          <w:i/>
          <w:iCs/>
        </w:rPr>
        <w:t>Chúng ta đi Myeongdong nhé?</w:t>
      </w:r>
      <w:r w:rsidRPr="003310CD">
        <w:t> (đề xuất cùng đi)</w:t>
      </w:r>
    </w:p>
    <w:p w14:paraId="641470C0" w14:textId="77777777" w:rsidR="003310CD" w:rsidRPr="003310CD" w:rsidRDefault="003310CD" w:rsidP="003310CD">
      <w:r w:rsidRPr="003310CD">
        <w:rPr>
          <w:b/>
          <w:bCs/>
        </w:rPr>
        <w:t>④ Bẫy TOPIK — hội thoại kinh điển:</w:t>
      </w:r>
    </w:p>
    <w:p w14:paraId="7F3663AB" w14:textId="77777777" w:rsidR="003310CD" w:rsidRPr="003310CD" w:rsidRDefault="003310CD" w:rsidP="003310CD">
      <w:r w:rsidRPr="003310CD">
        <w:t xml:space="preserve">A: </w:t>
      </w:r>
      <w:r w:rsidRPr="003310CD">
        <w:t>뭐</w:t>
      </w:r>
      <w:r w:rsidRPr="003310CD">
        <w:t xml:space="preserve"> </w:t>
      </w:r>
      <w:r w:rsidRPr="003310CD">
        <w:t>드실래요</w:t>
      </w:r>
      <w:r w:rsidRPr="003310CD">
        <w:t>?  (Bạn muốn dùng gì?)</w:t>
      </w:r>
    </w:p>
    <w:p w14:paraId="649A82DE" w14:textId="77777777" w:rsidR="003310CD" w:rsidRPr="003310CD" w:rsidRDefault="003310CD" w:rsidP="003310CD">
      <w:r w:rsidRPr="003310CD">
        <w:t xml:space="preserve">B: </w:t>
      </w:r>
      <w:r w:rsidRPr="003310CD">
        <w:t>저는</w:t>
      </w:r>
      <w:r w:rsidRPr="003310CD">
        <w:t xml:space="preserve"> </w:t>
      </w:r>
      <w:r w:rsidRPr="003310CD">
        <w:t>비빔밥</w:t>
      </w:r>
      <w:r w:rsidRPr="003310CD">
        <w:t xml:space="preserve"> </w:t>
      </w:r>
      <w:r w:rsidRPr="003310CD">
        <w:t>먹을게요</w:t>
      </w:r>
      <w:r w:rsidRPr="003310CD">
        <w:t>.  (Tôi sẽ ăn bibimbap.)</w:t>
      </w:r>
    </w:p>
    <w:p w14:paraId="169B6048" w14:textId="77777777" w:rsidR="003310CD" w:rsidRPr="003310CD" w:rsidRDefault="003310CD" w:rsidP="003310CD">
      <w:r w:rsidRPr="003310CD">
        <w:t>→ A dùng </w:t>
      </w:r>
      <w:r w:rsidRPr="003310CD">
        <w:rPr>
          <w:b/>
          <w:bCs/>
        </w:rPr>
        <w:t>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ㄹ래요</w:t>
      </w:r>
      <w:r w:rsidRPr="003310CD">
        <w:rPr>
          <w:b/>
          <w:bCs/>
        </w:rPr>
        <w:t>?</w:t>
      </w:r>
      <w:r w:rsidRPr="003310CD">
        <w:t> hỏi ý muốn → B dùng </w:t>
      </w:r>
      <w:r w:rsidRPr="003310CD">
        <w:rPr>
          <w:b/>
          <w:bCs/>
        </w:rPr>
        <w:t>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ㄹ게요</w:t>
      </w:r>
      <w:r w:rsidRPr="003310CD">
        <w:t> cam kết lựa chọn với người phục vụ → Đây là hội thoại </w:t>
      </w:r>
      <w:r w:rsidRPr="003310CD">
        <w:rPr>
          <w:b/>
          <w:bCs/>
        </w:rPr>
        <w:t>chuẩn nhất</w:t>
      </w:r>
      <w:r w:rsidRPr="003310CD">
        <w:t> ở nhà hàng!</w:t>
      </w:r>
    </w:p>
    <w:p w14:paraId="61C977A1" w14:textId="77777777" w:rsidR="003310CD" w:rsidRPr="003310CD" w:rsidRDefault="003310CD" w:rsidP="003310CD">
      <w:r w:rsidRPr="003310CD">
        <w:pict w14:anchorId="1A84AE8D">
          <v:rect id="_x0000_i2901" style="width:0;height:0" o:hralign="center" o:hrstd="t" o:hr="t" fillcolor="#a0a0a0" stroked="f"/>
        </w:pict>
      </w:r>
    </w:p>
    <w:p w14:paraId="08FF54A7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✏️</w:t>
      </w:r>
      <w:r w:rsidRPr="003310CD">
        <w:rPr>
          <w:b/>
          <w:bCs/>
        </w:rPr>
        <w:t xml:space="preserve"> Mini Quiz</w:t>
      </w:r>
    </w:p>
    <w:p w14:paraId="465F3321" w14:textId="77777777" w:rsidR="003310CD" w:rsidRPr="003310CD" w:rsidRDefault="003310CD" w:rsidP="003310CD">
      <w:r w:rsidRPr="003310CD">
        <w:t>Chọn cấu trúc đúng:</w:t>
      </w:r>
    </w:p>
    <w:p w14:paraId="4D395620" w14:textId="77777777" w:rsidR="003310CD" w:rsidRPr="003310CD" w:rsidRDefault="003310CD" w:rsidP="003310CD">
      <w:pPr>
        <w:numPr>
          <w:ilvl w:val="0"/>
          <w:numId w:val="65"/>
        </w:numPr>
      </w:pPr>
      <w:r w:rsidRPr="003310CD">
        <w:t xml:space="preserve">A: </w:t>
      </w:r>
      <w:r w:rsidRPr="003310CD">
        <w:t>이</w:t>
      </w:r>
      <w:r w:rsidRPr="003310CD">
        <w:t xml:space="preserve"> </w:t>
      </w:r>
      <w:r w:rsidRPr="003310CD">
        <w:t>짐</w:t>
      </w:r>
      <w:r w:rsidRPr="003310CD">
        <w:t xml:space="preserve"> </w:t>
      </w:r>
      <w:r w:rsidRPr="003310CD">
        <w:t>좀</w:t>
      </w:r>
      <w:r w:rsidRPr="003310CD">
        <w:t xml:space="preserve"> </w:t>
      </w:r>
      <w:r w:rsidRPr="003310CD">
        <w:t>들어줄</w:t>
      </w:r>
      <w:r w:rsidRPr="003310CD">
        <w:t xml:space="preserve"> </w:t>
      </w:r>
      <w:r w:rsidRPr="003310CD">
        <w:t>수</w:t>
      </w:r>
      <w:r w:rsidRPr="003310CD">
        <w:t xml:space="preserve"> </w:t>
      </w:r>
      <w:r w:rsidRPr="003310CD">
        <w:t>있어요</w:t>
      </w:r>
      <w:r w:rsidRPr="003310CD">
        <w:t xml:space="preserve">? B: </w:t>
      </w:r>
      <w:r w:rsidRPr="003310CD">
        <w:t>네</w:t>
      </w:r>
      <w:r w:rsidRPr="003310CD">
        <w:t xml:space="preserve">, </w:t>
      </w:r>
      <w:r w:rsidRPr="003310CD">
        <w:t>제가</w:t>
      </w:r>
      <w:r w:rsidRPr="003310CD">
        <w:t xml:space="preserve"> ___! (</w:t>
      </w:r>
      <w:r w:rsidRPr="003310CD">
        <w:t>들다</w:t>
      </w:r>
      <w:r w:rsidRPr="003310CD">
        <w:t xml:space="preserve"> — Được, tôi sẽ mang!)</w:t>
      </w:r>
    </w:p>
    <w:p w14:paraId="2BA9DB00" w14:textId="77777777" w:rsidR="003310CD" w:rsidRPr="003310CD" w:rsidRDefault="003310CD" w:rsidP="003310CD">
      <w:pPr>
        <w:numPr>
          <w:ilvl w:val="0"/>
          <w:numId w:val="65"/>
        </w:numPr>
      </w:pPr>
      <w:r w:rsidRPr="003310CD">
        <w:t>저는</w:t>
      </w:r>
      <w:r w:rsidRPr="003310CD">
        <w:t xml:space="preserve"> </w:t>
      </w:r>
      <w:r w:rsidRPr="003310CD">
        <w:t>오늘</w:t>
      </w:r>
      <w:r w:rsidRPr="003310CD">
        <w:t xml:space="preserve"> </w:t>
      </w:r>
      <w:r w:rsidRPr="003310CD">
        <w:t>집에서</w:t>
      </w:r>
      <w:r w:rsidRPr="003310CD">
        <w:t xml:space="preserve"> </w:t>
      </w:r>
      <w:r w:rsidRPr="003310CD">
        <w:t>쉬</w:t>
      </w:r>
      <w:r w:rsidRPr="003310CD">
        <w:t xml:space="preserve">___. </w:t>
      </w:r>
      <w:r w:rsidRPr="003310CD">
        <w:t>피곤해서요</w:t>
      </w:r>
      <w:r w:rsidRPr="003310CD">
        <w:t>. </w:t>
      </w:r>
      <w:r w:rsidRPr="003310CD">
        <w:rPr>
          <w:i/>
          <w:iCs/>
        </w:rPr>
        <w:t>(Tôi muốn nghỉ ở nhà hôm nay. Vì mệt.)</w:t>
      </w:r>
    </w:p>
    <w:p w14:paraId="2E434C84" w14:textId="77777777" w:rsidR="003310CD" w:rsidRPr="003310CD" w:rsidRDefault="003310CD" w:rsidP="003310CD">
      <w:pPr>
        <w:numPr>
          <w:ilvl w:val="0"/>
          <w:numId w:val="65"/>
        </w:numPr>
      </w:pPr>
      <w:r w:rsidRPr="003310CD">
        <w:t>이번</w:t>
      </w:r>
      <w:r w:rsidRPr="003310CD">
        <w:t xml:space="preserve"> </w:t>
      </w:r>
      <w:r w:rsidRPr="003310CD">
        <w:t>여름에</w:t>
      </w:r>
      <w:r w:rsidRPr="003310CD">
        <w:t xml:space="preserve"> </w:t>
      </w:r>
      <w:r w:rsidRPr="003310CD">
        <w:t>제주도에</w:t>
      </w:r>
      <w:r w:rsidRPr="003310CD">
        <w:t xml:space="preserve"> ___. </w:t>
      </w:r>
      <w:r w:rsidRPr="003310CD">
        <w:t>아직</w:t>
      </w:r>
      <w:r w:rsidRPr="003310CD">
        <w:t xml:space="preserve"> </w:t>
      </w:r>
      <w:r w:rsidRPr="003310CD">
        <w:t>결정은</w:t>
      </w:r>
      <w:r w:rsidRPr="003310CD">
        <w:t xml:space="preserve"> </w:t>
      </w:r>
      <w:r w:rsidRPr="003310CD">
        <w:t>못</w:t>
      </w:r>
      <w:r w:rsidRPr="003310CD">
        <w:t xml:space="preserve"> </w:t>
      </w:r>
      <w:r w:rsidRPr="003310CD">
        <w:t>했어요</w:t>
      </w:r>
      <w:r w:rsidRPr="003310CD">
        <w:t>. </w:t>
      </w:r>
      <w:r w:rsidRPr="003310CD">
        <w:rPr>
          <w:i/>
          <w:iCs/>
        </w:rPr>
        <w:t>(Tôi đang nghĩ đến việc đi đảo Jeju mùa hè này. Chưa quyết định.)</w:t>
      </w:r>
    </w:p>
    <w:p w14:paraId="66DB42A9" w14:textId="77777777" w:rsidR="003310CD" w:rsidRPr="003310CD" w:rsidRDefault="003310CD" w:rsidP="003310CD">
      <w:pPr>
        <w:numPr>
          <w:ilvl w:val="0"/>
          <w:numId w:val="65"/>
        </w:numPr>
      </w:pPr>
      <w:r w:rsidRPr="003310CD">
        <w:t>우리</w:t>
      </w:r>
      <w:r w:rsidRPr="003310CD">
        <w:t xml:space="preserve"> </w:t>
      </w:r>
      <w:r w:rsidRPr="003310CD">
        <w:t>저기</w:t>
      </w:r>
      <w:r w:rsidRPr="003310CD">
        <w:t xml:space="preserve"> </w:t>
      </w:r>
      <w:r w:rsidRPr="003310CD">
        <w:t>카페에서</w:t>
      </w:r>
      <w:r w:rsidRPr="003310CD">
        <w:t xml:space="preserve"> </w:t>
      </w:r>
      <w:r w:rsidRPr="003310CD">
        <w:t>잠깐</w:t>
      </w:r>
      <w:r w:rsidRPr="003310CD">
        <w:t xml:space="preserve"> </w:t>
      </w:r>
      <w:r w:rsidRPr="003310CD">
        <w:t>쉬</w:t>
      </w:r>
      <w:r w:rsidRPr="003310CD">
        <w:t>___? </w:t>
      </w:r>
      <w:r w:rsidRPr="003310CD">
        <w:rPr>
          <w:i/>
          <w:iCs/>
        </w:rPr>
        <w:t>(Chúng ta nghỉ một chút ở quán cà phê kia nhé?)</w:t>
      </w:r>
    </w:p>
    <w:p w14:paraId="04993E04" w14:textId="77777777" w:rsidR="003310CD" w:rsidRPr="003310CD" w:rsidRDefault="003310CD" w:rsidP="003310CD">
      <w:pPr>
        <w:numPr>
          <w:ilvl w:val="0"/>
          <w:numId w:val="65"/>
        </w:numPr>
      </w:pPr>
      <w:r w:rsidRPr="003310CD">
        <w:t xml:space="preserve">A: </w:t>
      </w:r>
      <w:r w:rsidRPr="003310CD">
        <w:t>뭐</w:t>
      </w:r>
      <w:r w:rsidRPr="003310CD">
        <w:t xml:space="preserve"> </w:t>
      </w:r>
      <w:r w:rsidRPr="003310CD">
        <w:t>마시</w:t>
      </w:r>
      <w:r w:rsidRPr="003310CD">
        <w:t xml:space="preserve">___? B: </w:t>
      </w:r>
      <w:r w:rsidRPr="003310CD">
        <w:t>저는</w:t>
      </w:r>
      <w:r w:rsidRPr="003310CD">
        <w:t xml:space="preserve"> </w:t>
      </w:r>
      <w:r w:rsidRPr="003310CD">
        <w:t>녹차</w:t>
      </w:r>
      <w:r w:rsidRPr="003310CD">
        <w:t xml:space="preserve"> </w:t>
      </w:r>
      <w:r w:rsidRPr="003310CD">
        <w:t>마시</w:t>
      </w:r>
      <w:r w:rsidRPr="003310CD">
        <w:t>___. </w:t>
      </w:r>
      <w:r w:rsidRPr="003310CD">
        <w:rPr>
          <w:i/>
          <w:iCs/>
        </w:rPr>
        <w:t>(A: Bạn muốn uống gì? B: Tôi sẽ uống trà xanh.)</w:t>
      </w:r>
    </w:p>
    <w:p w14:paraId="05ECD328" w14:textId="77777777" w:rsidR="003310CD" w:rsidRPr="003310CD" w:rsidRDefault="003310CD" w:rsidP="003310CD">
      <w:r w:rsidRPr="003310CD">
        <w:lastRenderedPageBreak/>
        <w:t>&lt;details&gt; &lt;summary&gt;</w:t>
      </w:r>
      <w:r w:rsidRPr="003310CD">
        <w:rPr>
          <w:rFonts w:ascii="Segoe UI Emoji" w:hAnsi="Segoe UI Emoji" w:cs="Segoe UI Emoji"/>
        </w:rPr>
        <w:t>👉</w:t>
      </w:r>
      <w:r w:rsidRPr="003310CD">
        <w:t xml:space="preserve"> Xem đáp án&lt;/summary&gt;</w:t>
      </w:r>
    </w:p>
    <w:p w14:paraId="696D65BE" w14:textId="77777777" w:rsidR="003310CD" w:rsidRPr="003310CD" w:rsidRDefault="003310CD" w:rsidP="003310CD">
      <w:pPr>
        <w:numPr>
          <w:ilvl w:val="0"/>
          <w:numId w:val="66"/>
        </w:numPr>
      </w:pPr>
      <w:r w:rsidRPr="003310CD">
        <w:t>제가</w:t>
      </w:r>
      <w:r w:rsidRPr="003310CD">
        <w:t> </w:t>
      </w:r>
      <w:r w:rsidRPr="003310CD">
        <w:rPr>
          <w:b/>
          <w:bCs/>
        </w:rPr>
        <w:t>들게요</w:t>
      </w:r>
      <w:r w:rsidRPr="003310CD">
        <w:t> — cam kết với người nhờ → (</w:t>
      </w:r>
      <w:r w:rsidRPr="003310CD">
        <w:t>으</w:t>
      </w:r>
      <w:r w:rsidRPr="003310CD">
        <w:t>)</w:t>
      </w:r>
      <w:r w:rsidRPr="003310CD">
        <w:t>ㄹ게요</w:t>
      </w:r>
    </w:p>
    <w:p w14:paraId="24E51D6A" w14:textId="77777777" w:rsidR="003310CD" w:rsidRPr="003310CD" w:rsidRDefault="003310CD" w:rsidP="003310CD">
      <w:pPr>
        <w:numPr>
          <w:ilvl w:val="0"/>
          <w:numId w:val="66"/>
        </w:numPr>
      </w:pPr>
      <w:r w:rsidRPr="003310CD">
        <w:t>집에서</w:t>
      </w:r>
      <w:r w:rsidRPr="003310CD">
        <w:t xml:space="preserve"> </w:t>
      </w:r>
      <w:r w:rsidRPr="003310CD">
        <w:t>쉬</w:t>
      </w:r>
      <w:r w:rsidRPr="003310CD">
        <w:rPr>
          <w:b/>
          <w:bCs/>
        </w:rPr>
        <w:t>고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싶어요</w:t>
      </w:r>
      <w:r w:rsidRPr="003310CD">
        <w:t> hoặc </w:t>
      </w:r>
      <w:r w:rsidRPr="003310CD">
        <w:rPr>
          <w:b/>
          <w:bCs/>
        </w:rPr>
        <w:t>쉴래요</w:t>
      </w:r>
      <w:r w:rsidRPr="003310CD">
        <w:t> — ý muốn cá nhân → (</w:t>
      </w:r>
      <w:r w:rsidRPr="003310CD">
        <w:t>으</w:t>
      </w:r>
      <w:r w:rsidRPr="003310CD">
        <w:t>)</w:t>
      </w:r>
      <w:r w:rsidRPr="003310CD">
        <w:t>ㄹ래요</w:t>
      </w:r>
    </w:p>
    <w:p w14:paraId="04A63ADC" w14:textId="77777777" w:rsidR="003310CD" w:rsidRPr="003310CD" w:rsidRDefault="003310CD" w:rsidP="003310CD">
      <w:pPr>
        <w:numPr>
          <w:ilvl w:val="0"/>
          <w:numId w:val="66"/>
        </w:numPr>
      </w:pPr>
      <w:r w:rsidRPr="003310CD">
        <w:t>제주도에</w:t>
      </w:r>
      <w:r w:rsidRPr="003310CD">
        <w:t> </w:t>
      </w:r>
      <w:r w:rsidRPr="003310CD">
        <w:rPr>
          <w:b/>
          <w:bCs/>
        </w:rPr>
        <w:t>갈까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해요</w:t>
      </w:r>
      <w:r w:rsidRPr="003310CD">
        <w:t> — chưa quyết định, đang cân nhắc → (</w:t>
      </w:r>
      <w:r w:rsidRPr="003310CD">
        <w:t>으</w:t>
      </w:r>
      <w:r w:rsidRPr="003310CD">
        <w:t>)</w:t>
      </w:r>
      <w:r w:rsidRPr="003310CD">
        <w:t>ㄹ까</w:t>
      </w:r>
      <w:r w:rsidRPr="003310CD">
        <w:t xml:space="preserve"> </w:t>
      </w:r>
      <w:r w:rsidRPr="003310CD">
        <w:t>하다</w:t>
      </w:r>
    </w:p>
    <w:p w14:paraId="782CCB1B" w14:textId="77777777" w:rsidR="003310CD" w:rsidRPr="003310CD" w:rsidRDefault="003310CD" w:rsidP="003310CD">
      <w:pPr>
        <w:numPr>
          <w:ilvl w:val="0"/>
          <w:numId w:val="66"/>
        </w:numPr>
      </w:pPr>
      <w:r w:rsidRPr="003310CD">
        <w:t>카페에서</w:t>
      </w:r>
      <w:r w:rsidRPr="003310CD">
        <w:t xml:space="preserve"> </w:t>
      </w:r>
      <w:r w:rsidRPr="003310CD">
        <w:t>쉴</w:t>
      </w:r>
      <w:r w:rsidRPr="003310CD">
        <w:rPr>
          <w:b/>
          <w:bCs/>
        </w:rPr>
        <w:t>까요</w:t>
      </w:r>
      <w:r w:rsidRPr="003310CD">
        <w:t>? — đề xuất cùng làm → (</w:t>
      </w:r>
      <w:r w:rsidRPr="003310CD">
        <w:t>으</w:t>
      </w:r>
      <w:r w:rsidRPr="003310CD">
        <w:t>)</w:t>
      </w:r>
      <w:r w:rsidRPr="003310CD">
        <w:t>ㄹ까요</w:t>
      </w:r>
      <w:r w:rsidRPr="003310CD">
        <w:t>?</w:t>
      </w:r>
    </w:p>
    <w:p w14:paraId="6978CC0F" w14:textId="77777777" w:rsidR="003310CD" w:rsidRPr="003310CD" w:rsidRDefault="003310CD" w:rsidP="003310CD">
      <w:pPr>
        <w:numPr>
          <w:ilvl w:val="0"/>
          <w:numId w:val="66"/>
        </w:numPr>
      </w:pPr>
      <w:r w:rsidRPr="003310CD">
        <w:t xml:space="preserve">A: </w:t>
      </w:r>
      <w:r w:rsidRPr="003310CD">
        <w:t>뭐</w:t>
      </w:r>
      <w:r w:rsidRPr="003310CD">
        <w:t xml:space="preserve"> </w:t>
      </w:r>
      <w:r w:rsidRPr="003310CD">
        <w:t>마실</w:t>
      </w:r>
      <w:r w:rsidRPr="003310CD">
        <w:rPr>
          <w:b/>
          <w:bCs/>
        </w:rPr>
        <w:t>래요</w:t>
      </w:r>
      <w:r w:rsidRPr="003310CD">
        <w:t>? — hỏi ý muốn người kia → (</w:t>
      </w:r>
      <w:r w:rsidRPr="003310CD">
        <w:t>으</w:t>
      </w:r>
      <w:r w:rsidRPr="003310CD">
        <w:t>)</w:t>
      </w:r>
      <w:r w:rsidRPr="003310CD">
        <w:t>ㄹ래요</w:t>
      </w:r>
      <w:r w:rsidRPr="003310CD">
        <w:t xml:space="preserve">? B: </w:t>
      </w:r>
      <w:r w:rsidRPr="003310CD">
        <w:t>녹차</w:t>
      </w:r>
      <w:r w:rsidRPr="003310CD">
        <w:t xml:space="preserve"> </w:t>
      </w:r>
      <w:r w:rsidRPr="003310CD">
        <w:t>마실</w:t>
      </w:r>
      <w:r w:rsidRPr="003310CD">
        <w:rPr>
          <w:b/>
          <w:bCs/>
        </w:rPr>
        <w:t>게요</w:t>
      </w:r>
      <w:r w:rsidRPr="003310CD">
        <w:t> — cam kết lựa chọn với người phục vụ → (</w:t>
      </w:r>
      <w:r w:rsidRPr="003310CD">
        <w:t>으</w:t>
      </w:r>
      <w:r w:rsidRPr="003310CD">
        <w:t>)</w:t>
      </w:r>
      <w:r w:rsidRPr="003310CD">
        <w:t>ㄹ게요</w:t>
      </w:r>
    </w:p>
    <w:p w14:paraId="5A394206" w14:textId="77777777" w:rsidR="003310CD" w:rsidRPr="003310CD" w:rsidRDefault="003310CD" w:rsidP="003310CD">
      <w:r w:rsidRPr="003310CD">
        <w:t>&lt;/details&gt;</w:t>
      </w:r>
    </w:p>
    <w:p w14:paraId="61A6D391" w14:textId="77777777" w:rsidR="003310CD" w:rsidRPr="003310CD" w:rsidRDefault="003310CD" w:rsidP="003310CD">
      <w:r w:rsidRPr="003310CD">
        <w:pict w14:anchorId="6F291D47">
          <v:rect id="_x0000_i2902" style="width:0;height:0" o:hralign="center" o:hrstd="t" o:hr="t" fillcolor="#a0a0a0" stroked="f"/>
        </w:pict>
      </w:r>
    </w:p>
    <w:p w14:paraId="580F5763" w14:textId="77777777" w:rsidR="003310CD" w:rsidRPr="003310CD" w:rsidRDefault="003310CD" w:rsidP="003310CD">
      <w:r w:rsidRPr="003310CD">
        <w:rPr>
          <w:rFonts w:ascii="Segoe UI Emoji" w:hAnsi="Segoe UI Emoji" w:cs="Segoe UI Emoji"/>
        </w:rPr>
        <w:t>✅</w:t>
      </w:r>
      <w:r w:rsidRPr="003310CD">
        <w:t> </w:t>
      </w:r>
      <w:r w:rsidRPr="003310CD">
        <w:rPr>
          <w:b/>
          <w:bCs/>
        </w:rPr>
        <w:t>Xong Bài 13!</w:t>
      </w:r>
      <w:r w:rsidRPr="003310CD">
        <w:t> Gõ </w:t>
      </w:r>
      <w:r w:rsidRPr="003310CD">
        <w:rPr>
          <w:b/>
          <w:bCs/>
        </w:rPr>
        <w:t>"tiếp"</w:t>
      </w:r>
      <w:r w:rsidRPr="003310CD">
        <w:t> để sang </w:t>
      </w:r>
      <w:r w:rsidRPr="003310CD">
        <w:rPr>
          <w:b/>
          <w:bCs/>
        </w:rPr>
        <w:t>No.49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러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가다</w:t>
      </w:r>
      <w:r w:rsidRPr="003310CD">
        <w:rPr>
          <w:b/>
          <w:bCs/>
        </w:rPr>
        <w:t xml:space="preserve"> · No.50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러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오다</w:t>
      </w:r>
      <w:r w:rsidRPr="003310CD">
        <w:rPr>
          <w:b/>
          <w:bCs/>
        </w:rPr>
        <w:t xml:space="preserve"> · No.51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려고</w:t>
      </w:r>
      <w:r w:rsidRPr="003310CD">
        <w:rPr>
          <w:b/>
          <w:bCs/>
        </w:rPr>
        <w:t xml:space="preserve"> · No.52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려고요</w:t>
      </w:r>
      <w:r w:rsidRPr="003310CD">
        <w:t> — nhóm diễn đạt </w:t>
      </w:r>
      <w:r w:rsidRPr="003310CD">
        <w:rPr>
          <w:b/>
          <w:bCs/>
        </w:rPr>
        <w:t>mục đích di chuyển &amp; ý định</w:t>
      </w:r>
      <w:r w:rsidRPr="003310CD">
        <w:t> — hay ra thi trong bài nghe TOPIK I nhé!</w:t>
      </w:r>
    </w:p>
    <w:p w14:paraId="5F985884" w14:textId="77777777" w:rsidR="003310CD" w:rsidRPr="003310CD" w:rsidRDefault="003310CD" w:rsidP="003310CD">
      <w:r w:rsidRPr="003310CD">
        <w:t>tiếp</w:t>
      </w:r>
    </w:p>
    <w:p w14:paraId="72889AD7" w14:textId="77777777" w:rsidR="003310CD" w:rsidRPr="003310CD" w:rsidRDefault="003310CD" w:rsidP="003310CD">
      <w:r w:rsidRPr="003310CD">
        <w:t>Apr 13</w:t>
      </w:r>
    </w:p>
    <w:p w14:paraId="7DA9109B" w14:textId="77777777" w:rsidR="003310CD" w:rsidRPr="003310CD" w:rsidRDefault="003310CD" w:rsidP="003310CD">
      <w:r w:rsidRPr="003310CD">
        <w:t>Prepared Korean grammar lesson continuation</w:t>
      </w:r>
    </w:p>
    <w:p w14:paraId="59EEF6BB" w14:textId="77777777" w:rsidR="003310CD" w:rsidRPr="003310CD" w:rsidRDefault="003310CD" w:rsidP="003310CD">
      <w:r w:rsidRPr="003310CD">
        <w:t>Prepared Korean grammar lesson continuation</w:t>
      </w:r>
    </w:p>
    <w:p w14:paraId="3F7C377B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📚</w:t>
      </w:r>
      <w:r w:rsidRPr="003310CD">
        <w:rPr>
          <w:b/>
          <w:bCs/>
        </w:rPr>
        <w:t xml:space="preserve"> Bài 14 — Mục Đích Di Chuyển &amp; Ý Định (No.49, 50, 51, 52)</w:t>
      </w:r>
    </w:p>
    <w:p w14:paraId="1B693178" w14:textId="77777777" w:rsidR="003310CD" w:rsidRPr="003310CD" w:rsidRDefault="003310CD" w:rsidP="003310CD">
      <w:r w:rsidRPr="003310CD">
        <w:rPr>
          <w:b/>
          <w:bCs/>
        </w:rPr>
        <w:t>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러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가다</w:t>
      </w:r>
      <w:r w:rsidRPr="003310CD">
        <w:t> · </w:t>
      </w:r>
      <w:r w:rsidRPr="003310CD">
        <w:rPr>
          <w:b/>
          <w:bCs/>
        </w:rPr>
        <w:t>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러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오다</w:t>
      </w:r>
      <w:r w:rsidRPr="003310CD">
        <w:t> · </w:t>
      </w:r>
      <w:r w:rsidRPr="003310CD">
        <w:rPr>
          <w:b/>
          <w:bCs/>
        </w:rPr>
        <w:t>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려고</w:t>
      </w:r>
      <w:r w:rsidRPr="003310CD">
        <w:t> · </w:t>
      </w:r>
      <w:r w:rsidRPr="003310CD">
        <w:rPr>
          <w:b/>
          <w:bCs/>
        </w:rPr>
        <w:t>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려고요</w:t>
      </w:r>
      <w:r w:rsidRPr="003310CD">
        <w:t> Cả 4 đều liên quan đến </w:t>
      </w:r>
      <w:r w:rsidRPr="003310CD">
        <w:rPr>
          <w:b/>
          <w:bCs/>
        </w:rPr>
        <w:t>"đi/đến để làm gì / định làm gì"</w:t>
      </w:r>
      <w:r w:rsidRPr="003310CD">
        <w:t> — nhưng </w:t>
      </w:r>
      <w:r w:rsidRPr="003310CD">
        <w:rPr>
          <w:b/>
          <w:bCs/>
        </w:rPr>
        <w:t>cách dùng và mức độ chắc chắn</w:t>
      </w:r>
      <w:r w:rsidRPr="003310CD">
        <w:t> khác nhau. Nhóm này rất hay xuất hiện trong bài nghe hội thoại hàng ngày TOPIK I!</w:t>
      </w:r>
    </w:p>
    <w:p w14:paraId="2D9B7C85" w14:textId="77777777" w:rsidR="003310CD" w:rsidRPr="003310CD" w:rsidRDefault="003310CD" w:rsidP="003310CD">
      <w:r w:rsidRPr="003310CD">
        <w:pict w14:anchorId="175526A1">
          <v:rect id="_x0000_i2903" style="width:0;height:0" o:hralign="center" o:hrstd="t" o:hr="t" fillcolor="#a0a0a0" stroked="f"/>
        </w:pict>
      </w:r>
    </w:p>
    <w:p w14:paraId="4104CF6F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🔷</w:t>
      </w:r>
      <w:r w:rsidRPr="003310CD">
        <w:rPr>
          <w:b/>
          <w:bCs/>
        </w:rPr>
        <w:t xml:space="preserve"> Bức Tranh Tổng Thể Trước</w:t>
      </w:r>
    </w:p>
    <w:p w14:paraId="7096BC59" w14:textId="77777777" w:rsidR="003310CD" w:rsidRPr="003310CD" w:rsidRDefault="003310CD" w:rsidP="003310CD">
      <w:r w:rsidRPr="003310CD">
        <w:t>Di chuyển có mục đích           Ý định / kế hoạch</w:t>
      </w:r>
    </w:p>
    <w:p w14:paraId="61C4992B" w14:textId="77777777" w:rsidR="003310CD" w:rsidRPr="003310CD" w:rsidRDefault="003310CD" w:rsidP="003310CD">
      <w:r w:rsidRPr="003310CD">
        <w:t xml:space="preserve">        ↓                               ↓</w:t>
      </w:r>
    </w:p>
    <w:p w14:paraId="4E34E3C2" w14:textId="77777777" w:rsidR="003310CD" w:rsidRPr="003310CD" w:rsidRDefault="003310CD" w:rsidP="003310CD">
      <w:r w:rsidRPr="003310CD">
        <w:lastRenderedPageBreak/>
        <w:t>(</w:t>
      </w:r>
      <w:r w:rsidRPr="003310CD">
        <w:t>으</w:t>
      </w:r>
      <w:r w:rsidRPr="003310CD">
        <w:t>)</w:t>
      </w:r>
      <w:r w:rsidRPr="003310CD">
        <w:t>러</w:t>
      </w:r>
      <w:r w:rsidRPr="003310CD">
        <w:t xml:space="preserve"> </w:t>
      </w:r>
      <w:r w:rsidRPr="003310CD">
        <w:t>가다</w:t>
      </w:r>
      <w:r w:rsidRPr="003310CD">
        <w:t xml:space="preserve">  →  "đi đến để làm"    (</w:t>
      </w:r>
      <w:r w:rsidRPr="003310CD">
        <w:t>으</w:t>
      </w:r>
      <w:r w:rsidRPr="003310CD">
        <w:t>)</w:t>
      </w:r>
      <w:r w:rsidRPr="003310CD">
        <w:t>려고</w:t>
      </w:r>
      <w:r w:rsidRPr="003310CD">
        <w:t xml:space="preserve">      →  "định làm / có ý định"</w:t>
      </w:r>
    </w:p>
    <w:p w14:paraId="5E125AD9" w14:textId="77777777" w:rsidR="003310CD" w:rsidRPr="003310CD" w:rsidRDefault="003310CD" w:rsidP="003310CD">
      <w:r w:rsidRPr="003310CD">
        <w:t>(</w:t>
      </w:r>
      <w:r w:rsidRPr="003310CD">
        <w:t>으</w:t>
      </w:r>
      <w:r w:rsidRPr="003310CD">
        <w:t>)</w:t>
      </w:r>
      <w:r w:rsidRPr="003310CD">
        <w:t>러</w:t>
      </w:r>
      <w:r w:rsidRPr="003310CD">
        <w:t xml:space="preserve"> </w:t>
      </w:r>
      <w:r w:rsidRPr="003310CD">
        <w:t>오다</w:t>
      </w:r>
      <w:r w:rsidRPr="003310CD">
        <w:t xml:space="preserve">  →  "đến đây để làm"   (</w:t>
      </w:r>
      <w:r w:rsidRPr="003310CD">
        <w:t>으</w:t>
      </w:r>
      <w:r w:rsidRPr="003310CD">
        <w:t>)</w:t>
      </w:r>
      <w:r w:rsidRPr="003310CD">
        <w:t>려고요</w:t>
      </w:r>
      <w:r w:rsidRPr="003310CD">
        <w:t xml:space="preserve">    →  "định làm đấy / vậy thôi"</w:t>
      </w:r>
    </w:p>
    <w:p w14:paraId="01341AB7" w14:textId="77777777" w:rsidR="003310CD" w:rsidRPr="003310CD" w:rsidRDefault="003310CD" w:rsidP="003310CD">
      <w:r w:rsidRPr="003310CD">
        <w:t xml:space="preserve">                                   (</w:t>
      </w:r>
      <w:r w:rsidRPr="003310CD">
        <w:t>으</w:t>
      </w:r>
      <w:r w:rsidRPr="003310CD">
        <w:t>)</w:t>
      </w:r>
      <w:r w:rsidRPr="003310CD">
        <w:t>려고</w:t>
      </w:r>
      <w:r w:rsidRPr="003310CD">
        <w:t xml:space="preserve"> </w:t>
      </w:r>
      <w:r w:rsidRPr="003310CD">
        <w:t>하다</w:t>
      </w:r>
      <w:r w:rsidRPr="003310CD">
        <w:t xml:space="preserve"> →  "đang có ý định làm"</w:t>
      </w:r>
    </w:p>
    <w:p w14:paraId="46F196D4" w14:textId="77777777" w:rsidR="003310CD" w:rsidRPr="003310CD" w:rsidRDefault="003310CD" w:rsidP="003310CD">
      <w:r w:rsidRPr="003310CD">
        <w:pict w14:anchorId="38B7AF74">
          <v:rect id="_x0000_i2904" style="width:0;height:0" o:hralign="center" o:hrstd="t" o:hr="t" fillcolor="#a0a0a0" stroked="f"/>
        </w:pict>
      </w:r>
    </w:p>
    <w:p w14:paraId="3D340D45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🔷</w:t>
      </w:r>
      <w:r w:rsidRPr="003310CD">
        <w:rPr>
          <w:b/>
          <w:bCs/>
        </w:rPr>
        <w:t xml:space="preserve"> No.49 —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러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가다</w:t>
      </w:r>
      <w:r w:rsidRPr="003310CD">
        <w:rPr>
          <w:b/>
          <w:bCs/>
        </w:rPr>
        <w:t xml:space="preserve"> (đi đến để làm)</w:t>
      </w:r>
    </w:p>
    <w:p w14:paraId="10EDF599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Công thức</w:t>
      </w:r>
    </w:p>
    <w:p w14:paraId="13F3A6C8" w14:textId="77777777" w:rsidR="003310CD" w:rsidRPr="003310CD" w:rsidRDefault="003310CD" w:rsidP="003310CD">
      <w:r w:rsidRPr="003310CD">
        <w:t>Động từ + (</w:t>
      </w:r>
      <w:r w:rsidRPr="003310CD">
        <w:t>으</w:t>
      </w:r>
      <w:r w:rsidRPr="003310CD">
        <w:t>)</w:t>
      </w:r>
      <w:r w:rsidRPr="003310CD">
        <w:t>러</w:t>
      </w:r>
      <w:r w:rsidRPr="003310CD">
        <w:t xml:space="preserve"> </w:t>
      </w:r>
      <w:r w:rsidRPr="003310CD">
        <w:t>가다</w:t>
      </w:r>
    </w:p>
    <w:p w14:paraId="055202FA" w14:textId="77777777" w:rsidR="003310CD" w:rsidRPr="003310CD" w:rsidRDefault="003310CD" w:rsidP="003310CD"/>
    <w:p w14:paraId="3648ECC4" w14:textId="77777777" w:rsidR="003310CD" w:rsidRPr="003310CD" w:rsidRDefault="003310CD" w:rsidP="003310CD">
      <w:r w:rsidRPr="003310CD">
        <w:t xml:space="preserve">Kết thúc nguyên âm  + </w:t>
      </w:r>
      <w:r w:rsidRPr="003310CD">
        <w:t>러</w:t>
      </w:r>
      <w:r w:rsidRPr="003310CD">
        <w:t xml:space="preserve"> </w:t>
      </w:r>
      <w:r w:rsidRPr="003310CD">
        <w:t>가다</w:t>
      </w:r>
    </w:p>
    <w:p w14:paraId="26AFDAAB" w14:textId="77777777" w:rsidR="003310CD" w:rsidRPr="003310CD" w:rsidRDefault="003310CD" w:rsidP="003310CD">
      <w:r w:rsidRPr="003310CD">
        <w:t xml:space="preserve">Kết thúc phụ âm     + </w:t>
      </w:r>
      <w:r w:rsidRPr="003310CD">
        <w:t>으러</w:t>
      </w:r>
      <w:r w:rsidRPr="003310CD">
        <w:t xml:space="preserve"> </w:t>
      </w:r>
      <w:r w:rsidRPr="003310CD">
        <w:t>가다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2596"/>
      </w:tblGrid>
      <w:tr w:rsidR="003310CD" w:rsidRPr="003310CD" w14:paraId="02305572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364A631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Gốc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7487800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Kết quả</w:t>
            </w:r>
          </w:p>
        </w:tc>
      </w:tr>
      <w:tr w:rsidR="003310CD" w:rsidRPr="003310CD" w14:paraId="4049C6F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34AA7CB" w14:textId="77777777" w:rsidR="003310CD" w:rsidRPr="003310CD" w:rsidRDefault="003310CD" w:rsidP="003310CD">
            <w:r w:rsidRPr="003310CD">
              <w:t>공부하다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213E520" w14:textId="77777777" w:rsidR="003310CD" w:rsidRPr="003310CD" w:rsidRDefault="003310CD" w:rsidP="003310CD">
            <w:r w:rsidRPr="003310CD">
              <w:rPr>
                <w:b/>
                <w:bCs/>
              </w:rPr>
              <w:t>공부하러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가다</w:t>
            </w:r>
          </w:p>
        </w:tc>
      </w:tr>
      <w:tr w:rsidR="003310CD" w:rsidRPr="003310CD" w14:paraId="748B89F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9625FAC" w14:textId="77777777" w:rsidR="003310CD" w:rsidRPr="003310CD" w:rsidRDefault="003310CD" w:rsidP="003310CD">
            <w:r w:rsidRPr="003310CD">
              <w:t>먹다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DFD2BF0" w14:textId="77777777" w:rsidR="003310CD" w:rsidRPr="003310CD" w:rsidRDefault="003310CD" w:rsidP="003310CD">
            <w:r w:rsidRPr="003310CD">
              <w:rPr>
                <w:b/>
                <w:bCs/>
              </w:rPr>
              <w:t>먹으러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가다</w:t>
            </w:r>
          </w:p>
        </w:tc>
      </w:tr>
      <w:tr w:rsidR="003310CD" w:rsidRPr="003310CD" w14:paraId="199E93A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838218B" w14:textId="77777777" w:rsidR="003310CD" w:rsidRPr="003310CD" w:rsidRDefault="003310CD" w:rsidP="003310CD">
            <w:r w:rsidRPr="003310CD">
              <w:t>보다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C6BAB7D" w14:textId="77777777" w:rsidR="003310CD" w:rsidRPr="003310CD" w:rsidRDefault="003310CD" w:rsidP="003310CD">
            <w:r w:rsidRPr="003310CD">
              <w:rPr>
                <w:b/>
                <w:bCs/>
              </w:rPr>
              <w:t>보러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가다</w:t>
            </w:r>
          </w:p>
        </w:tc>
      </w:tr>
      <w:tr w:rsidR="003310CD" w:rsidRPr="003310CD" w14:paraId="492C78C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393652D" w14:textId="77777777" w:rsidR="003310CD" w:rsidRPr="003310CD" w:rsidRDefault="003310CD" w:rsidP="003310CD">
            <w:r w:rsidRPr="003310CD">
              <w:t>사다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89D64AF" w14:textId="77777777" w:rsidR="003310CD" w:rsidRPr="003310CD" w:rsidRDefault="003310CD" w:rsidP="003310CD">
            <w:r w:rsidRPr="003310CD">
              <w:rPr>
                <w:b/>
                <w:bCs/>
              </w:rPr>
              <w:t>사러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가다</w:t>
            </w:r>
          </w:p>
        </w:tc>
      </w:tr>
      <w:tr w:rsidR="003310CD" w:rsidRPr="003310CD" w14:paraId="14A3299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A230140" w14:textId="77777777" w:rsidR="003310CD" w:rsidRPr="003310CD" w:rsidRDefault="003310CD" w:rsidP="003310CD">
            <w:r w:rsidRPr="003310CD">
              <w:t>놀다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BF3D79B" w14:textId="77777777" w:rsidR="003310CD" w:rsidRPr="003310CD" w:rsidRDefault="003310CD" w:rsidP="003310CD">
            <w:r w:rsidRPr="003310CD">
              <w:rPr>
                <w:b/>
                <w:bCs/>
              </w:rPr>
              <w:t>놀러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가다</w:t>
            </w:r>
            <w:r w:rsidRPr="003310CD">
              <w:t> </w:t>
            </w:r>
            <w:r w:rsidRPr="003310CD">
              <w:rPr>
                <w:i/>
                <w:iCs/>
              </w:rPr>
              <w:t>(</w:t>
            </w:r>
            <w:r w:rsidRPr="003310CD">
              <w:rPr>
                <w:i/>
                <w:iCs/>
              </w:rPr>
              <w:t>ㄹ</w:t>
            </w:r>
            <w:r w:rsidRPr="003310CD">
              <w:rPr>
                <w:i/>
                <w:iCs/>
              </w:rPr>
              <w:t xml:space="preserve"> </w:t>
            </w:r>
            <w:r w:rsidRPr="003310CD">
              <w:rPr>
                <w:i/>
                <w:iCs/>
              </w:rPr>
              <w:t>탈락</w:t>
            </w:r>
            <w:r w:rsidRPr="003310CD">
              <w:rPr>
                <w:i/>
                <w:iCs/>
              </w:rPr>
              <w:t xml:space="preserve"> </w:t>
            </w:r>
            <w:r w:rsidRPr="003310CD">
              <w:rPr>
                <w:i/>
                <w:iCs/>
              </w:rPr>
              <w:t>없음</w:t>
            </w:r>
            <w:r w:rsidRPr="003310CD">
              <w:rPr>
                <w:i/>
                <w:iCs/>
              </w:rPr>
              <w:t>!)</w:t>
            </w:r>
          </w:p>
        </w:tc>
      </w:tr>
    </w:tbl>
    <w:p w14:paraId="527FE00C" w14:textId="77777777" w:rsidR="003310CD" w:rsidRPr="003310CD" w:rsidRDefault="003310CD" w:rsidP="003310CD">
      <w:r w:rsidRPr="003310CD">
        <w:rPr>
          <w:rFonts w:ascii="Segoe UI Emoji" w:hAnsi="Segoe UI Emoji" w:cs="Segoe UI Emoji"/>
        </w:rPr>
        <w:t>⚠️</w:t>
      </w:r>
      <w:r w:rsidRPr="003310CD">
        <w:t> </w:t>
      </w:r>
      <w:r w:rsidRPr="003310CD">
        <w:rPr>
          <w:b/>
          <w:bCs/>
        </w:rPr>
        <w:t>Quan trọng:</w:t>
      </w:r>
      <w:r w:rsidRPr="003310CD">
        <w:t> Động từ trước (</w:t>
      </w:r>
      <w:r w:rsidRPr="003310CD">
        <w:t>으</w:t>
      </w:r>
      <w:r w:rsidRPr="003310CD">
        <w:t>)</w:t>
      </w:r>
      <w:r w:rsidRPr="003310CD">
        <w:t>러</w:t>
      </w:r>
      <w:r w:rsidRPr="003310CD">
        <w:t> </w:t>
      </w:r>
      <w:r w:rsidRPr="003310CD">
        <w:rPr>
          <w:b/>
          <w:bCs/>
        </w:rPr>
        <w:t>KHÔNG chia thì</w:t>
      </w:r>
      <w:r w:rsidRPr="003310CD">
        <w:t> — luôn dùng dạng gốc!</w:t>
      </w:r>
    </w:p>
    <w:p w14:paraId="0EC303CE" w14:textId="77777777" w:rsidR="003310CD" w:rsidRPr="003310CD" w:rsidRDefault="003310CD" w:rsidP="003310CD">
      <w:r w:rsidRPr="003310CD">
        <w:pict w14:anchorId="79D2BB1F">
          <v:rect id="_x0000_i2905" style="width:0;height:0" o:hralign="center" o:hrstd="t" o:hr="t" fillcolor="#a0a0a0" stroked="f"/>
        </w:pict>
      </w:r>
    </w:p>
    <w:p w14:paraId="6A75A856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Cách Dùng</w:t>
      </w:r>
    </w:p>
    <w:p w14:paraId="3EC7D56A" w14:textId="77777777" w:rsidR="003310CD" w:rsidRPr="003310CD" w:rsidRDefault="003310CD" w:rsidP="003310CD">
      <w:r w:rsidRPr="003310CD">
        <w:rPr>
          <w:b/>
          <w:bCs/>
        </w:rPr>
        <w:t>① Đi đến đâu đó VỚI MỤC ĐÍCH cụ thể</w:t>
      </w:r>
    </w:p>
    <w:p w14:paraId="13532C1C" w14:textId="77777777" w:rsidR="003310CD" w:rsidRPr="003310CD" w:rsidRDefault="003310CD" w:rsidP="003310CD">
      <w:r w:rsidRPr="003310CD">
        <w:t>한국에</w:t>
      </w:r>
      <w:r w:rsidRPr="003310CD">
        <w:t xml:space="preserve"> </w:t>
      </w:r>
      <w:r w:rsidRPr="003310CD">
        <w:t>관광하</w:t>
      </w:r>
      <w:r w:rsidRPr="003310CD">
        <w:rPr>
          <w:b/>
          <w:bCs/>
        </w:rPr>
        <w:t>러</w:t>
      </w:r>
      <w:r w:rsidRPr="003310CD">
        <w:t> </w:t>
      </w:r>
      <w:r w:rsidRPr="003310CD">
        <w:t>갈</w:t>
      </w:r>
      <w:r w:rsidRPr="003310CD">
        <w:t xml:space="preserve"> </w:t>
      </w:r>
      <w:r w:rsidRPr="003310CD">
        <w:t>거예요</w:t>
      </w:r>
      <w:r w:rsidRPr="003310CD">
        <w:t>. </w:t>
      </w:r>
      <w:r w:rsidRPr="003310CD">
        <w:rPr>
          <w:i/>
          <w:iCs/>
        </w:rPr>
        <w:t>Tôi sẽ đến Hàn Quốc </w:t>
      </w:r>
      <w:r w:rsidRPr="003310CD">
        <w:rPr>
          <w:b/>
          <w:bCs/>
          <w:i/>
          <w:iCs/>
        </w:rPr>
        <w:t>để</w:t>
      </w:r>
      <w:r w:rsidRPr="003310CD">
        <w:rPr>
          <w:i/>
          <w:iCs/>
        </w:rPr>
        <w:t> du lịch.</w:t>
      </w:r>
    </w:p>
    <w:p w14:paraId="78CFF786" w14:textId="77777777" w:rsidR="003310CD" w:rsidRPr="003310CD" w:rsidRDefault="003310CD" w:rsidP="003310CD">
      <w:r w:rsidRPr="003310CD">
        <w:lastRenderedPageBreak/>
        <w:t>밥</w:t>
      </w:r>
      <w:r w:rsidRPr="003310CD">
        <w:t xml:space="preserve"> </w:t>
      </w:r>
      <w:r w:rsidRPr="003310CD">
        <w:t>먹</w:t>
      </w:r>
      <w:r w:rsidRPr="003310CD">
        <w:rPr>
          <w:b/>
          <w:bCs/>
        </w:rPr>
        <w:t>으러</w:t>
      </w:r>
      <w:r w:rsidRPr="003310CD">
        <w:t> </w:t>
      </w:r>
      <w:r w:rsidRPr="003310CD">
        <w:t>식당에</w:t>
      </w:r>
      <w:r w:rsidRPr="003310CD">
        <w:t xml:space="preserve"> </w:t>
      </w:r>
      <w:r w:rsidRPr="003310CD">
        <w:t>가요</w:t>
      </w:r>
      <w:r w:rsidRPr="003310CD">
        <w:t>. </w:t>
      </w:r>
      <w:r w:rsidRPr="003310CD">
        <w:rPr>
          <w:i/>
          <w:iCs/>
        </w:rPr>
        <w:t>Tôi đến nhà hàng </w:t>
      </w:r>
      <w:r w:rsidRPr="003310CD">
        <w:rPr>
          <w:b/>
          <w:bCs/>
          <w:i/>
          <w:iCs/>
        </w:rPr>
        <w:t>để</w:t>
      </w:r>
      <w:r w:rsidRPr="003310CD">
        <w:rPr>
          <w:i/>
          <w:iCs/>
        </w:rPr>
        <w:t> ăn cơm.</w:t>
      </w:r>
    </w:p>
    <w:p w14:paraId="5D57C936" w14:textId="77777777" w:rsidR="003310CD" w:rsidRPr="003310CD" w:rsidRDefault="003310CD" w:rsidP="003310CD">
      <w:r w:rsidRPr="003310CD">
        <w:t>옷</w:t>
      </w:r>
      <w:r w:rsidRPr="003310CD">
        <w:t xml:space="preserve"> </w:t>
      </w:r>
      <w:r w:rsidRPr="003310CD">
        <w:t>사</w:t>
      </w:r>
      <w:r w:rsidRPr="003310CD">
        <w:rPr>
          <w:b/>
          <w:bCs/>
        </w:rPr>
        <w:t>러</w:t>
      </w:r>
      <w:r w:rsidRPr="003310CD">
        <w:t> </w:t>
      </w:r>
      <w:r w:rsidRPr="003310CD">
        <w:t>백화점에</w:t>
      </w:r>
      <w:r w:rsidRPr="003310CD">
        <w:t xml:space="preserve"> </w:t>
      </w:r>
      <w:r w:rsidRPr="003310CD">
        <w:t>갔어요</w:t>
      </w:r>
      <w:r w:rsidRPr="003310CD">
        <w:t>. </w:t>
      </w:r>
      <w:r w:rsidRPr="003310CD">
        <w:rPr>
          <w:i/>
          <w:iCs/>
        </w:rPr>
        <w:t>Tôi đã đến trung tâm thương mại </w:t>
      </w:r>
      <w:r w:rsidRPr="003310CD">
        <w:rPr>
          <w:b/>
          <w:bCs/>
          <w:i/>
          <w:iCs/>
        </w:rPr>
        <w:t>để</w:t>
      </w:r>
      <w:r w:rsidRPr="003310CD">
        <w:rPr>
          <w:i/>
          <w:iCs/>
        </w:rPr>
        <w:t> mua quần áo.</w:t>
      </w:r>
    </w:p>
    <w:p w14:paraId="0BCF0E70" w14:textId="77777777" w:rsidR="003310CD" w:rsidRPr="003310CD" w:rsidRDefault="003310CD" w:rsidP="003310CD">
      <w:r w:rsidRPr="003310CD">
        <w:rPr>
          <w:b/>
          <w:bCs/>
        </w:rPr>
        <w:t>② Kết hợp với nhiều động từ di chuyển khác</w:t>
      </w:r>
    </w:p>
    <w:p w14:paraId="21698ECB" w14:textId="77777777" w:rsidR="003310CD" w:rsidRPr="003310CD" w:rsidRDefault="003310CD" w:rsidP="003310CD">
      <w:r w:rsidRPr="003310CD">
        <w:t>친구를</w:t>
      </w:r>
      <w:r w:rsidRPr="003310CD">
        <w:t xml:space="preserve"> </w:t>
      </w:r>
      <w:r w:rsidRPr="003310CD">
        <w:t>만나</w:t>
      </w:r>
      <w:r w:rsidRPr="003310CD">
        <w:rPr>
          <w:b/>
          <w:bCs/>
        </w:rPr>
        <w:t>러</w:t>
      </w:r>
      <w:r w:rsidRPr="003310CD">
        <w:t> </w:t>
      </w:r>
      <w:r w:rsidRPr="003310CD">
        <w:t>카페에</w:t>
      </w:r>
      <w:r w:rsidRPr="003310CD">
        <w:t xml:space="preserve"> </w:t>
      </w:r>
      <w:r w:rsidRPr="003310CD">
        <w:t>가요</w:t>
      </w:r>
      <w:r w:rsidRPr="003310CD">
        <w:t>. </w:t>
      </w:r>
      <w:r w:rsidRPr="003310CD">
        <w:rPr>
          <w:i/>
          <w:iCs/>
        </w:rPr>
        <w:t>Tôi đến quán cà phê </w:t>
      </w:r>
      <w:r w:rsidRPr="003310CD">
        <w:rPr>
          <w:b/>
          <w:bCs/>
          <w:i/>
          <w:iCs/>
        </w:rPr>
        <w:t>để</w:t>
      </w:r>
      <w:r w:rsidRPr="003310CD">
        <w:rPr>
          <w:i/>
          <w:iCs/>
        </w:rPr>
        <w:t> gặp bạn.</w:t>
      </w:r>
    </w:p>
    <w:p w14:paraId="6997CCBF" w14:textId="77777777" w:rsidR="003310CD" w:rsidRPr="003310CD" w:rsidRDefault="003310CD" w:rsidP="003310CD">
      <w:r w:rsidRPr="003310CD">
        <w:t>구경하</w:t>
      </w:r>
      <w:r w:rsidRPr="003310CD">
        <w:rPr>
          <w:b/>
          <w:bCs/>
        </w:rPr>
        <w:t>러</w:t>
      </w:r>
      <w:r w:rsidRPr="003310CD">
        <w:t> </w:t>
      </w:r>
      <w:r w:rsidRPr="003310CD">
        <w:t>명동에</w:t>
      </w:r>
      <w:r w:rsidRPr="003310CD">
        <w:t xml:space="preserve"> </w:t>
      </w:r>
      <w:r w:rsidRPr="003310CD">
        <w:t>갔어요</w:t>
      </w:r>
      <w:r w:rsidRPr="003310CD">
        <w:t>. </w:t>
      </w:r>
      <w:r w:rsidRPr="003310CD">
        <w:rPr>
          <w:i/>
          <w:iCs/>
        </w:rPr>
        <w:t>Tôi đến Myeongdong </w:t>
      </w:r>
      <w:r w:rsidRPr="003310CD">
        <w:rPr>
          <w:b/>
          <w:bCs/>
          <w:i/>
          <w:iCs/>
        </w:rPr>
        <w:t>để</w:t>
      </w:r>
      <w:r w:rsidRPr="003310CD">
        <w:rPr>
          <w:i/>
          <w:iCs/>
        </w:rPr>
        <w:t> tham quan.</w:t>
      </w:r>
    </w:p>
    <w:p w14:paraId="7F96B4C4" w14:textId="77777777" w:rsidR="003310CD" w:rsidRPr="003310CD" w:rsidRDefault="003310CD" w:rsidP="003310CD">
      <w:r w:rsidRPr="003310CD">
        <w:t>운동하</w:t>
      </w:r>
      <w:r w:rsidRPr="003310CD">
        <w:rPr>
          <w:b/>
          <w:bCs/>
        </w:rPr>
        <w:t>러</w:t>
      </w:r>
      <w:r w:rsidRPr="003310CD">
        <w:t> </w:t>
      </w:r>
      <w:r w:rsidRPr="003310CD">
        <w:t>공원에</w:t>
      </w:r>
      <w:r w:rsidRPr="003310CD">
        <w:t xml:space="preserve"> </w:t>
      </w:r>
      <w:r w:rsidRPr="003310CD">
        <w:t>가요</w:t>
      </w:r>
      <w:r w:rsidRPr="003310CD">
        <w:t>. </w:t>
      </w:r>
      <w:r w:rsidRPr="003310CD">
        <w:rPr>
          <w:i/>
          <w:iCs/>
        </w:rPr>
        <w:t>Tôi đến công viên </w:t>
      </w:r>
      <w:r w:rsidRPr="003310CD">
        <w:rPr>
          <w:b/>
          <w:bCs/>
          <w:i/>
          <w:iCs/>
        </w:rPr>
        <w:t>để</w:t>
      </w:r>
      <w:r w:rsidRPr="003310CD">
        <w:rPr>
          <w:i/>
          <w:iCs/>
        </w:rPr>
        <w:t> tập thể dục.</w:t>
      </w:r>
    </w:p>
    <w:p w14:paraId="53A1CD4C" w14:textId="77777777" w:rsidR="003310CD" w:rsidRPr="003310CD" w:rsidRDefault="003310CD" w:rsidP="003310CD">
      <w:r w:rsidRPr="003310CD">
        <w:pict w14:anchorId="24618721">
          <v:rect id="_x0000_i2906" style="width:0;height:0" o:hralign="center" o:hrstd="t" o:hr="t" fillcolor="#a0a0a0" stroked="f"/>
        </w:pict>
      </w:r>
    </w:p>
    <w:p w14:paraId="014DAD76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🔷</w:t>
      </w:r>
      <w:r w:rsidRPr="003310CD">
        <w:rPr>
          <w:b/>
          <w:bCs/>
        </w:rPr>
        <w:t xml:space="preserve"> No.50 —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러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오다</w:t>
      </w:r>
      <w:r w:rsidRPr="003310CD">
        <w:rPr>
          <w:b/>
          <w:bCs/>
        </w:rPr>
        <w:t xml:space="preserve"> (đến đây để làm)</w:t>
      </w:r>
    </w:p>
    <w:p w14:paraId="1C043AF9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Công thức</w:t>
      </w:r>
    </w:p>
    <w:p w14:paraId="69571149" w14:textId="77777777" w:rsidR="003310CD" w:rsidRPr="003310CD" w:rsidRDefault="003310CD" w:rsidP="003310CD">
      <w:r w:rsidRPr="003310CD">
        <w:t>Động từ + (</w:t>
      </w:r>
      <w:r w:rsidRPr="003310CD">
        <w:t>으</w:t>
      </w:r>
      <w:r w:rsidRPr="003310CD">
        <w:t>)</w:t>
      </w:r>
      <w:r w:rsidRPr="003310CD">
        <w:t>러</w:t>
      </w:r>
      <w:r w:rsidRPr="003310CD">
        <w:t xml:space="preserve"> </w:t>
      </w:r>
      <w:r w:rsidRPr="003310CD">
        <w:t>오다</w:t>
      </w:r>
    </w:p>
    <w:p w14:paraId="4C3F1704" w14:textId="77777777" w:rsidR="003310CD" w:rsidRPr="003310CD" w:rsidRDefault="003310CD" w:rsidP="003310CD">
      <w:r w:rsidRPr="003310CD">
        <w:t>(Hoàn toàn giống (</w:t>
      </w:r>
      <w:r w:rsidRPr="003310CD">
        <w:t>으</w:t>
      </w:r>
      <w:r w:rsidRPr="003310CD">
        <w:t>)</w:t>
      </w:r>
      <w:r w:rsidRPr="003310CD">
        <w:t>러</w:t>
      </w:r>
      <w:r w:rsidRPr="003310CD">
        <w:t xml:space="preserve"> </w:t>
      </w:r>
      <w:r w:rsidRPr="003310CD">
        <w:t>가다</w:t>
      </w:r>
      <w:r w:rsidRPr="003310CD">
        <w:t xml:space="preserve"> — chỉ đổi </w:t>
      </w:r>
      <w:r w:rsidRPr="003310CD">
        <w:t>가다</w:t>
      </w:r>
      <w:r w:rsidRPr="003310CD">
        <w:t xml:space="preserve"> → </w:t>
      </w:r>
      <w:r w:rsidRPr="003310CD">
        <w:t>오다</w:t>
      </w:r>
      <w:r w:rsidRPr="003310CD">
        <w:t>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1519"/>
        <w:gridCol w:w="1519"/>
      </w:tblGrid>
      <w:tr w:rsidR="003310CD" w:rsidRPr="003310CD" w14:paraId="1D8F8E1C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B62CF6B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Gốc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8BC02FB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(</w:t>
            </w:r>
            <w:r w:rsidRPr="003310CD">
              <w:rPr>
                <w:b/>
                <w:bCs/>
              </w:rPr>
              <w:t>으</w:t>
            </w:r>
            <w:r w:rsidRPr="003310CD">
              <w:rPr>
                <w:b/>
                <w:bCs/>
              </w:rPr>
              <w:t>)</w:t>
            </w:r>
            <w:r w:rsidRPr="003310CD">
              <w:rPr>
                <w:b/>
                <w:bCs/>
              </w:rPr>
              <w:t>러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가다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FCB191F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(</w:t>
            </w:r>
            <w:r w:rsidRPr="003310CD">
              <w:rPr>
                <w:b/>
                <w:bCs/>
              </w:rPr>
              <w:t>으</w:t>
            </w:r>
            <w:r w:rsidRPr="003310CD">
              <w:rPr>
                <w:b/>
                <w:bCs/>
              </w:rPr>
              <w:t>)</w:t>
            </w:r>
            <w:r w:rsidRPr="003310CD">
              <w:rPr>
                <w:b/>
                <w:bCs/>
              </w:rPr>
              <w:t>러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오다</w:t>
            </w:r>
          </w:p>
        </w:tc>
      </w:tr>
      <w:tr w:rsidR="003310CD" w:rsidRPr="003310CD" w14:paraId="751F606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74B8577" w14:textId="77777777" w:rsidR="003310CD" w:rsidRPr="003310CD" w:rsidRDefault="003310CD" w:rsidP="003310CD">
            <w:r w:rsidRPr="003310CD">
              <w:t>예약하다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74BF00A" w14:textId="77777777" w:rsidR="003310CD" w:rsidRPr="003310CD" w:rsidRDefault="003310CD" w:rsidP="003310CD">
            <w:r w:rsidRPr="003310CD">
              <w:t>예약하러</w:t>
            </w:r>
            <w:r w:rsidRPr="003310CD">
              <w:t xml:space="preserve"> </w:t>
            </w:r>
            <w:r w:rsidRPr="003310CD">
              <w:t>가다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7445FE3" w14:textId="77777777" w:rsidR="003310CD" w:rsidRPr="003310CD" w:rsidRDefault="003310CD" w:rsidP="003310CD">
            <w:r w:rsidRPr="003310CD">
              <w:rPr>
                <w:b/>
                <w:bCs/>
              </w:rPr>
              <w:t>예약하러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오다</w:t>
            </w:r>
          </w:p>
        </w:tc>
      </w:tr>
      <w:tr w:rsidR="003310CD" w:rsidRPr="003310CD" w14:paraId="0CDBDCB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FC2408F" w14:textId="77777777" w:rsidR="003310CD" w:rsidRPr="003310CD" w:rsidRDefault="003310CD" w:rsidP="003310CD">
            <w:r w:rsidRPr="003310CD">
              <w:t>배우다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A339293" w14:textId="77777777" w:rsidR="003310CD" w:rsidRPr="003310CD" w:rsidRDefault="003310CD" w:rsidP="003310CD">
            <w:r w:rsidRPr="003310CD">
              <w:t>배우러</w:t>
            </w:r>
            <w:r w:rsidRPr="003310CD">
              <w:t xml:space="preserve"> </w:t>
            </w:r>
            <w:r w:rsidRPr="003310CD">
              <w:t>가다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78B0F6E" w14:textId="77777777" w:rsidR="003310CD" w:rsidRPr="003310CD" w:rsidRDefault="003310CD" w:rsidP="003310CD">
            <w:r w:rsidRPr="003310CD">
              <w:rPr>
                <w:b/>
                <w:bCs/>
              </w:rPr>
              <w:t>배우러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오다</w:t>
            </w:r>
          </w:p>
        </w:tc>
      </w:tr>
      <w:tr w:rsidR="003310CD" w:rsidRPr="003310CD" w14:paraId="28CD813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9AFCFBE" w14:textId="77777777" w:rsidR="003310CD" w:rsidRPr="003310CD" w:rsidRDefault="003310CD" w:rsidP="003310CD">
            <w:r w:rsidRPr="003310CD">
              <w:t>만나다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8C195C0" w14:textId="77777777" w:rsidR="003310CD" w:rsidRPr="003310CD" w:rsidRDefault="003310CD" w:rsidP="003310CD">
            <w:r w:rsidRPr="003310CD">
              <w:t>만나러</w:t>
            </w:r>
            <w:r w:rsidRPr="003310CD">
              <w:t xml:space="preserve"> </w:t>
            </w:r>
            <w:r w:rsidRPr="003310CD">
              <w:t>가다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59AA58A" w14:textId="77777777" w:rsidR="003310CD" w:rsidRPr="003310CD" w:rsidRDefault="003310CD" w:rsidP="003310CD">
            <w:r w:rsidRPr="003310CD">
              <w:rPr>
                <w:b/>
                <w:bCs/>
              </w:rPr>
              <w:t>만나러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오다</w:t>
            </w:r>
          </w:p>
        </w:tc>
      </w:tr>
    </w:tbl>
    <w:p w14:paraId="6EE2EBE7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Cách Dùng</w:t>
      </w:r>
    </w:p>
    <w:p w14:paraId="1280DD5B" w14:textId="77777777" w:rsidR="003310CD" w:rsidRPr="003310CD" w:rsidRDefault="003310CD" w:rsidP="003310CD">
      <w:r w:rsidRPr="003310CD">
        <w:rPr>
          <w:b/>
          <w:bCs/>
        </w:rPr>
        <w:t>① Đến chỗ người nói / chỗ được nhắc đến để làm gì</w:t>
      </w:r>
    </w:p>
    <w:p w14:paraId="74B896D7" w14:textId="77777777" w:rsidR="003310CD" w:rsidRPr="003310CD" w:rsidRDefault="003310CD" w:rsidP="003310CD">
      <w:r w:rsidRPr="003310CD">
        <w:t>여기에</w:t>
      </w:r>
      <w:r w:rsidRPr="003310CD">
        <w:t xml:space="preserve"> </w:t>
      </w:r>
      <w:r w:rsidRPr="003310CD">
        <w:t>예약하</w:t>
      </w:r>
      <w:r w:rsidRPr="003310CD">
        <w:rPr>
          <w:b/>
          <w:bCs/>
        </w:rPr>
        <w:t>러</w:t>
      </w:r>
      <w:r w:rsidRPr="003310CD">
        <w:t> </w:t>
      </w:r>
      <w:r w:rsidRPr="003310CD">
        <w:t>왔어요</w:t>
      </w:r>
      <w:r w:rsidRPr="003310CD">
        <w:t>. </w:t>
      </w:r>
      <w:r w:rsidRPr="003310CD">
        <w:rPr>
          <w:i/>
          <w:iCs/>
        </w:rPr>
        <w:t>Tôi đến đây </w:t>
      </w:r>
      <w:r w:rsidRPr="003310CD">
        <w:rPr>
          <w:b/>
          <w:bCs/>
          <w:i/>
          <w:iCs/>
        </w:rPr>
        <w:t>để</w:t>
      </w:r>
      <w:r w:rsidRPr="003310CD">
        <w:rPr>
          <w:i/>
          <w:iCs/>
        </w:rPr>
        <w:t> đặt chỗ.</w:t>
      </w:r>
    </w:p>
    <w:p w14:paraId="687FAB71" w14:textId="77777777" w:rsidR="003310CD" w:rsidRPr="003310CD" w:rsidRDefault="003310CD" w:rsidP="003310CD">
      <w:r w:rsidRPr="003310CD">
        <w:t>한국어를</w:t>
      </w:r>
      <w:r w:rsidRPr="003310CD">
        <w:t xml:space="preserve"> </w:t>
      </w:r>
      <w:r w:rsidRPr="003310CD">
        <w:t>배우</w:t>
      </w:r>
      <w:r w:rsidRPr="003310CD">
        <w:rPr>
          <w:b/>
          <w:bCs/>
        </w:rPr>
        <w:t>러</w:t>
      </w:r>
      <w:r w:rsidRPr="003310CD">
        <w:t> </w:t>
      </w:r>
      <w:r w:rsidRPr="003310CD">
        <w:t>왔어요</w:t>
      </w:r>
      <w:r w:rsidRPr="003310CD">
        <w:t>. </w:t>
      </w:r>
      <w:r w:rsidRPr="003310CD">
        <w:rPr>
          <w:i/>
          <w:iCs/>
        </w:rPr>
        <w:t>Tôi đến </w:t>
      </w:r>
      <w:r w:rsidRPr="003310CD">
        <w:rPr>
          <w:b/>
          <w:bCs/>
          <w:i/>
          <w:iCs/>
        </w:rPr>
        <w:t>để</w:t>
      </w:r>
      <w:r w:rsidRPr="003310CD">
        <w:rPr>
          <w:i/>
          <w:iCs/>
        </w:rPr>
        <w:t> học tiếng Hàn.</w:t>
      </w:r>
    </w:p>
    <w:p w14:paraId="04E0F947" w14:textId="77777777" w:rsidR="003310CD" w:rsidRPr="003310CD" w:rsidRDefault="003310CD" w:rsidP="003310CD">
      <w:r w:rsidRPr="003310CD">
        <w:t>선생님을</w:t>
      </w:r>
      <w:r w:rsidRPr="003310CD">
        <w:t xml:space="preserve"> </w:t>
      </w:r>
      <w:r w:rsidRPr="003310CD">
        <w:t>만나</w:t>
      </w:r>
      <w:r w:rsidRPr="003310CD">
        <w:rPr>
          <w:b/>
          <w:bCs/>
        </w:rPr>
        <w:t>러</w:t>
      </w:r>
      <w:r w:rsidRPr="003310CD">
        <w:t> </w:t>
      </w:r>
      <w:r w:rsidRPr="003310CD">
        <w:t>학교에</w:t>
      </w:r>
      <w:r w:rsidRPr="003310CD">
        <w:t xml:space="preserve"> </w:t>
      </w:r>
      <w:r w:rsidRPr="003310CD">
        <w:t>왔어요</w:t>
      </w:r>
      <w:r w:rsidRPr="003310CD">
        <w:t>. </w:t>
      </w:r>
      <w:r w:rsidRPr="003310CD">
        <w:rPr>
          <w:i/>
          <w:iCs/>
        </w:rPr>
        <w:t>Tôi đến trường </w:t>
      </w:r>
      <w:r w:rsidRPr="003310CD">
        <w:rPr>
          <w:b/>
          <w:bCs/>
          <w:i/>
          <w:iCs/>
        </w:rPr>
        <w:t>để</w:t>
      </w:r>
      <w:r w:rsidRPr="003310CD">
        <w:rPr>
          <w:i/>
          <w:iCs/>
        </w:rPr>
        <w:t> gặp thầy/cô.</w:t>
      </w:r>
    </w:p>
    <w:p w14:paraId="45C7C97F" w14:textId="77777777" w:rsidR="003310CD" w:rsidRPr="003310CD" w:rsidRDefault="003310CD" w:rsidP="003310CD">
      <w:r w:rsidRPr="003310CD">
        <w:pict w14:anchorId="4C89C1FF">
          <v:rect id="_x0000_i2907" style="width:0;height:0" o:hralign="center" o:hrstd="t" o:hr="t" fillcolor="#a0a0a0" stroked="f"/>
        </w:pict>
      </w:r>
    </w:p>
    <w:p w14:paraId="1C89E987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lastRenderedPageBreak/>
        <w:t>🔶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가다</w:t>
      </w:r>
      <w:r w:rsidRPr="003310CD">
        <w:rPr>
          <w:b/>
          <w:bCs/>
        </w:rPr>
        <w:t xml:space="preserve"> vs </w:t>
      </w:r>
      <w:r w:rsidRPr="003310CD">
        <w:rPr>
          <w:b/>
          <w:bCs/>
        </w:rPr>
        <w:t>오다</w:t>
      </w:r>
      <w:r w:rsidRPr="003310CD">
        <w:rPr>
          <w:b/>
          <w:bCs/>
        </w:rPr>
        <w:t xml:space="preserve"> — Điểm Nhìn Khác Nhau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7"/>
        <w:gridCol w:w="3326"/>
        <w:gridCol w:w="3381"/>
      </w:tblGrid>
      <w:tr w:rsidR="003310CD" w:rsidRPr="003310CD" w14:paraId="1677F138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1D09218" w14:textId="77777777" w:rsidR="003310CD" w:rsidRPr="003310CD" w:rsidRDefault="003310CD" w:rsidP="003310CD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9818971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(</w:t>
            </w:r>
            <w:r w:rsidRPr="003310CD">
              <w:rPr>
                <w:b/>
                <w:bCs/>
              </w:rPr>
              <w:t>으</w:t>
            </w:r>
            <w:r w:rsidRPr="003310CD">
              <w:rPr>
                <w:b/>
                <w:bCs/>
              </w:rPr>
              <w:t>)</w:t>
            </w:r>
            <w:r w:rsidRPr="003310CD">
              <w:rPr>
                <w:b/>
                <w:bCs/>
              </w:rPr>
              <w:t>러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가다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982B574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(</w:t>
            </w:r>
            <w:r w:rsidRPr="003310CD">
              <w:rPr>
                <w:b/>
                <w:bCs/>
              </w:rPr>
              <w:t>으</w:t>
            </w:r>
            <w:r w:rsidRPr="003310CD">
              <w:rPr>
                <w:b/>
                <w:bCs/>
              </w:rPr>
              <w:t>)</w:t>
            </w:r>
            <w:r w:rsidRPr="003310CD">
              <w:rPr>
                <w:b/>
                <w:bCs/>
              </w:rPr>
              <w:t>러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오다</w:t>
            </w:r>
          </w:p>
        </w:tc>
      </w:tr>
      <w:tr w:rsidR="003310CD" w:rsidRPr="003310CD" w14:paraId="534EBFA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26DAF2A" w14:textId="77777777" w:rsidR="003310CD" w:rsidRPr="003310CD" w:rsidRDefault="003310CD" w:rsidP="003310CD">
            <w:r w:rsidRPr="003310CD">
              <w:t>Điểm nhìn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4E58C1E" w14:textId="77777777" w:rsidR="003310CD" w:rsidRPr="003310CD" w:rsidRDefault="003310CD" w:rsidP="003310CD">
            <w:r w:rsidRPr="003310CD">
              <w:t>Người nói đi </w:t>
            </w:r>
            <w:r w:rsidRPr="003310CD">
              <w:rPr>
                <w:b/>
                <w:bCs/>
              </w:rPr>
              <w:t>ra khỏi</w:t>
            </w:r>
            <w:r w:rsidRPr="003310CD">
              <w:t> vị trí hiện tại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53D14AB" w14:textId="77777777" w:rsidR="003310CD" w:rsidRPr="003310CD" w:rsidRDefault="003310CD" w:rsidP="003310CD">
            <w:r w:rsidRPr="003310CD">
              <w:t>Người nói / vật đến </w:t>
            </w:r>
            <w:r w:rsidRPr="003310CD">
              <w:rPr>
                <w:b/>
                <w:bCs/>
              </w:rPr>
              <w:t>chỗ đang nói</w:t>
            </w:r>
          </w:p>
        </w:tc>
      </w:tr>
      <w:tr w:rsidR="003310CD" w:rsidRPr="003310CD" w14:paraId="343EB80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F1C7511" w14:textId="77777777" w:rsidR="003310CD" w:rsidRPr="003310CD" w:rsidRDefault="003310CD" w:rsidP="003310CD">
            <w:r w:rsidRPr="003310CD">
              <w:t>Ví dụ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1C3D482" w14:textId="77777777" w:rsidR="003310CD" w:rsidRPr="003310CD" w:rsidRDefault="003310CD" w:rsidP="003310CD">
            <w:r w:rsidRPr="003310CD">
              <w:t>밥</w:t>
            </w:r>
            <w:r w:rsidRPr="003310CD">
              <w:t xml:space="preserve"> </w:t>
            </w:r>
            <w:r w:rsidRPr="003310CD">
              <w:t>먹</w:t>
            </w:r>
            <w:r w:rsidRPr="003310CD">
              <w:rPr>
                <w:b/>
                <w:bCs/>
              </w:rPr>
              <w:t>으러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가요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0BC5611" w14:textId="77777777" w:rsidR="003310CD" w:rsidRPr="003310CD" w:rsidRDefault="003310CD" w:rsidP="003310CD">
            <w:r w:rsidRPr="003310CD">
              <w:t>밥</w:t>
            </w:r>
            <w:r w:rsidRPr="003310CD">
              <w:t xml:space="preserve"> </w:t>
            </w:r>
            <w:r w:rsidRPr="003310CD">
              <w:t>먹</w:t>
            </w:r>
            <w:r w:rsidRPr="003310CD">
              <w:rPr>
                <w:b/>
                <w:bCs/>
              </w:rPr>
              <w:t>으러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와요</w:t>
            </w:r>
          </w:p>
        </w:tc>
      </w:tr>
      <w:tr w:rsidR="003310CD" w:rsidRPr="003310CD" w14:paraId="47B6717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5267C98" w14:textId="77777777" w:rsidR="003310CD" w:rsidRPr="003310CD" w:rsidRDefault="003310CD" w:rsidP="003310CD">
            <w:r w:rsidRPr="003310CD">
              <w:t>Dịch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086B8D3" w14:textId="77777777" w:rsidR="003310CD" w:rsidRPr="003310CD" w:rsidRDefault="003310CD" w:rsidP="003310CD">
            <w:r w:rsidRPr="003310CD">
              <w:rPr>
                <w:i/>
                <w:iCs/>
              </w:rPr>
              <w:t>Tôi đi ăn cơm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B6D35D2" w14:textId="77777777" w:rsidR="003310CD" w:rsidRPr="003310CD" w:rsidRDefault="003310CD" w:rsidP="003310CD">
            <w:r w:rsidRPr="003310CD">
              <w:rPr>
                <w:i/>
                <w:iCs/>
              </w:rPr>
              <w:t>Đến đây ăn cơm đi</w:t>
            </w:r>
          </w:p>
        </w:tc>
      </w:tr>
    </w:tbl>
    <w:p w14:paraId="3D2C84BA" w14:textId="77777777" w:rsidR="003310CD" w:rsidRPr="003310CD" w:rsidRDefault="003310CD" w:rsidP="003310CD">
      <w:r w:rsidRPr="003310CD">
        <w:rPr>
          <w:rFonts w:ascii="Segoe UI Emoji" w:hAnsi="Segoe UI Emoji" w:cs="Segoe UI Emoji"/>
        </w:rPr>
        <w:t>💡</w:t>
      </w:r>
      <w:r w:rsidRPr="003310CD">
        <w:t> </w:t>
      </w:r>
      <w:r w:rsidRPr="003310CD">
        <w:rPr>
          <w:b/>
          <w:bCs/>
        </w:rPr>
        <w:t>Mẹo nhớ:</w:t>
      </w:r>
    </w:p>
    <w:p w14:paraId="6FECB5E0" w14:textId="77777777" w:rsidR="003310CD" w:rsidRPr="003310CD" w:rsidRDefault="003310CD" w:rsidP="003310CD">
      <w:pPr>
        <w:numPr>
          <w:ilvl w:val="0"/>
          <w:numId w:val="67"/>
        </w:numPr>
      </w:pPr>
      <w:r w:rsidRPr="003310CD">
        <w:rPr>
          <w:b/>
          <w:bCs/>
        </w:rPr>
        <w:t>가다</w:t>
      </w:r>
      <w:r w:rsidRPr="003310CD">
        <w:t xml:space="preserve"> = rời khỏi đây </w:t>
      </w:r>
      <w:r w:rsidRPr="003310CD">
        <w:rPr>
          <w:rFonts w:ascii="Segoe UI Emoji" w:hAnsi="Segoe UI Emoji" w:cs="Segoe UI Emoji"/>
        </w:rPr>
        <w:t>🚶</w:t>
      </w:r>
      <w:r w:rsidRPr="003310CD">
        <w:t>→</w:t>
      </w:r>
    </w:p>
    <w:p w14:paraId="670A3833" w14:textId="77777777" w:rsidR="003310CD" w:rsidRPr="003310CD" w:rsidRDefault="003310CD" w:rsidP="003310CD">
      <w:pPr>
        <w:numPr>
          <w:ilvl w:val="0"/>
          <w:numId w:val="67"/>
        </w:numPr>
      </w:pPr>
      <w:r w:rsidRPr="003310CD">
        <w:rPr>
          <w:b/>
          <w:bCs/>
        </w:rPr>
        <w:t>오다</w:t>
      </w:r>
      <w:r w:rsidRPr="003310CD">
        <w:t xml:space="preserve"> = đến đây </w:t>
      </w:r>
      <w:r w:rsidRPr="003310CD">
        <w:rPr>
          <w:rFonts w:ascii="Segoe UI Emoji" w:hAnsi="Segoe UI Emoji" w:cs="Segoe UI Emoji"/>
        </w:rPr>
        <w:t>🚶</w:t>
      </w:r>
      <w:r w:rsidRPr="003310CD">
        <w:t>←</w:t>
      </w:r>
    </w:p>
    <w:p w14:paraId="0E1AF70A" w14:textId="77777777" w:rsidR="003310CD" w:rsidRPr="003310CD" w:rsidRDefault="003310CD" w:rsidP="003310CD">
      <w:r w:rsidRPr="003310CD">
        <w:pict w14:anchorId="5BE438A4">
          <v:rect id="_x0000_i2908" style="width:0;height:0" o:hralign="center" o:hrstd="t" o:hr="t" fillcolor="#a0a0a0" stroked="f"/>
        </w:pict>
      </w:r>
    </w:p>
    <w:p w14:paraId="3B83ED6F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🔷</w:t>
      </w:r>
      <w:r w:rsidRPr="003310CD">
        <w:rPr>
          <w:b/>
          <w:bCs/>
        </w:rPr>
        <w:t xml:space="preserve"> No.51 —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려고</w:t>
      </w:r>
      <w:r w:rsidRPr="003310CD">
        <w:rPr>
          <w:b/>
          <w:bCs/>
        </w:rPr>
        <w:t xml:space="preserve"> (định làm / có ý định — nối mệnh đề)</w:t>
      </w:r>
    </w:p>
    <w:p w14:paraId="4F389B02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Công thức</w:t>
      </w:r>
    </w:p>
    <w:p w14:paraId="499F73D8" w14:textId="77777777" w:rsidR="003310CD" w:rsidRPr="003310CD" w:rsidRDefault="003310CD" w:rsidP="003310CD">
      <w:r w:rsidRPr="003310CD">
        <w:t>Động từ + (</w:t>
      </w:r>
      <w:r w:rsidRPr="003310CD">
        <w:t>으</w:t>
      </w:r>
      <w:r w:rsidRPr="003310CD">
        <w:t>)</w:t>
      </w:r>
      <w:r w:rsidRPr="003310CD">
        <w:t>려고</w:t>
      </w:r>
    </w:p>
    <w:p w14:paraId="052BF053" w14:textId="77777777" w:rsidR="003310CD" w:rsidRPr="003310CD" w:rsidRDefault="003310CD" w:rsidP="003310CD"/>
    <w:p w14:paraId="01AF653E" w14:textId="77777777" w:rsidR="003310CD" w:rsidRPr="003310CD" w:rsidRDefault="003310CD" w:rsidP="003310CD">
      <w:r w:rsidRPr="003310CD">
        <w:t xml:space="preserve">Kết thúc nguyên âm  + </w:t>
      </w:r>
      <w:r w:rsidRPr="003310CD">
        <w:t>려고</w:t>
      </w:r>
    </w:p>
    <w:p w14:paraId="40CB9AC5" w14:textId="77777777" w:rsidR="003310CD" w:rsidRPr="003310CD" w:rsidRDefault="003310CD" w:rsidP="003310CD">
      <w:r w:rsidRPr="003310CD">
        <w:t xml:space="preserve">Kết thúc phụ âm     + </w:t>
      </w:r>
      <w:r w:rsidRPr="003310CD">
        <w:t>으려고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2548"/>
      </w:tblGrid>
      <w:tr w:rsidR="003310CD" w:rsidRPr="003310CD" w14:paraId="00D58828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DFD4797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Gốc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8B05C66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Kết quả</w:t>
            </w:r>
          </w:p>
        </w:tc>
      </w:tr>
      <w:tr w:rsidR="003310CD" w:rsidRPr="003310CD" w14:paraId="0BE6C75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AD50481" w14:textId="77777777" w:rsidR="003310CD" w:rsidRPr="003310CD" w:rsidRDefault="003310CD" w:rsidP="003310CD">
            <w:r w:rsidRPr="003310CD">
              <w:t>공부하다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91A9583" w14:textId="77777777" w:rsidR="003310CD" w:rsidRPr="003310CD" w:rsidRDefault="003310CD" w:rsidP="003310CD">
            <w:r w:rsidRPr="003310CD">
              <w:rPr>
                <w:b/>
                <w:bCs/>
              </w:rPr>
              <w:t>공부하려고</w:t>
            </w:r>
          </w:p>
        </w:tc>
      </w:tr>
      <w:tr w:rsidR="003310CD" w:rsidRPr="003310CD" w14:paraId="29DACAC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F799FA2" w14:textId="77777777" w:rsidR="003310CD" w:rsidRPr="003310CD" w:rsidRDefault="003310CD" w:rsidP="003310CD">
            <w:r w:rsidRPr="003310CD">
              <w:t>먹다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7EDD394" w14:textId="77777777" w:rsidR="003310CD" w:rsidRPr="003310CD" w:rsidRDefault="003310CD" w:rsidP="003310CD">
            <w:r w:rsidRPr="003310CD">
              <w:rPr>
                <w:b/>
                <w:bCs/>
              </w:rPr>
              <w:t>먹으려고</w:t>
            </w:r>
          </w:p>
        </w:tc>
      </w:tr>
      <w:tr w:rsidR="003310CD" w:rsidRPr="003310CD" w14:paraId="05B288D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9A2115B" w14:textId="77777777" w:rsidR="003310CD" w:rsidRPr="003310CD" w:rsidRDefault="003310CD" w:rsidP="003310CD">
            <w:r w:rsidRPr="003310CD">
              <w:t>가다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9809A76" w14:textId="77777777" w:rsidR="003310CD" w:rsidRPr="003310CD" w:rsidRDefault="003310CD" w:rsidP="003310CD">
            <w:r w:rsidRPr="003310CD">
              <w:rPr>
                <w:b/>
                <w:bCs/>
              </w:rPr>
              <w:t>가려고</w:t>
            </w:r>
          </w:p>
        </w:tc>
      </w:tr>
      <w:tr w:rsidR="003310CD" w:rsidRPr="003310CD" w14:paraId="710D3F7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D398AFC" w14:textId="77777777" w:rsidR="003310CD" w:rsidRPr="003310CD" w:rsidRDefault="003310CD" w:rsidP="003310CD">
            <w:r w:rsidRPr="003310CD">
              <w:t>만들다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395B353" w14:textId="77777777" w:rsidR="003310CD" w:rsidRPr="003310CD" w:rsidRDefault="003310CD" w:rsidP="003310CD">
            <w:r w:rsidRPr="003310CD">
              <w:rPr>
                <w:b/>
                <w:bCs/>
              </w:rPr>
              <w:t>만들려고</w:t>
            </w:r>
            <w:r w:rsidRPr="003310CD">
              <w:t> </w:t>
            </w:r>
            <w:r w:rsidRPr="003310CD">
              <w:rPr>
                <w:i/>
                <w:iCs/>
              </w:rPr>
              <w:t>(</w:t>
            </w:r>
            <w:r w:rsidRPr="003310CD">
              <w:rPr>
                <w:i/>
                <w:iCs/>
              </w:rPr>
              <w:t>ㄹ</w:t>
            </w:r>
            <w:r w:rsidRPr="003310CD">
              <w:rPr>
                <w:i/>
                <w:iCs/>
              </w:rPr>
              <w:t xml:space="preserve"> </w:t>
            </w:r>
            <w:r w:rsidRPr="003310CD">
              <w:rPr>
                <w:i/>
                <w:iCs/>
              </w:rPr>
              <w:t>탈락</w:t>
            </w:r>
            <w:r w:rsidRPr="003310CD">
              <w:rPr>
                <w:i/>
                <w:iCs/>
              </w:rPr>
              <w:t xml:space="preserve"> </w:t>
            </w:r>
            <w:r w:rsidRPr="003310CD">
              <w:rPr>
                <w:i/>
                <w:iCs/>
              </w:rPr>
              <w:t>없음</w:t>
            </w:r>
            <w:r w:rsidRPr="003310CD">
              <w:rPr>
                <w:i/>
                <w:iCs/>
              </w:rPr>
              <w:t>!)</w:t>
            </w:r>
          </w:p>
        </w:tc>
      </w:tr>
    </w:tbl>
    <w:p w14:paraId="24485036" w14:textId="77777777" w:rsidR="003310CD" w:rsidRPr="003310CD" w:rsidRDefault="003310CD" w:rsidP="003310CD">
      <w:r w:rsidRPr="003310CD">
        <w:rPr>
          <w:rFonts w:ascii="Segoe UI Emoji" w:hAnsi="Segoe UI Emoji" w:cs="Segoe UI Emoji"/>
        </w:rPr>
        <w:t>⚠️</w:t>
      </w:r>
      <w:r w:rsidRPr="003310CD">
        <w:t> </w:t>
      </w:r>
      <w:r w:rsidRPr="003310CD">
        <w:rPr>
          <w:b/>
          <w:bCs/>
        </w:rPr>
        <w:t>Quan trọng:</w:t>
      </w:r>
      <w:r w:rsidRPr="003310CD">
        <w:t> (</w:t>
      </w:r>
      <w:r w:rsidRPr="003310CD">
        <w:t>으</w:t>
      </w:r>
      <w:r w:rsidRPr="003310CD">
        <w:t>)</w:t>
      </w:r>
      <w:r w:rsidRPr="003310CD">
        <w:t>려고</w:t>
      </w:r>
      <w:r w:rsidRPr="003310CD">
        <w:t> </w:t>
      </w:r>
      <w:r w:rsidRPr="003310CD">
        <w:rPr>
          <w:b/>
          <w:bCs/>
        </w:rPr>
        <w:t>KHÔNG dùng</w:t>
      </w:r>
      <w:r w:rsidRPr="003310CD">
        <w:t> khi chủ ngữ câu trước và câu sau khác nhau!</w:t>
      </w:r>
    </w:p>
    <w:p w14:paraId="0539DFE4" w14:textId="77777777" w:rsidR="003310CD" w:rsidRPr="003310CD" w:rsidRDefault="003310CD" w:rsidP="003310CD">
      <w:r w:rsidRPr="003310CD">
        <w:lastRenderedPageBreak/>
        <w:pict w14:anchorId="5D5DBFB9">
          <v:rect id="_x0000_i2909" style="width:0;height:0" o:hralign="center" o:hrstd="t" o:hr="t" fillcolor="#a0a0a0" stroked="f"/>
        </w:pict>
      </w:r>
    </w:p>
    <w:p w14:paraId="184EF11E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Cách Dùng</w:t>
      </w:r>
    </w:p>
    <w:p w14:paraId="2784C3B9" w14:textId="77777777" w:rsidR="003310CD" w:rsidRPr="003310CD" w:rsidRDefault="003310CD" w:rsidP="003310CD">
      <w:r w:rsidRPr="003310CD">
        <w:rPr>
          <w:b/>
          <w:bCs/>
        </w:rPr>
        <w:t>① Nối 2 mệnh đề — "để / vì định..." (mục đích)</w:t>
      </w:r>
    </w:p>
    <w:p w14:paraId="2B55500C" w14:textId="77777777" w:rsidR="003310CD" w:rsidRPr="003310CD" w:rsidRDefault="003310CD" w:rsidP="003310CD">
      <w:r w:rsidRPr="003310CD">
        <w:t>한국말을</w:t>
      </w:r>
      <w:r w:rsidRPr="003310CD">
        <w:t xml:space="preserve"> </w:t>
      </w:r>
      <w:r w:rsidRPr="003310CD">
        <w:t>공부하</w:t>
      </w:r>
      <w:r w:rsidRPr="003310CD">
        <w:rPr>
          <w:b/>
          <w:bCs/>
        </w:rPr>
        <w:t>려고</w:t>
      </w:r>
      <w:r w:rsidRPr="003310CD">
        <w:t> </w:t>
      </w:r>
      <w:r w:rsidRPr="003310CD">
        <w:t>해요</w:t>
      </w:r>
      <w:r w:rsidRPr="003310CD">
        <w:t>. </w:t>
      </w:r>
      <w:r w:rsidRPr="003310CD">
        <w:rPr>
          <w:i/>
          <w:iCs/>
        </w:rPr>
        <w:t>Tôi </w:t>
      </w:r>
      <w:r w:rsidRPr="003310CD">
        <w:rPr>
          <w:b/>
          <w:bCs/>
          <w:i/>
          <w:iCs/>
        </w:rPr>
        <w:t>định</w:t>
      </w:r>
      <w:r w:rsidRPr="003310CD">
        <w:rPr>
          <w:i/>
          <w:iCs/>
        </w:rPr>
        <w:t> học tiếng Hàn.</w:t>
      </w:r>
    </w:p>
    <w:p w14:paraId="02ECACE9" w14:textId="77777777" w:rsidR="003310CD" w:rsidRPr="003310CD" w:rsidRDefault="003310CD" w:rsidP="003310CD">
      <w:r w:rsidRPr="003310CD">
        <w:t>살을</w:t>
      </w:r>
      <w:r w:rsidRPr="003310CD">
        <w:t xml:space="preserve"> </w:t>
      </w:r>
      <w:r w:rsidRPr="003310CD">
        <w:t>빼</w:t>
      </w:r>
      <w:r w:rsidRPr="003310CD">
        <w:rPr>
          <w:b/>
          <w:bCs/>
        </w:rPr>
        <w:t>려고</w:t>
      </w:r>
      <w:r w:rsidRPr="003310CD">
        <w:t> </w:t>
      </w:r>
      <w:r w:rsidRPr="003310CD">
        <w:t>운동해요</w:t>
      </w:r>
      <w:r w:rsidRPr="003310CD">
        <w:t>. </w:t>
      </w:r>
      <w:r w:rsidRPr="003310CD">
        <w:rPr>
          <w:i/>
          <w:iCs/>
        </w:rPr>
        <w:t>Tôi tập thể dục </w:t>
      </w:r>
      <w:r w:rsidRPr="003310CD">
        <w:rPr>
          <w:b/>
          <w:bCs/>
          <w:i/>
          <w:iCs/>
        </w:rPr>
        <w:t>để</w:t>
      </w:r>
      <w:r w:rsidRPr="003310CD">
        <w:rPr>
          <w:i/>
          <w:iCs/>
        </w:rPr>
        <w:t> giảm cân.</w:t>
      </w:r>
    </w:p>
    <w:p w14:paraId="4CB2243C" w14:textId="77777777" w:rsidR="003310CD" w:rsidRPr="003310CD" w:rsidRDefault="003310CD" w:rsidP="003310CD">
      <w:r w:rsidRPr="003310CD">
        <w:t>선물을</w:t>
      </w:r>
      <w:r w:rsidRPr="003310CD">
        <w:t xml:space="preserve"> </w:t>
      </w:r>
      <w:r w:rsidRPr="003310CD">
        <w:t>사</w:t>
      </w:r>
      <w:r w:rsidRPr="003310CD">
        <w:rPr>
          <w:b/>
          <w:bCs/>
        </w:rPr>
        <w:t>려고</w:t>
      </w:r>
      <w:r w:rsidRPr="003310CD">
        <w:t> </w:t>
      </w:r>
      <w:r w:rsidRPr="003310CD">
        <w:t>백화점에</w:t>
      </w:r>
      <w:r w:rsidRPr="003310CD">
        <w:t xml:space="preserve"> </w:t>
      </w:r>
      <w:r w:rsidRPr="003310CD">
        <w:t>갔어요</w:t>
      </w:r>
      <w:r w:rsidRPr="003310CD">
        <w:t>. </w:t>
      </w:r>
      <w:r w:rsidRPr="003310CD">
        <w:rPr>
          <w:i/>
          <w:iCs/>
        </w:rPr>
        <w:t>Tôi đến trung tâm thương mại </w:t>
      </w:r>
      <w:r w:rsidRPr="003310CD">
        <w:rPr>
          <w:b/>
          <w:bCs/>
          <w:i/>
          <w:iCs/>
        </w:rPr>
        <w:t>vì định</w:t>
      </w:r>
      <w:r w:rsidRPr="003310CD">
        <w:rPr>
          <w:i/>
          <w:iCs/>
        </w:rPr>
        <w:t> mua quà.</w:t>
      </w:r>
    </w:p>
    <w:p w14:paraId="6924F77A" w14:textId="77777777" w:rsidR="003310CD" w:rsidRPr="003310CD" w:rsidRDefault="003310CD" w:rsidP="003310CD">
      <w:r w:rsidRPr="003310CD">
        <w:rPr>
          <w:b/>
          <w:bCs/>
        </w:rPr>
        <w:t xml:space="preserve">② Kết hợp với </w:t>
      </w:r>
      <w:r w:rsidRPr="003310CD">
        <w:rPr>
          <w:b/>
          <w:bCs/>
        </w:rPr>
        <w:t>하다</w:t>
      </w:r>
      <w:r w:rsidRPr="003310CD">
        <w:rPr>
          <w:b/>
          <w:bCs/>
        </w:rPr>
        <w:t xml:space="preserve"> — "(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려고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하다</w:t>
      </w:r>
      <w:r w:rsidRPr="003310CD">
        <w:rPr>
          <w:b/>
          <w:bCs/>
        </w:rPr>
        <w:t>"</w:t>
      </w:r>
    </w:p>
    <w:p w14:paraId="4A36E075" w14:textId="77777777" w:rsidR="003310CD" w:rsidRPr="003310CD" w:rsidRDefault="003310CD" w:rsidP="003310CD">
      <w:r w:rsidRPr="003310CD">
        <w:t>이번</w:t>
      </w:r>
      <w:r w:rsidRPr="003310CD">
        <w:t xml:space="preserve"> </w:t>
      </w:r>
      <w:r w:rsidRPr="003310CD">
        <w:t>주말에</w:t>
      </w:r>
      <w:r w:rsidRPr="003310CD">
        <w:t xml:space="preserve"> </w:t>
      </w:r>
      <w:r w:rsidRPr="003310CD">
        <w:t>부산에</w:t>
      </w:r>
      <w:r w:rsidRPr="003310CD">
        <w:t xml:space="preserve"> </w:t>
      </w:r>
      <w:r w:rsidRPr="003310CD">
        <w:t>가</w:t>
      </w:r>
      <w:r w:rsidRPr="003310CD">
        <w:rPr>
          <w:b/>
          <w:bCs/>
        </w:rPr>
        <w:t>려고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해요</w:t>
      </w:r>
      <w:r w:rsidRPr="003310CD">
        <w:t>. </w:t>
      </w:r>
      <w:r w:rsidRPr="003310CD">
        <w:rPr>
          <w:i/>
          <w:iCs/>
        </w:rPr>
        <w:t>Tôi </w:t>
      </w:r>
      <w:r w:rsidRPr="003310CD">
        <w:rPr>
          <w:b/>
          <w:bCs/>
          <w:i/>
          <w:iCs/>
        </w:rPr>
        <w:t>định</w:t>
      </w:r>
      <w:r w:rsidRPr="003310CD">
        <w:rPr>
          <w:i/>
          <w:iCs/>
        </w:rPr>
        <w:t> đi Busan cuối tuần này.</w:t>
      </w:r>
    </w:p>
    <w:p w14:paraId="364DB9E0" w14:textId="77777777" w:rsidR="003310CD" w:rsidRPr="003310CD" w:rsidRDefault="003310CD" w:rsidP="003310CD">
      <w:r w:rsidRPr="003310CD">
        <w:t>내년에</w:t>
      </w:r>
      <w:r w:rsidRPr="003310CD">
        <w:t xml:space="preserve"> </w:t>
      </w:r>
      <w:r w:rsidRPr="003310CD">
        <w:t>결혼하</w:t>
      </w:r>
      <w:r w:rsidRPr="003310CD">
        <w:rPr>
          <w:b/>
          <w:bCs/>
        </w:rPr>
        <w:t>려고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해요</w:t>
      </w:r>
      <w:r w:rsidRPr="003310CD">
        <w:t>. </w:t>
      </w:r>
      <w:r w:rsidRPr="003310CD">
        <w:rPr>
          <w:i/>
          <w:iCs/>
        </w:rPr>
        <w:t>Tôi </w:t>
      </w:r>
      <w:r w:rsidRPr="003310CD">
        <w:rPr>
          <w:b/>
          <w:bCs/>
          <w:i/>
          <w:iCs/>
        </w:rPr>
        <w:t>đang có ý định</w:t>
      </w:r>
      <w:r w:rsidRPr="003310CD">
        <w:rPr>
          <w:i/>
          <w:iCs/>
        </w:rPr>
        <w:t> kết hôn năm sau.</w:t>
      </w:r>
    </w:p>
    <w:p w14:paraId="5EE0AA41" w14:textId="77777777" w:rsidR="003310CD" w:rsidRPr="003310CD" w:rsidRDefault="003310CD" w:rsidP="003310CD">
      <w:r w:rsidRPr="003310CD">
        <w:t>한국어를</w:t>
      </w:r>
      <w:r w:rsidRPr="003310CD">
        <w:t xml:space="preserve"> </w:t>
      </w:r>
      <w:r w:rsidRPr="003310CD">
        <w:t>열심히</w:t>
      </w:r>
      <w:r w:rsidRPr="003310CD">
        <w:t xml:space="preserve"> </w:t>
      </w:r>
      <w:r w:rsidRPr="003310CD">
        <w:t>공부하</w:t>
      </w:r>
      <w:r w:rsidRPr="003310CD">
        <w:rPr>
          <w:b/>
          <w:bCs/>
        </w:rPr>
        <w:t>려고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해요</w:t>
      </w:r>
      <w:r w:rsidRPr="003310CD">
        <w:t>. </w:t>
      </w:r>
      <w:r w:rsidRPr="003310CD">
        <w:rPr>
          <w:i/>
          <w:iCs/>
        </w:rPr>
        <w:t>Tôi </w:t>
      </w:r>
      <w:r w:rsidRPr="003310CD">
        <w:rPr>
          <w:b/>
          <w:bCs/>
          <w:i/>
          <w:iCs/>
        </w:rPr>
        <w:t>định</w:t>
      </w:r>
      <w:r w:rsidRPr="003310CD">
        <w:rPr>
          <w:i/>
          <w:iCs/>
        </w:rPr>
        <w:t> học tiếng Hàn thật chăm chỉ.</w:t>
      </w:r>
    </w:p>
    <w:p w14:paraId="6BF05E52" w14:textId="77777777" w:rsidR="003310CD" w:rsidRPr="003310CD" w:rsidRDefault="003310CD" w:rsidP="003310CD">
      <w:r w:rsidRPr="003310CD">
        <w:pict w14:anchorId="7090F55E">
          <v:rect id="_x0000_i2910" style="width:0;height:0" o:hralign="center" o:hrstd="t" o:hr="t" fillcolor="#a0a0a0" stroked="f"/>
        </w:pict>
      </w:r>
    </w:p>
    <w:p w14:paraId="7F5F6067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🔷</w:t>
      </w:r>
      <w:r w:rsidRPr="003310CD">
        <w:rPr>
          <w:b/>
          <w:bCs/>
        </w:rPr>
        <w:t xml:space="preserve"> No.52 —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려고요</w:t>
      </w:r>
      <w:r w:rsidRPr="003310CD">
        <w:rPr>
          <w:b/>
          <w:bCs/>
        </w:rPr>
        <w:t xml:space="preserve"> (định vậy / thế thôi — trả lời ngắn gọn)</w:t>
      </w:r>
    </w:p>
    <w:p w14:paraId="09024FEC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Công thức</w:t>
      </w:r>
    </w:p>
    <w:p w14:paraId="38C0D7FE" w14:textId="77777777" w:rsidR="003310CD" w:rsidRPr="003310CD" w:rsidRDefault="003310CD" w:rsidP="003310CD">
      <w:r w:rsidRPr="003310CD">
        <w:t>Động từ + (</w:t>
      </w:r>
      <w:r w:rsidRPr="003310CD">
        <w:t>으</w:t>
      </w:r>
      <w:r w:rsidRPr="003310CD">
        <w:t>)</w:t>
      </w:r>
      <w:r w:rsidRPr="003310CD">
        <w:t>려고요</w:t>
      </w:r>
    </w:p>
    <w:p w14:paraId="592AFB25" w14:textId="77777777" w:rsidR="003310CD" w:rsidRPr="003310CD" w:rsidRDefault="003310CD" w:rsidP="003310CD">
      <w:r w:rsidRPr="003310CD">
        <w:t>= (</w:t>
      </w:r>
      <w:r w:rsidRPr="003310CD">
        <w:t>으</w:t>
      </w:r>
      <w:r w:rsidRPr="003310CD">
        <w:t>)</w:t>
      </w:r>
      <w:r w:rsidRPr="003310CD">
        <w:t>려고</w:t>
      </w:r>
      <w:r w:rsidRPr="003310CD">
        <w:t xml:space="preserve"> + </w:t>
      </w:r>
      <w:r w:rsidRPr="003310CD">
        <w:t>요</w:t>
      </w:r>
      <w:r w:rsidRPr="003310CD">
        <w:t xml:space="preserve">  (thêm </w:t>
      </w:r>
      <w:r w:rsidRPr="003310CD">
        <w:t>요</w:t>
      </w:r>
      <w:r w:rsidRPr="003310CD">
        <w:t xml:space="preserve"> vào cuối để dùng độc lập)</w:t>
      </w:r>
    </w:p>
    <w:p w14:paraId="60F1AC68" w14:textId="77777777" w:rsidR="003310CD" w:rsidRPr="003310CD" w:rsidRDefault="003310CD" w:rsidP="003310CD">
      <w:r w:rsidRPr="003310CD">
        <w:pict w14:anchorId="04221D33">
          <v:rect id="_x0000_i2911" style="width:0;height:0" o:hralign="center" o:hrstd="t" o:hr="t" fillcolor="#a0a0a0" stroked="f"/>
        </w:pict>
      </w:r>
    </w:p>
    <w:p w14:paraId="326FF630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Cách Dùng</w:t>
      </w:r>
    </w:p>
    <w:p w14:paraId="0C445234" w14:textId="77777777" w:rsidR="003310CD" w:rsidRPr="003310CD" w:rsidRDefault="003310CD" w:rsidP="003310CD">
      <w:r w:rsidRPr="003310CD">
        <w:rPr>
          <w:b/>
          <w:bCs/>
        </w:rPr>
        <w:t>① Trả lời ngắn gọn khi được hỏi về kế hoạch</w:t>
      </w:r>
    </w:p>
    <w:p w14:paraId="3412424C" w14:textId="77777777" w:rsidR="003310CD" w:rsidRPr="003310CD" w:rsidRDefault="003310CD" w:rsidP="003310CD">
      <w:r w:rsidRPr="003310CD">
        <w:t xml:space="preserve">A: </w:t>
      </w:r>
      <w:r w:rsidRPr="003310CD">
        <w:t>주말에</w:t>
      </w:r>
      <w:r w:rsidRPr="003310CD">
        <w:t xml:space="preserve"> </w:t>
      </w:r>
      <w:r w:rsidRPr="003310CD">
        <w:t>뭐</w:t>
      </w:r>
      <w:r w:rsidRPr="003310CD">
        <w:t xml:space="preserve"> </w:t>
      </w:r>
      <w:r w:rsidRPr="003310CD">
        <w:t>할</w:t>
      </w:r>
      <w:r w:rsidRPr="003310CD">
        <w:t xml:space="preserve"> </w:t>
      </w:r>
      <w:r w:rsidRPr="003310CD">
        <w:t>거예요</w:t>
      </w:r>
      <w:r w:rsidRPr="003310CD">
        <w:t xml:space="preserve">? B: </w:t>
      </w:r>
      <w:r w:rsidRPr="003310CD">
        <w:t>아이돌</w:t>
      </w:r>
      <w:r w:rsidRPr="003310CD">
        <w:t xml:space="preserve"> </w:t>
      </w:r>
      <w:r w:rsidRPr="003310CD">
        <w:t>콘서트에</w:t>
      </w:r>
      <w:r w:rsidRPr="003310CD">
        <w:t xml:space="preserve"> </w:t>
      </w:r>
      <w:r w:rsidRPr="003310CD">
        <w:t>가</w:t>
      </w:r>
      <w:r w:rsidRPr="003310CD">
        <w:rPr>
          <w:b/>
          <w:bCs/>
        </w:rPr>
        <w:t>려고요</w:t>
      </w:r>
      <w:r w:rsidRPr="003310CD">
        <w:t>. </w:t>
      </w:r>
      <w:r w:rsidRPr="003310CD">
        <w:rPr>
          <w:i/>
          <w:iCs/>
        </w:rPr>
        <w:t>(A: Cuối tuần bạn sẽ làm gì? B: Tôi </w:t>
      </w:r>
      <w:r w:rsidRPr="003310CD">
        <w:rPr>
          <w:b/>
          <w:bCs/>
          <w:i/>
          <w:iCs/>
        </w:rPr>
        <w:t>định</w:t>
      </w:r>
      <w:r w:rsidRPr="003310CD">
        <w:rPr>
          <w:i/>
          <w:iCs/>
        </w:rPr>
        <w:t> đi xem concert idol.)</w:t>
      </w:r>
    </w:p>
    <w:p w14:paraId="3B863A4C" w14:textId="77777777" w:rsidR="003310CD" w:rsidRPr="003310CD" w:rsidRDefault="003310CD" w:rsidP="003310CD">
      <w:r w:rsidRPr="003310CD">
        <w:t xml:space="preserve">A: </w:t>
      </w:r>
      <w:r w:rsidRPr="003310CD">
        <w:t>왜</w:t>
      </w:r>
      <w:r w:rsidRPr="003310CD">
        <w:t xml:space="preserve"> </w:t>
      </w:r>
      <w:r w:rsidRPr="003310CD">
        <w:t>한국어</w:t>
      </w:r>
      <w:r w:rsidRPr="003310CD">
        <w:t xml:space="preserve"> </w:t>
      </w:r>
      <w:r w:rsidRPr="003310CD">
        <w:t>공부해요</w:t>
      </w:r>
      <w:r w:rsidRPr="003310CD">
        <w:t xml:space="preserve">? B: </w:t>
      </w:r>
      <w:r w:rsidRPr="003310CD">
        <w:t>한국에서</w:t>
      </w:r>
      <w:r w:rsidRPr="003310CD">
        <w:t xml:space="preserve"> </w:t>
      </w:r>
      <w:r w:rsidRPr="003310CD">
        <w:t>일하</w:t>
      </w:r>
      <w:r w:rsidRPr="003310CD">
        <w:rPr>
          <w:b/>
          <w:bCs/>
        </w:rPr>
        <w:t>려고요</w:t>
      </w:r>
      <w:r w:rsidRPr="003310CD">
        <w:t>. </w:t>
      </w:r>
      <w:r w:rsidRPr="003310CD">
        <w:rPr>
          <w:i/>
          <w:iCs/>
        </w:rPr>
        <w:t>(A: Tại sao bạn học tiếng Hàn? B: Tôi </w:t>
      </w:r>
      <w:r w:rsidRPr="003310CD">
        <w:rPr>
          <w:b/>
          <w:bCs/>
          <w:i/>
          <w:iCs/>
        </w:rPr>
        <w:t>định</w:t>
      </w:r>
      <w:r w:rsidRPr="003310CD">
        <w:rPr>
          <w:i/>
          <w:iCs/>
        </w:rPr>
        <w:t> làm việc ở Hàn Quốc.)</w:t>
      </w:r>
    </w:p>
    <w:p w14:paraId="27774389" w14:textId="77777777" w:rsidR="003310CD" w:rsidRPr="003310CD" w:rsidRDefault="003310CD" w:rsidP="003310CD">
      <w:r w:rsidRPr="003310CD">
        <w:rPr>
          <w:b/>
          <w:bCs/>
        </w:rPr>
        <w:t>② Nói kế hoạch một cách nhẹ nhàng, không quá chắc chắn</w:t>
      </w:r>
    </w:p>
    <w:p w14:paraId="2566B504" w14:textId="77777777" w:rsidR="003310CD" w:rsidRPr="003310CD" w:rsidRDefault="003310CD" w:rsidP="003310CD">
      <w:r w:rsidRPr="003310CD">
        <w:lastRenderedPageBreak/>
        <w:t>오늘</w:t>
      </w:r>
      <w:r w:rsidRPr="003310CD">
        <w:t xml:space="preserve"> </w:t>
      </w:r>
      <w:r w:rsidRPr="003310CD">
        <w:t>좀</w:t>
      </w:r>
      <w:r w:rsidRPr="003310CD">
        <w:t xml:space="preserve"> </w:t>
      </w:r>
      <w:r w:rsidRPr="003310CD">
        <w:t>쉬</w:t>
      </w:r>
      <w:r w:rsidRPr="003310CD">
        <w:rPr>
          <w:b/>
          <w:bCs/>
        </w:rPr>
        <w:t>려고요</w:t>
      </w:r>
      <w:r w:rsidRPr="003310CD">
        <w:t>. </w:t>
      </w:r>
      <w:r w:rsidRPr="003310CD">
        <w:rPr>
          <w:i/>
          <w:iCs/>
        </w:rPr>
        <w:t>Hôm nay tôi </w:t>
      </w:r>
      <w:r w:rsidRPr="003310CD">
        <w:rPr>
          <w:b/>
          <w:bCs/>
          <w:i/>
          <w:iCs/>
        </w:rPr>
        <w:t>định</w:t>
      </w:r>
      <w:r w:rsidRPr="003310CD">
        <w:rPr>
          <w:i/>
          <w:iCs/>
        </w:rPr>
        <w:t> nghỉ ngơi một chút.</w:t>
      </w:r>
    </w:p>
    <w:p w14:paraId="703B108C" w14:textId="77777777" w:rsidR="003310CD" w:rsidRPr="003310CD" w:rsidRDefault="003310CD" w:rsidP="003310CD">
      <w:r w:rsidRPr="003310CD">
        <w:t>저녁에</w:t>
      </w:r>
      <w:r w:rsidRPr="003310CD">
        <w:t xml:space="preserve"> </w:t>
      </w:r>
      <w:r w:rsidRPr="003310CD">
        <w:t>영화</w:t>
      </w:r>
      <w:r w:rsidRPr="003310CD">
        <w:t xml:space="preserve"> </w:t>
      </w:r>
      <w:r w:rsidRPr="003310CD">
        <w:t>보</w:t>
      </w:r>
      <w:r w:rsidRPr="003310CD">
        <w:rPr>
          <w:b/>
          <w:bCs/>
        </w:rPr>
        <w:t>려고요</w:t>
      </w:r>
      <w:r w:rsidRPr="003310CD">
        <w:t>. </w:t>
      </w:r>
      <w:r w:rsidRPr="003310CD">
        <w:rPr>
          <w:i/>
          <w:iCs/>
        </w:rPr>
        <w:t>Tối nay tôi </w:t>
      </w:r>
      <w:r w:rsidRPr="003310CD">
        <w:rPr>
          <w:b/>
          <w:bCs/>
          <w:i/>
          <w:iCs/>
        </w:rPr>
        <w:t>định</w:t>
      </w:r>
      <w:r w:rsidRPr="003310CD">
        <w:rPr>
          <w:i/>
          <w:iCs/>
        </w:rPr>
        <w:t> xem phim.</w:t>
      </w:r>
    </w:p>
    <w:p w14:paraId="24F6D09C" w14:textId="77777777" w:rsidR="003310CD" w:rsidRPr="003310CD" w:rsidRDefault="003310CD" w:rsidP="003310CD">
      <w:r w:rsidRPr="003310CD">
        <w:pict w14:anchorId="2BC6DF5B">
          <v:rect id="_x0000_i2912" style="width:0;height:0" o:hralign="center" o:hrstd="t" o:hr="t" fillcolor="#a0a0a0" stroked="f"/>
        </w:pict>
      </w:r>
    </w:p>
    <w:p w14:paraId="2BADACFE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🔶</w:t>
      </w:r>
      <w:r w:rsidRPr="003310CD">
        <w:rPr>
          <w:b/>
          <w:bCs/>
        </w:rPr>
        <w:t xml:space="preserve"> So Sánh Tổng Hợp 4 Cấu Trúc</w:t>
      </w:r>
    </w:p>
    <w:p w14:paraId="40D24837" w14:textId="77777777" w:rsidR="003310CD" w:rsidRPr="003310CD" w:rsidRDefault="003310CD" w:rsidP="003310CD">
      <w:pPr>
        <w:rPr>
          <w:b/>
          <w:bCs/>
        </w:rPr>
      </w:pPr>
      <w:r w:rsidRPr="003310CD">
        <w:rPr>
          <w:b/>
          <w:bCs/>
        </w:rPr>
        <w:t>Cùng tình huống: </w:t>
      </w:r>
      <w:r w:rsidRPr="003310CD">
        <w:rPr>
          <w:b/>
          <w:bCs/>
          <w:i/>
          <w:iCs/>
        </w:rPr>
        <w:t>Đến thư viện để học</w:t>
      </w:r>
    </w:p>
    <w:p w14:paraId="5E294BCE" w14:textId="77777777" w:rsidR="003310CD" w:rsidRPr="003310CD" w:rsidRDefault="003310CD" w:rsidP="003310CD">
      <w:r w:rsidRPr="003310CD">
        <w:t>도서관에</w:t>
      </w:r>
      <w:r w:rsidRPr="003310CD">
        <w:t xml:space="preserve"> </w:t>
      </w:r>
      <w:r w:rsidRPr="003310CD">
        <w:t>공부하</w:t>
      </w:r>
      <w:r w:rsidRPr="003310CD">
        <w:rPr>
          <w:b/>
          <w:bCs/>
        </w:rPr>
        <w:t>러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가요</w:t>
      </w:r>
      <w:r w:rsidRPr="003310CD">
        <w:t>. → </w:t>
      </w:r>
      <w:r w:rsidRPr="003310CD">
        <w:rPr>
          <w:i/>
          <w:iCs/>
        </w:rPr>
        <w:t>Tôi đến thư viện </w:t>
      </w:r>
      <w:r w:rsidRPr="003310CD">
        <w:rPr>
          <w:b/>
          <w:bCs/>
          <w:i/>
          <w:iCs/>
        </w:rPr>
        <w:t>để</w:t>
      </w:r>
      <w:r w:rsidRPr="003310CD">
        <w:rPr>
          <w:i/>
          <w:iCs/>
        </w:rPr>
        <w:t> học.</w:t>
      </w:r>
      <w:r w:rsidRPr="003310CD">
        <w:t xml:space="preserve"> (hành động di chuyển + mục đích) </w:t>
      </w:r>
      <w:r w:rsidRPr="003310CD">
        <w:t>공부하</w:t>
      </w:r>
      <w:r w:rsidRPr="003310CD">
        <w:rPr>
          <w:b/>
          <w:bCs/>
        </w:rPr>
        <w:t>러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왔어요</w:t>
      </w:r>
      <w:r w:rsidRPr="003310CD">
        <w:t>. → </w:t>
      </w:r>
      <w:r w:rsidRPr="003310CD">
        <w:rPr>
          <w:i/>
          <w:iCs/>
        </w:rPr>
        <w:t>Tôi đến đây </w:t>
      </w:r>
      <w:r w:rsidRPr="003310CD">
        <w:rPr>
          <w:b/>
          <w:bCs/>
          <w:i/>
          <w:iCs/>
        </w:rPr>
        <w:t>để</w:t>
      </w:r>
      <w:r w:rsidRPr="003310CD">
        <w:rPr>
          <w:i/>
          <w:iCs/>
        </w:rPr>
        <w:t> học.</w:t>
      </w:r>
      <w:r w:rsidRPr="003310CD">
        <w:t xml:space="preserve"> (đã đến rồi) </w:t>
      </w:r>
      <w:r w:rsidRPr="003310CD">
        <w:t>공부하</w:t>
      </w:r>
      <w:r w:rsidRPr="003310CD">
        <w:rPr>
          <w:b/>
          <w:bCs/>
        </w:rPr>
        <w:t>려고</w:t>
      </w:r>
      <w:r w:rsidRPr="003310CD">
        <w:t> </w:t>
      </w:r>
      <w:r w:rsidRPr="003310CD">
        <w:t>도서관에</w:t>
      </w:r>
      <w:r w:rsidRPr="003310CD">
        <w:t xml:space="preserve"> </w:t>
      </w:r>
      <w:r w:rsidRPr="003310CD">
        <w:t>가요</w:t>
      </w:r>
      <w:r w:rsidRPr="003310CD">
        <w:t>. → </w:t>
      </w:r>
      <w:r w:rsidRPr="003310CD">
        <w:rPr>
          <w:i/>
          <w:iCs/>
        </w:rPr>
        <w:t>Tôi đến thư viện </w:t>
      </w:r>
      <w:r w:rsidRPr="003310CD">
        <w:rPr>
          <w:b/>
          <w:bCs/>
          <w:i/>
          <w:iCs/>
        </w:rPr>
        <w:t>vì định</w:t>
      </w:r>
      <w:r w:rsidRPr="003310CD">
        <w:rPr>
          <w:i/>
          <w:iCs/>
        </w:rPr>
        <w:t> học.</w:t>
      </w:r>
      <w:r w:rsidRPr="003310CD">
        <w:t xml:space="preserve"> (nhấn mạnh ý định) </w:t>
      </w:r>
      <w:r w:rsidRPr="003310CD">
        <w:t>공부하</w:t>
      </w:r>
      <w:r w:rsidRPr="003310CD">
        <w:rPr>
          <w:b/>
          <w:bCs/>
        </w:rPr>
        <w:t>려고요</w:t>
      </w:r>
      <w:r w:rsidRPr="003310CD">
        <w:t>. → </w:t>
      </w:r>
      <w:r w:rsidRPr="003310CD">
        <w:rPr>
          <w:b/>
          <w:bCs/>
          <w:i/>
          <w:iCs/>
        </w:rPr>
        <w:t>Định</w:t>
      </w:r>
      <w:r w:rsidRPr="003310CD">
        <w:rPr>
          <w:i/>
          <w:iCs/>
        </w:rPr>
        <w:t> học vậy.</w:t>
      </w:r>
      <w:r w:rsidRPr="003310CD">
        <w:t> (trả lời ngắn khi được hỏi)</w:t>
      </w:r>
    </w:p>
    <w:p w14:paraId="714E1844" w14:textId="77777777" w:rsidR="003310CD" w:rsidRPr="003310CD" w:rsidRDefault="003310CD" w:rsidP="003310CD">
      <w:r w:rsidRPr="003310CD">
        <w:pict w14:anchorId="077377E2">
          <v:rect id="_x0000_i2913" style="width:0;height:0" o:hralign="center" o:hrstd="t" o:hr="t" fillcolor="#a0a0a0" stroked="f"/>
        </w:pict>
      </w:r>
    </w:p>
    <w:p w14:paraId="5C05E143" w14:textId="77777777" w:rsidR="003310CD" w:rsidRPr="003310CD" w:rsidRDefault="003310CD" w:rsidP="003310CD">
      <w:pPr>
        <w:rPr>
          <w:b/>
          <w:bCs/>
        </w:rPr>
      </w:pPr>
      <w:r w:rsidRPr="003310CD">
        <w:rPr>
          <w:b/>
          <w:bCs/>
        </w:rPr>
        <w:t>Bảng So Sánh Chi Tiết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0"/>
        <w:gridCol w:w="2461"/>
        <w:gridCol w:w="1873"/>
        <w:gridCol w:w="1759"/>
      </w:tblGrid>
      <w:tr w:rsidR="003310CD" w:rsidRPr="003310CD" w14:paraId="497122B3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89FAB38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Cấu trúc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078620D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Chức năng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5567D57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Câu sau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2134CAB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Ví dụ</w:t>
            </w:r>
          </w:p>
        </w:tc>
      </w:tr>
      <w:tr w:rsidR="003310CD" w:rsidRPr="003310CD" w14:paraId="5E4A5FE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44CFA0E" w14:textId="77777777" w:rsidR="003310CD" w:rsidRPr="003310CD" w:rsidRDefault="003310CD" w:rsidP="003310CD">
            <w:r w:rsidRPr="003310CD">
              <w:rPr>
                <w:b/>
                <w:bCs/>
              </w:rPr>
              <w:t>(</w:t>
            </w:r>
            <w:r w:rsidRPr="003310CD">
              <w:rPr>
                <w:b/>
                <w:bCs/>
              </w:rPr>
              <w:t>으</w:t>
            </w:r>
            <w:r w:rsidRPr="003310CD">
              <w:rPr>
                <w:b/>
                <w:bCs/>
              </w:rPr>
              <w:t>)</w:t>
            </w:r>
            <w:r w:rsidRPr="003310CD">
              <w:rPr>
                <w:b/>
                <w:bCs/>
              </w:rPr>
              <w:t>러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가다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821BA6F" w14:textId="77777777" w:rsidR="003310CD" w:rsidRPr="003310CD" w:rsidRDefault="003310CD" w:rsidP="003310CD">
            <w:r w:rsidRPr="003310CD">
              <w:t>Mục đích di chuyển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0FA1BDF" w14:textId="77777777" w:rsidR="003310CD" w:rsidRPr="003310CD" w:rsidRDefault="003310CD" w:rsidP="003310CD">
            <w:r w:rsidRPr="003310CD">
              <w:t>가다</w:t>
            </w:r>
            <w:r w:rsidRPr="003310CD">
              <w:t>/</w:t>
            </w:r>
            <w:r w:rsidRPr="003310CD">
              <w:t>오다</w:t>
            </w:r>
            <w:r w:rsidRPr="003310CD">
              <w:t>/</w:t>
            </w:r>
            <w:r w:rsidRPr="003310CD">
              <w:t>다니다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60C3B43" w14:textId="77777777" w:rsidR="003310CD" w:rsidRPr="003310CD" w:rsidRDefault="003310CD" w:rsidP="003310CD">
            <w:r w:rsidRPr="003310CD">
              <w:t>먹</w:t>
            </w:r>
            <w:r w:rsidRPr="003310CD">
              <w:rPr>
                <w:b/>
                <w:bCs/>
              </w:rPr>
              <w:t>으러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가요</w:t>
            </w:r>
          </w:p>
        </w:tc>
      </w:tr>
      <w:tr w:rsidR="003310CD" w:rsidRPr="003310CD" w14:paraId="0872EC6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64E8765" w14:textId="77777777" w:rsidR="003310CD" w:rsidRPr="003310CD" w:rsidRDefault="003310CD" w:rsidP="003310CD">
            <w:r w:rsidRPr="003310CD">
              <w:rPr>
                <w:b/>
                <w:bCs/>
              </w:rPr>
              <w:t>(</w:t>
            </w:r>
            <w:r w:rsidRPr="003310CD">
              <w:rPr>
                <w:b/>
                <w:bCs/>
              </w:rPr>
              <w:t>으</w:t>
            </w:r>
            <w:r w:rsidRPr="003310CD">
              <w:rPr>
                <w:b/>
                <w:bCs/>
              </w:rPr>
              <w:t>)</w:t>
            </w:r>
            <w:r w:rsidRPr="003310CD">
              <w:rPr>
                <w:b/>
                <w:bCs/>
              </w:rPr>
              <w:t>러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오다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DAD2367" w14:textId="77777777" w:rsidR="003310CD" w:rsidRPr="003310CD" w:rsidRDefault="003310CD" w:rsidP="003310CD">
            <w:r w:rsidRPr="003310CD">
              <w:t>Mục đích đến chỗ này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6340DF9" w14:textId="77777777" w:rsidR="003310CD" w:rsidRPr="003310CD" w:rsidRDefault="003310CD" w:rsidP="003310CD">
            <w:r w:rsidRPr="003310CD">
              <w:t>오다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608BE22" w14:textId="77777777" w:rsidR="003310CD" w:rsidRPr="003310CD" w:rsidRDefault="003310CD" w:rsidP="003310CD">
            <w:r w:rsidRPr="003310CD">
              <w:t>배우</w:t>
            </w:r>
            <w:r w:rsidRPr="003310CD">
              <w:rPr>
                <w:b/>
                <w:bCs/>
              </w:rPr>
              <w:t>러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왔어요</w:t>
            </w:r>
          </w:p>
        </w:tc>
      </w:tr>
      <w:tr w:rsidR="003310CD" w:rsidRPr="003310CD" w14:paraId="59A6AE0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BE4F5C7" w14:textId="77777777" w:rsidR="003310CD" w:rsidRPr="003310CD" w:rsidRDefault="003310CD" w:rsidP="003310CD">
            <w:r w:rsidRPr="003310CD">
              <w:rPr>
                <w:b/>
                <w:bCs/>
              </w:rPr>
              <w:t>(</w:t>
            </w:r>
            <w:r w:rsidRPr="003310CD">
              <w:rPr>
                <w:b/>
                <w:bCs/>
              </w:rPr>
              <w:t>으</w:t>
            </w:r>
            <w:r w:rsidRPr="003310CD">
              <w:rPr>
                <w:b/>
                <w:bCs/>
              </w:rPr>
              <w:t>)</w:t>
            </w:r>
            <w:r w:rsidRPr="003310CD">
              <w:rPr>
                <w:b/>
                <w:bCs/>
              </w:rPr>
              <w:t>려고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9B5A783" w14:textId="77777777" w:rsidR="003310CD" w:rsidRPr="003310CD" w:rsidRDefault="003310CD" w:rsidP="003310CD">
            <w:r w:rsidRPr="003310CD">
              <w:t>Ý định / mục đích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8E82CB9" w14:textId="77777777" w:rsidR="003310CD" w:rsidRPr="003310CD" w:rsidRDefault="003310CD" w:rsidP="003310CD">
            <w:r w:rsidRPr="003310CD">
              <w:t>Bất kỳ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E0890C4" w14:textId="77777777" w:rsidR="003310CD" w:rsidRPr="003310CD" w:rsidRDefault="003310CD" w:rsidP="003310CD">
            <w:r w:rsidRPr="003310CD">
              <w:t>공부하</w:t>
            </w:r>
            <w:r w:rsidRPr="003310CD">
              <w:rPr>
                <w:b/>
                <w:bCs/>
              </w:rPr>
              <w:t>려고</w:t>
            </w:r>
            <w:r w:rsidRPr="003310CD">
              <w:t> </w:t>
            </w:r>
            <w:r w:rsidRPr="003310CD">
              <w:t>해요</w:t>
            </w:r>
          </w:p>
        </w:tc>
      </w:tr>
      <w:tr w:rsidR="003310CD" w:rsidRPr="003310CD" w14:paraId="559FBB4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A703CDB" w14:textId="77777777" w:rsidR="003310CD" w:rsidRPr="003310CD" w:rsidRDefault="003310CD" w:rsidP="003310CD">
            <w:r w:rsidRPr="003310CD">
              <w:rPr>
                <w:b/>
                <w:bCs/>
              </w:rPr>
              <w:t>(</w:t>
            </w:r>
            <w:r w:rsidRPr="003310CD">
              <w:rPr>
                <w:b/>
                <w:bCs/>
              </w:rPr>
              <w:t>으</w:t>
            </w:r>
            <w:r w:rsidRPr="003310CD">
              <w:rPr>
                <w:b/>
                <w:bCs/>
              </w:rPr>
              <w:t>)</w:t>
            </w:r>
            <w:r w:rsidRPr="003310CD">
              <w:rPr>
                <w:b/>
                <w:bCs/>
              </w:rPr>
              <w:t>려고요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EDB7B5E" w14:textId="77777777" w:rsidR="003310CD" w:rsidRPr="003310CD" w:rsidRDefault="003310CD" w:rsidP="003310CD">
            <w:r w:rsidRPr="003310CD">
              <w:t>Trả lời ngắn về kế hoạch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518AEDF" w14:textId="77777777" w:rsidR="003310CD" w:rsidRPr="003310CD" w:rsidRDefault="003310CD" w:rsidP="003310CD">
            <w:r w:rsidRPr="003310CD">
              <w:t>Kết thúc câu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EF9863D" w14:textId="77777777" w:rsidR="003310CD" w:rsidRPr="003310CD" w:rsidRDefault="003310CD" w:rsidP="003310CD">
            <w:r w:rsidRPr="003310CD">
              <w:t>가</w:t>
            </w:r>
            <w:r w:rsidRPr="003310CD">
              <w:rPr>
                <w:b/>
                <w:bCs/>
              </w:rPr>
              <w:t>려고요</w:t>
            </w:r>
          </w:p>
        </w:tc>
      </w:tr>
    </w:tbl>
    <w:p w14:paraId="6BE0B349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🧪</w:t>
      </w:r>
      <w:r w:rsidRPr="003310CD">
        <w:rPr>
          <w:b/>
          <w:bCs/>
        </w:rPr>
        <w:t xml:space="preserve">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러</w:t>
      </w:r>
      <w:r w:rsidRPr="003310CD">
        <w:rPr>
          <w:b/>
          <w:bCs/>
        </w:rPr>
        <w:t xml:space="preserve"> vs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려고</w:t>
      </w:r>
      <w:r w:rsidRPr="003310CD">
        <w:rPr>
          <w:b/>
          <w:bCs/>
        </w:rPr>
        <w:t xml:space="preserve"> — Dễ Nhầm Nhất!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3122"/>
        <w:gridCol w:w="4043"/>
      </w:tblGrid>
      <w:tr w:rsidR="003310CD" w:rsidRPr="003310CD" w14:paraId="6C41EBCF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64AFA92" w14:textId="77777777" w:rsidR="003310CD" w:rsidRPr="003310CD" w:rsidRDefault="003310CD" w:rsidP="003310CD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57B810B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(</w:t>
            </w:r>
            <w:r w:rsidRPr="003310CD">
              <w:rPr>
                <w:b/>
                <w:bCs/>
              </w:rPr>
              <w:t>으</w:t>
            </w:r>
            <w:r w:rsidRPr="003310CD">
              <w:rPr>
                <w:b/>
                <w:bCs/>
              </w:rPr>
              <w:t>)</w:t>
            </w:r>
            <w:r w:rsidRPr="003310CD">
              <w:rPr>
                <w:b/>
                <w:bCs/>
              </w:rPr>
              <w:t>러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E1239D9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(</w:t>
            </w:r>
            <w:r w:rsidRPr="003310CD">
              <w:rPr>
                <w:b/>
                <w:bCs/>
              </w:rPr>
              <w:t>으</w:t>
            </w:r>
            <w:r w:rsidRPr="003310CD">
              <w:rPr>
                <w:b/>
                <w:bCs/>
              </w:rPr>
              <w:t>)</w:t>
            </w:r>
            <w:r w:rsidRPr="003310CD">
              <w:rPr>
                <w:b/>
                <w:bCs/>
              </w:rPr>
              <w:t>려고</w:t>
            </w:r>
          </w:p>
        </w:tc>
      </w:tr>
      <w:tr w:rsidR="003310CD" w:rsidRPr="003310CD" w14:paraId="19FDD5B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80043F5" w14:textId="77777777" w:rsidR="003310CD" w:rsidRPr="003310CD" w:rsidRDefault="003310CD" w:rsidP="003310CD">
            <w:r w:rsidRPr="003310CD">
              <w:t>Câu sau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D3BED3C" w14:textId="77777777" w:rsidR="003310CD" w:rsidRPr="003310CD" w:rsidRDefault="003310CD" w:rsidP="003310CD">
            <w:r w:rsidRPr="003310CD">
              <w:rPr>
                <w:b/>
                <w:bCs/>
              </w:rPr>
              <w:t>Bắt buộc</w:t>
            </w:r>
            <w:r w:rsidRPr="003310CD">
              <w:t xml:space="preserve"> là </w:t>
            </w:r>
            <w:r w:rsidRPr="003310CD">
              <w:t>가다</w:t>
            </w:r>
            <w:r w:rsidRPr="003310CD">
              <w:t>/</w:t>
            </w:r>
            <w:r w:rsidRPr="003310CD">
              <w:t>오다</w:t>
            </w:r>
            <w:r w:rsidRPr="003310CD">
              <w:t>/</w:t>
            </w:r>
            <w:r w:rsidRPr="003310CD">
              <w:t>다니다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F0911D3" w14:textId="77777777" w:rsidR="003310CD" w:rsidRPr="003310CD" w:rsidRDefault="003310CD" w:rsidP="003310CD">
            <w:r w:rsidRPr="003310CD">
              <w:t>Bất kỳ động từ nào</w:t>
            </w:r>
          </w:p>
        </w:tc>
      </w:tr>
      <w:tr w:rsidR="003310CD" w:rsidRPr="003310CD" w14:paraId="54A8366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9FDD13C" w14:textId="77777777" w:rsidR="003310CD" w:rsidRPr="003310CD" w:rsidRDefault="003310CD" w:rsidP="003310CD">
            <w:r w:rsidRPr="003310CD">
              <w:t>Chức năng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950C443" w14:textId="77777777" w:rsidR="003310CD" w:rsidRPr="003310CD" w:rsidRDefault="003310CD" w:rsidP="003310CD">
            <w:r w:rsidRPr="003310CD">
              <w:t>Mục đích di chuyển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A861389" w14:textId="77777777" w:rsidR="003310CD" w:rsidRPr="003310CD" w:rsidRDefault="003310CD" w:rsidP="003310CD">
            <w:r w:rsidRPr="003310CD">
              <w:t>Ý định / mục đích tổng quát</w:t>
            </w:r>
          </w:p>
        </w:tc>
      </w:tr>
      <w:tr w:rsidR="003310CD" w:rsidRPr="003310CD" w14:paraId="29C1EB6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43BD9C5" w14:textId="77777777" w:rsidR="003310CD" w:rsidRPr="003310CD" w:rsidRDefault="003310CD" w:rsidP="003310CD">
            <w:r w:rsidRPr="003310CD">
              <w:t>Ví dụ đúng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71E37EE" w14:textId="77777777" w:rsidR="003310CD" w:rsidRPr="003310CD" w:rsidRDefault="003310CD" w:rsidP="003310CD">
            <w:r w:rsidRPr="003310CD">
              <w:t>먹</w:t>
            </w:r>
            <w:r w:rsidRPr="003310CD">
              <w:rPr>
                <w:b/>
                <w:bCs/>
              </w:rPr>
              <w:t>으러</w:t>
            </w:r>
            <w:r w:rsidRPr="003310CD">
              <w:t> </w:t>
            </w:r>
            <w:r w:rsidRPr="003310CD">
              <w:t>가요</w:t>
            </w:r>
            <w:r w:rsidRPr="003310CD">
              <w:t xml:space="preserve"> </w:t>
            </w:r>
            <w:r w:rsidRPr="003310C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D54655F" w14:textId="77777777" w:rsidR="003310CD" w:rsidRPr="003310CD" w:rsidRDefault="003310CD" w:rsidP="003310CD">
            <w:r w:rsidRPr="003310CD">
              <w:t>먹</w:t>
            </w:r>
            <w:r w:rsidRPr="003310CD">
              <w:rPr>
                <w:b/>
                <w:bCs/>
              </w:rPr>
              <w:t>으려고</w:t>
            </w:r>
            <w:r w:rsidRPr="003310CD">
              <w:t> </w:t>
            </w:r>
            <w:r w:rsidRPr="003310CD">
              <w:t>해요</w:t>
            </w:r>
            <w:r w:rsidRPr="003310CD">
              <w:t xml:space="preserve"> </w:t>
            </w:r>
            <w:r w:rsidRPr="003310CD">
              <w:rPr>
                <w:rFonts w:ascii="Segoe UI Emoji" w:hAnsi="Segoe UI Emoji" w:cs="Segoe UI Emoji"/>
              </w:rPr>
              <w:t>✅</w:t>
            </w:r>
          </w:p>
        </w:tc>
      </w:tr>
      <w:tr w:rsidR="003310CD" w:rsidRPr="003310CD" w14:paraId="2B31EDA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F703B2A" w14:textId="77777777" w:rsidR="003310CD" w:rsidRPr="003310CD" w:rsidRDefault="003310CD" w:rsidP="003310CD">
            <w:r w:rsidRPr="003310CD">
              <w:t>Ví dụ sai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F9A79F2" w14:textId="77777777" w:rsidR="003310CD" w:rsidRPr="003310CD" w:rsidRDefault="003310CD" w:rsidP="003310CD">
            <w:del w:id="22" w:author="Unknown">
              <w:r w:rsidRPr="003310CD">
                <w:delText>먹으러</w:delText>
              </w:r>
              <w:r w:rsidRPr="003310CD">
                <w:delText xml:space="preserve"> </w:delText>
              </w:r>
              <w:r w:rsidRPr="003310CD">
                <w:delText>공부해요</w:delText>
              </w:r>
            </w:del>
            <w:r w:rsidRPr="003310CD">
              <w:t> </w:t>
            </w:r>
            <w:r w:rsidRPr="003310C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44521E3" w14:textId="77777777" w:rsidR="003310CD" w:rsidRPr="003310CD" w:rsidRDefault="003310CD" w:rsidP="003310CD">
            <w:del w:id="23" w:author="Unknown">
              <w:r w:rsidRPr="003310CD">
                <w:delText>먹으려고</w:delText>
              </w:r>
              <w:r w:rsidRPr="003310CD">
                <w:delText xml:space="preserve"> </w:delText>
              </w:r>
              <w:r w:rsidRPr="003310CD">
                <w:delText>가요</w:delText>
              </w:r>
            </w:del>
            <w:r w:rsidRPr="003310CD">
              <w:t> </w:t>
            </w:r>
            <w:r w:rsidRPr="003310CD">
              <w:rPr>
                <w:rFonts w:ascii="Segoe UI Emoji" w:hAnsi="Segoe UI Emoji" w:cs="Segoe UI Emoji"/>
              </w:rPr>
              <w:t>⚠️</w:t>
            </w:r>
            <w:r w:rsidRPr="003310CD">
              <w:t> </w:t>
            </w:r>
            <w:r w:rsidRPr="003310CD">
              <w:rPr>
                <w:i/>
                <w:iCs/>
              </w:rPr>
              <w:t>(không sai nhưng kỳ)</w:t>
            </w:r>
          </w:p>
        </w:tc>
      </w:tr>
    </w:tbl>
    <w:p w14:paraId="35775153" w14:textId="77777777" w:rsidR="003310CD" w:rsidRPr="003310CD" w:rsidRDefault="003310CD" w:rsidP="003310CD">
      <w:r w:rsidRPr="003310CD">
        <w:rPr>
          <w:rFonts w:ascii="Segoe UI Emoji" w:hAnsi="Segoe UI Emoji" w:cs="Segoe UI Emoji"/>
        </w:rPr>
        <w:lastRenderedPageBreak/>
        <w:t>💡</w:t>
      </w:r>
      <w:r w:rsidRPr="003310CD">
        <w:t> </w:t>
      </w:r>
      <w:r w:rsidRPr="003310CD">
        <w:rPr>
          <w:b/>
          <w:bCs/>
        </w:rPr>
        <w:t>Mẹo nhớ siêu nhanh:</w:t>
      </w:r>
    </w:p>
    <w:p w14:paraId="3D77AA54" w14:textId="77777777" w:rsidR="003310CD" w:rsidRPr="003310CD" w:rsidRDefault="003310CD" w:rsidP="003310CD">
      <w:pPr>
        <w:numPr>
          <w:ilvl w:val="0"/>
          <w:numId w:val="68"/>
        </w:numPr>
      </w:pPr>
      <w:r w:rsidRPr="003310CD">
        <w:t>Sau </w:t>
      </w:r>
      <w:r w:rsidRPr="003310CD">
        <w:rPr>
          <w:b/>
          <w:bCs/>
        </w:rPr>
        <w:t>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러</w:t>
      </w:r>
      <w:r w:rsidRPr="003310CD">
        <w:t> chỉ có thể là </w:t>
      </w:r>
      <w:r w:rsidRPr="003310CD">
        <w:rPr>
          <w:b/>
          <w:bCs/>
        </w:rPr>
        <w:t>가요</w:t>
      </w:r>
      <w:r w:rsidRPr="003310CD">
        <w:rPr>
          <w:b/>
          <w:bCs/>
        </w:rPr>
        <w:t xml:space="preserve"> / </w:t>
      </w:r>
      <w:r w:rsidRPr="003310CD">
        <w:rPr>
          <w:b/>
          <w:bCs/>
        </w:rPr>
        <w:t>왔어요</w:t>
      </w:r>
      <w:r w:rsidRPr="003310CD">
        <w:rPr>
          <w:b/>
          <w:bCs/>
        </w:rPr>
        <w:t xml:space="preserve"> / </w:t>
      </w:r>
      <w:r w:rsidRPr="003310CD">
        <w:rPr>
          <w:b/>
          <w:bCs/>
        </w:rPr>
        <w:t>다녀요</w:t>
      </w:r>
      <w:r w:rsidRPr="003310CD">
        <w:t> </w:t>
      </w:r>
      <w:r w:rsidRPr="003310CD">
        <w:rPr>
          <w:rFonts w:ascii="Segoe UI Emoji" w:hAnsi="Segoe UI Emoji" w:cs="Segoe UI Emoji"/>
        </w:rPr>
        <w:t>🚶</w:t>
      </w:r>
    </w:p>
    <w:p w14:paraId="32CE35CD" w14:textId="77777777" w:rsidR="003310CD" w:rsidRPr="003310CD" w:rsidRDefault="003310CD" w:rsidP="003310CD">
      <w:pPr>
        <w:numPr>
          <w:ilvl w:val="0"/>
          <w:numId w:val="68"/>
        </w:numPr>
      </w:pPr>
      <w:r w:rsidRPr="003310CD">
        <w:t>Sau </w:t>
      </w:r>
      <w:r w:rsidRPr="003310CD">
        <w:rPr>
          <w:b/>
          <w:bCs/>
        </w:rPr>
        <w:t>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려고</w:t>
      </w:r>
      <w:r w:rsidRPr="003310CD">
        <w:t> có thể là </w:t>
      </w:r>
      <w:r w:rsidRPr="003310CD">
        <w:rPr>
          <w:b/>
          <w:bCs/>
        </w:rPr>
        <w:t>bất kỳ động từ nào</w:t>
      </w:r>
      <w:r w:rsidRPr="003310CD">
        <w:t> </w:t>
      </w:r>
      <w:r w:rsidRPr="003310CD">
        <w:rPr>
          <w:rFonts w:ascii="Segoe UI Emoji" w:hAnsi="Segoe UI Emoji" w:cs="Segoe UI Emoji"/>
        </w:rPr>
        <w:t>✅</w:t>
      </w:r>
    </w:p>
    <w:p w14:paraId="2BF2D8C8" w14:textId="77777777" w:rsidR="003310CD" w:rsidRPr="003310CD" w:rsidRDefault="003310CD" w:rsidP="003310CD">
      <w:r w:rsidRPr="003310CD">
        <w:pict w14:anchorId="73CADA10">
          <v:rect id="_x0000_i2914" style="width:0;height:0" o:hralign="center" o:hrstd="t" o:hr="t" fillcolor="#a0a0a0" stroked="f"/>
        </w:pict>
      </w:r>
    </w:p>
    <w:p w14:paraId="1E734C4C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🧪</w:t>
      </w:r>
      <w:r w:rsidRPr="003310CD">
        <w:rPr>
          <w:b/>
          <w:bCs/>
        </w:rPr>
        <w:t xml:space="preserve">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러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가다</w:t>
      </w:r>
      <w:r w:rsidRPr="003310CD">
        <w:rPr>
          <w:b/>
          <w:bCs/>
        </w:rPr>
        <w:t xml:space="preserve"> vs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려고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하다</w:t>
      </w:r>
      <w:r w:rsidRPr="003310CD">
        <w:rPr>
          <w:b/>
          <w:bCs/>
        </w:rPr>
        <w:t xml:space="preserve"> — Cùng dịch "định đi"?</w:t>
      </w:r>
    </w:p>
    <w:p w14:paraId="4842B8B4" w14:textId="77777777" w:rsidR="003310CD" w:rsidRPr="003310CD" w:rsidRDefault="003310CD" w:rsidP="003310CD">
      <w:r w:rsidRPr="003310CD">
        <w:t>한국에</w:t>
      </w:r>
      <w:r w:rsidRPr="003310CD">
        <w:t> </w:t>
      </w:r>
      <w:r w:rsidRPr="003310CD">
        <w:rPr>
          <w:b/>
          <w:bCs/>
        </w:rPr>
        <w:t>가려고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해요</w:t>
      </w:r>
      <w:r w:rsidRPr="003310CD">
        <w:t>. → </w:t>
      </w:r>
      <w:r w:rsidRPr="003310CD">
        <w:rPr>
          <w:i/>
          <w:iCs/>
        </w:rPr>
        <w:t>Tôi </w:t>
      </w:r>
      <w:r w:rsidRPr="003310CD">
        <w:rPr>
          <w:b/>
          <w:bCs/>
          <w:i/>
          <w:iCs/>
        </w:rPr>
        <w:t>định</w:t>
      </w:r>
      <w:r w:rsidRPr="003310CD">
        <w:rPr>
          <w:i/>
          <w:iCs/>
        </w:rPr>
        <w:t> đến Hàn Quốc.</w:t>
      </w:r>
      <w:r w:rsidRPr="003310CD">
        <w:t xml:space="preserve"> (ý định, chưa đi) </w:t>
      </w:r>
      <w:r w:rsidRPr="003310CD">
        <w:t>한국에</w:t>
      </w:r>
      <w:r w:rsidRPr="003310CD">
        <w:t> </w:t>
      </w:r>
      <w:r w:rsidRPr="003310CD">
        <w:rPr>
          <w:b/>
          <w:bCs/>
        </w:rPr>
        <w:t>놀러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가요</w:t>
      </w:r>
      <w:r w:rsidRPr="003310CD">
        <w:t>. → </w:t>
      </w:r>
      <w:r w:rsidRPr="003310CD">
        <w:rPr>
          <w:i/>
          <w:iCs/>
        </w:rPr>
        <w:t>Tôi đến Hàn Quốc </w:t>
      </w:r>
      <w:r w:rsidRPr="003310CD">
        <w:rPr>
          <w:b/>
          <w:bCs/>
          <w:i/>
          <w:iCs/>
        </w:rPr>
        <w:t>để</w:t>
      </w:r>
      <w:r w:rsidRPr="003310CD">
        <w:rPr>
          <w:i/>
          <w:iCs/>
        </w:rPr>
        <w:t> chơi.</w:t>
      </w:r>
      <w:r w:rsidRPr="003310CD">
        <w:t> (hành động + mục đích rõ)</w:t>
      </w:r>
    </w:p>
    <w:p w14:paraId="42B4BAF7" w14:textId="77777777" w:rsidR="003310CD" w:rsidRPr="003310CD" w:rsidRDefault="003310CD" w:rsidP="003310CD">
      <w:r w:rsidRPr="003310CD">
        <w:t>쇼핑하</w:t>
      </w:r>
      <w:r w:rsidRPr="003310CD">
        <w:rPr>
          <w:b/>
          <w:bCs/>
        </w:rPr>
        <w:t>러</w:t>
      </w:r>
      <w:r w:rsidRPr="003310CD">
        <w:t> </w:t>
      </w:r>
      <w:r w:rsidRPr="003310CD">
        <w:t>갔어요</w:t>
      </w:r>
      <w:r w:rsidRPr="003310CD">
        <w:t>. → </w:t>
      </w:r>
      <w:r w:rsidRPr="003310CD">
        <w:rPr>
          <w:i/>
          <w:iCs/>
        </w:rPr>
        <w:t>Đã đi mua sắm.</w:t>
      </w:r>
      <w:r w:rsidRPr="003310CD">
        <w:t xml:space="preserve"> (di chuyển đã xảy ra) </w:t>
      </w:r>
      <w:r w:rsidRPr="003310CD">
        <w:t>쇼핑하</w:t>
      </w:r>
      <w:r w:rsidRPr="003310CD">
        <w:rPr>
          <w:b/>
          <w:bCs/>
        </w:rPr>
        <w:t>려고</w:t>
      </w:r>
      <w:r w:rsidRPr="003310CD">
        <w:t> </w:t>
      </w:r>
      <w:r w:rsidRPr="003310CD">
        <w:t>했어요</w:t>
      </w:r>
      <w:r w:rsidRPr="003310CD">
        <w:t>. → </w:t>
      </w:r>
      <w:r w:rsidRPr="003310CD">
        <w:rPr>
          <w:i/>
          <w:iCs/>
        </w:rPr>
        <w:t>Đã định đi mua sắm.</w:t>
      </w:r>
      <w:r w:rsidRPr="003310CD">
        <w:t> (ý định — có thể chưa thực hiện!)</w:t>
      </w:r>
    </w:p>
    <w:p w14:paraId="2A756CF3" w14:textId="77777777" w:rsidR="003310CD" w:rsidRPr="003310CD" w:rsidRDefault="003310CD" w:rsidP="003310CD">
      <w:r w:rsidRPr="003310CD">
        <w:pict w14:anchorId="481C8429">
          <v:rect id="_x0000_i2915" style="width:0;height:0" o:hralign="center" o:hrstd="t" o:hr="t" fillcolor="#a0a0a0" stroked="f"/>
        </w:pict>
      </w:r>
    </w:p>
    <w:p w14:paraId="75E16A3C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⚠️</w:t>
      </w:r>
      <w:r w:rsidRPr="003310CD">
        <w:rPr>
          <w:b/>
          <w:bCs/>
        </w:rPr>
        <w:t xml:space="preserve"> Điểm Dễ Nhầm &amp; Hay Ra Thi</w:t>
      </w:r>
    </w:p>
    <w:p w14:paraId="63B57655" w14:textId="77777777" w:rsidR="003310CD" w:rsidRPr="003310CD" w:rsidRDefault="003310CD" w:rsidP="003310CD">
      <w:r w:rsidRPr="003310CD">
        <w:rPr>
          <w:b/>
          <w:bCs/>
        </w:rPr>
        <w:t>①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러</w:t>
      </w:r>
      <w:r w:rsidRPr="003310CD">
        <w:rPr>
          <w:b/>
          <w:bCs/>
        </w:rPr>
        <w:t xml:space="preserve"> + </w:t>
      </w:r>
      <w:r w:rsidRPr="003310CD">
        <w:rPr>
          <w:b/>
          <w:bCs/>
        </w:rPr>
        <w:t>가다</w:t>
      </w:r>
      <w:r w:rsidRPr="003310CD">
        <w:rPr>
          <w:b/>
          <w:bCs/>
        </w:rPr>
        <w:t>/</w:t>
      </w:r>
      <w:r w:rsidRPr="003310CD">
        <w:rPr>
          <w:b/>
          <w:bCs/>
        </w:rPr>
        <w:t>오다</w:t>
      </w:r>
      <w:r w:rsidRPr="003310CD">
        <w:rPr>
          <w:b/>
          <w:bCs/>
        </w:rPr>
        <w:t xml:space="preserve"> — không dùng động từ khác:</w:t>
      </w:r>
    </w:p>
    <w:p w14:paraId="43898281" w14:textId="77777777" w:rsidR="003310CD" w:rsidRPr="003310CD" w:rsidRDefault="003310CD" w:rsidP="003310CD">
      <w:r w:rsidRPr="003310CD">
        <w:rPr>
          <w:rFonts w:ascii="Segoe UI Emoji" w:hAnsi="Segoe UI Emoji" w:cs="Segoe UI Emoji"/>
        </w:rPr>
        <w:t>❌</w:t>
      </w:r>
      <w:r w:rsidRPr="003310CD">
        <w:t> </w:t>
      </w:r>
      <w:del w:id="24" w:author="Unknown">
        <w:r w:rsidRPr="003310CD">
          <w:delText>공부하러</w:delText>
        </w:r>
        <w:r w:rsidRPr="003310CD">
          <w:delText xml:space="preserve"> </w:delText>
        </w:r>
        <w:r w:rsidRPr="003310CD">
          <w:delText>앉아요</w:delText>
        </w:r>
      </w:del>
      <w:r w:rsidRPr="003310CD">
        <w:t xml:space="preserve"> → sai vì </w:t>
      </w:r>
      <w:r w:rsidRPr="003310CD">
        <w:t>앉다</w:t>
      </w:r>
      <w:r w:rsidRPr="003310CD">
        <w:t xml:space="preserve"> không phải động từ di chuyển </w:t>
      </w:r>
      <w:r w:rsidRPr="003310CD">
        <w:rPr>
          <w:rFonts w:ascii="Segoe UI Emoji" w:hAnsi="Segoe UI Emoji" w:cs="Segoe UI Emoji"/>
        </w:rPr>
        <w:t>✅</w:t>
      </w:r>
      <w:r w:rsidRPr="003310CD">
        <w:t xml:space="preserve"> </w:t>
      </w:r>
      <w:r w:rsidRPr="003310CD">
        <w:t>공부하</w:t>
      </w:r>
      <w:r w:rsidRPr="003310CD">
        <w:rPr>
          <w:b/>
          <w:bCs/>
        </w:rPr>
        <w:t>려고</w:t>
      </w:r>
      <w:r w:rsidRPr="003310CD">
        <w:t> </w:t>
      </w:r>
      <w:r w:rsidRPr="003310CD">
        <w:t>앉아요</w:t>
      </w:r>
      <w:r w:rsidRPr="003310CD">
        <w:t>. → </w:t>
      </w:r>
      <w:r w:rsidRPr="003310CD">
        <w:rPr>
          <w:i/>
          <w:iCs/>
        </w:rPr>
        <w:t>Tôi ngồi xuống </w:t>
      </w:r>
      <w:r w:rsidRPr="003310CD">
        <w:rPr>
          <w:b/>
          <w:bCs/>
          <w:i/>
          <w:iCs/>
        </w:rPr>
        <w:t>để</w:t>
      </w:r>
      <w:r w:rsidRPr="003310CD">
        <w:rPr>
          <w:i/>
          <w:iCs/>
        </w:rPr>
        <w:t> học.</w:t>
      </w:r>
    </w:p>
    <w:p w14:paraId="0D6070B9" w14:textId="77777777" w:rsidR="003310CD" w:rsidRPr="003310CD" w:rsidRDefault="003310CD" w:rsidP="003310CD">
      <w:r w:rsidRPr="003310CD">
        <w:rPr>
          <w:b/>
          <w:bCs/>
        </w:rPr>
        <w:t>②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려고</w:t>
      </w:r>
      <w:r w:rsidRPr="003310CD">
        <w:rPr>
          <w:b/>
          <w:bCs/>
        </w:rPr>
        <w:t xml:space="preserve"> — chủ ngữ 2 vế phải GIỐNG NHAU:</w:t>
      </w:r>
    </w:p>
    <w:p w14:paraId="47D12539" w14:textId="77777777" w:rsidR="003310CD" w:rsidRPr="003310CD" w:rsidRDefault="003310CD" w:rsidP="003310CD">
      <w:r w:rsidRPr="003310CD">
        <w:rPr>
          <w:rFonts w:ascii="Segoe UI Emoji" w:hAnsi="Segoe UI Emoji" w:cs="Segoe UI Emoji"/>
        </w:rPr>
        <w:t>✅</w:t>
      </w:r>
      <w:r w:rsidRPr="003310CD">
        <w:t> </w:t>
      </w:r>
      <w:r w:rsidRPr="003310CD">
        <w:rPr>
          <w:b/>
          <w:bCs/>
        </w:rPr>
        <w:t>저는</w:t>
      </w:r>
      <w:r w:rsidRPr="003310CD">
        <w:t> </w:t>
      </w:r>
      <w:r w:rsidRPr="003310CD">
        <w:t>살을</w:t>
      </w:r>
      <w:r w:rsidRPr="003310CD">
        <w:t xml:space="preserve"> </w:t>
      </w:r>
      <w:r w:rsidRPr="003310CD">
        <w:t>빼</w:t>
      </w:r>
      <w:r w:rsidRPr="003310CD">
        <w:rPr>
          <w:b/>
          <w:bCs/>
        </w:rPr>
        <w:t>려고</w:t>
      </w:r>
      <w:r w:rsidRPr="003310CD">
        <w:t> </w:t>
      </w:r>
      <w:r w:rsidRPr="003310CD">
        <w:rPr>
          <w:b/>
          <w:bCs/>
        </w:rPr>
        <w:t>저는</w:t>
      </w:r>
      <w:r w:rsidRPr="003310CD">
        <w:t> </w:t>
      </w:r>
      <w:r w:rsidRPr="003310CD">
        <w:t>운동해요</w:t>
      </w:r>
      <w:r w:rsidRPr="003310CD">
        <w:t>. → </w:t>
      </w:r>
      <w:r w:rsidRPr="003310CD">
        <w:rPr>
          <w:i/>
          <w:iCs/>
        </w:rPr>
        <w:t>Tôi tập thể dục để giảm cân.</w:t>
      </w:r>
    </w:p>
    <w:p w14:paraId="3D8DE881" w14:textId="77777777" w:rsidR="003310CD" w:rsidRPr="003310CD" w:rsidRDefault="003310CD" w:rsidP="003310CD">
      <w:r w:rsidRPr="003310CD">
        <w:rPr>
          <w:rFonts w:ascii="Segoe UI Emoji" w:hAnsi="Segoe UI Emoji" w:cs="Segoe UI Emoji"/>
        </w:rPr>
        <w:t>❌</w:t>
      </w:r>
      <w:r w:rsidRPr="003310CD">
        <w:t> </w:t>
      </w:r>
      <w:del w:id="25" w:author="Unknown">
        <w:r w:rsidRPr="003310CD">
          <w:delText>비가</w:delText>
        </w:r>
        <w:r w:rsidRPr="003310CD">
          <w:delText xml:space="preserve"> </w:delText>
        </w:r>
        <w:r w:rsidRPr="003310CD">
          <w:delText>오려고</w:delText>
        </w:r>
        <w:r w:rsidRPr="003310CD">
          <w:delText xml:space="preserve"> </w:delText>
        </w:r>
        <w:r w:rsidRPr="003310CD">
          <w:delText>저는</w:delText>
        </w:r>
        <w:r w:rsidRPr="003310CD">
          <w:delText xml:space="preserve"> </w:delText>
        </w:r>
        <w:r w:rsidRPr="003310CD">
          <w:delText>우산을</w:delText>
        </w:r>
        <w:r w:rsidRPr="003310CD">
          <w:delText xml:space="preserve"> </w:delText>
        </w:r>
        <w:r w:rsidRPr="003310CD">
          <w:delText>가져왔어요</w:delText>
        </w:r>
      </w:del>
      <w:r w:rsidRPr="003310CD">
        <w:t> → Chủ ngữ khác nhau (</w:t>
      </w:r>
      <w:r w:rsidRPr="003310CD">
        <w:t>비</w:t>
      </w:r>
      <w:r w:rsidRPr="003310CD">
        <w:t xml:space="preserve"> vs </w:t>
      </w:r>
      <w:r w:rsidRPr="003310CD">
        <w:t>저</w:t>
      </w:r>
      <w:r w:rsidRPr="003310CD">
        <w:t xml:space="preserve">) → không dùng </w:t>
      </w:r>
      <w:r w:rsidRPr="003310CD">
        <w:t>려고</w:t>
      </w:r>
      <w:r w:rsidRPr="003310CD">
        <w:t xml:space="preserve"> được! </w:t>
      </w:r>
      <w:r w:rsidRPr="003310CD">
        <w:rPr>
          <w:rFonts w:ascii="Segoe UI Emoji" w:hAnsi="Segoe UI Emoji" w:cs="Segoe UI Emoji"/>
        </w:rPr>
        <w:t>✅</w:t>
      </w:r>
      <w:r w:rsidRPr="003310CD">
        <w:t xml:space="preserve"> </w:t>
      </w:r>
      <w:r w:rsidRPr="003310CD">
        <w:t>비가</w:t>
      </w:r>
      <w:r w:rsidRPr="003310CD">
        <w:t xml:space="preserve"> </w:t>
      </w:r>
      <w:r w:rsidRPr="003310CD">
        <w:t>올</w:t>
      </w:r>
      <w:r w:rsidRPr="003310CD">
        <w:t xml:space="preserve"> </w:t>
      </w:r>
      <w:r w:rsidRPr="003310CD">
        <w:t>것</w:t>
      </w:r>
      <w:r w:rsidRPr="003310CD">
        <w:t> </w:t>
      </w:r>
      <w:r w:rsidRPr="003310CD">
        <w:rPr>
          <w:b/>
          <w:bCs/>
        </w:rPr>
        <w:t>같아서</w:t>
      </w:r>
      <w:r w:rsidRPr="003310CD">
        <w:t> </w:t>
      </w:r>
      <w:r w:rsidRPr="003310CD">
        <w:t>우산을</w:t>
      </w:r>
      <w:r w:rsidRPr="003310CD">
        <w:t xml:space="preserve"> </w:t>
      </w:r>
      <w:r w:rsidRPr="003310CD">
        <w:t>가져왔어요</w:t>
      </w:r>
      <w:r w:rsidRPr="003310CD">
        <w:t>. </w:t>
      </w:r>
      <w:r w:rsidRPr="003310CD">
        <w:rPr>
          <w:i/>
          <w:iCs/>
        </w:rPr>
        <w:t>(vì có vẻ sắp mưa...)</w:t>
      </w:r>
    </w:p>
    <w:p w14:paraId="081D6CD1" w14:textId="77777777" w:rsidR="003310CD" w:rsidRPr="003310CD" w:rsidRDefault="003310CD" w:rsidP="003310CD">
      <w:r w:rsidRPr="003310CD">
        <w:rPr>
          <w:b/>
          <w:bCs/>
        </w:rPr>
        <w:t xml:space="preserve">③ </w:t>
      </w:r>
      <w:r w:rsidRPr="003310CD">
        <w:rPr>
          <w:b/>
          <w:bCs/>
        </w:rPr>
        <w:t>ㄹ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불규칙</w:t>
      </w:r>
      <w:r w:rsidRPr="003310CD">
        <w:rPr>
          <w:b/>
          <w:bCs/>
        </w:rPr>
        <w:t xml:space="preserve"> — không bị ảnh hưởng bởi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러</w:t>
      </w:r>
      <w:r w:rsidRPr="003310CD">
        <w:rPr>
          <w:b/>
          <w:bCs/>
        </w:rPr>
        <w:t xml:space="preserve"> /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려고</w:t>
      </w:r>
      <w:r w:rsidRPr="003310CD">
        <w:rPr>
          <w:b/>
          <w:bCs/>
        </w:rPr>
        <w:t>:</w:t>
      </w:r>
    </w:p>
    <w:p w14:paraId="6BE43A22" w14:textId="77777777" w:rsidR="003310CD" w:rsidRPr="003310CD" w:rsidRDefault="003310CD" w:rsidP="003310CD">
      <w:r w:rsidRPr="003310CD">
        <w:t>놀다</w:t>
      </w:r>
      <w:r w:rsidRPr="003310CD">
        <w:t xml:space="preserve"> → </w:t>
      </w:r>
      <w:r w:rsidRPr="003310CD">
        <w:rPr>
          <w:b/>
          <w:bCs/>
        </w:rPr>
        <w:t>놀</w:t>
      </w:r>
      <w:r w:rsidRPr="003310CD">
        <w:t>러</w:t>
      </w:r>
      <w:r w:rsidRPr="003310CD">
        <w:t xml:space="preserve"> </w:t>
      </w:r>
      <w:r w:rsidRPr="003310CD">
        <w:t>가요</w:t>
      </w:r>
      <w:r w:rsidRPr="003310CD">
        <w:t xml:space="preserve"> </w:t>
      </w:r>
      <w:r w:rsidRPr="003310CD">
        <w:rPr>
          <w:rFonts w:ascii="Segoe UI Emoji" w:hAnsi="Segoe UI Emoji" w:cs="Segoe UI Emoji"/>
        </w:rPr>
        <w:t>✅</w:t>
      </w:r>
      <w:r w:rsidRPr="003310CD">
        <w:rPr>
          <w:rFonts w:ascii="Aptos" w:hAnsi="Aptos" w:cs="Aptos"/>
        </w:rPr>
        <w:t> </w:t>
      </w:r>
      <w:r w:rsidRPr="003310CD">
        <w:rPr>
          <w:i/>
          <w:iCs/>
        </w:rPr>
        <w:t>(</w:t>
      </w:r>
      <w:r w:rsidRPr="003310CD">
        <w:rPr>
          <w:i/>
          <w:iCs/>
        </w:rPr>
        <w:t>ㄹ</w:t>
      </w:r>
      <w:r w:rsidRPr="003310CD">
        <w:rPr>
          <w:i/>
          <w:iCs/>
        </w:rPr>
        <w:t xml:space="preserve"> giữ nguyên)</w:t>
      </w:r>
      <w:r w:rsidRPr="003310CD">
        <w:t> </w:t>
      </w:r>
      <w:r w:rsidRPr="003310CD">
        <w:t>만들다</w:t>
      </w:r>
      <w:r w:rsidRPr="003310CD">
        <w:t xml:space="preserve"> → </w:t>
      </w:r>
      <w:r w:rsidRPr="003310CD">
        <w:rPr>
          <w:b/>
          <w:bCs/>
        </w:rPr>
        <w:t>만들</w:t>
      </w:r>
      <w:r w:rsidRPr="003310CD">
        <w:t>러</w:t>
      </w:r>
      <w:r w:rsidRPr="003310CD">
        <w:t xml:space="preserve"> </w:t>
      </w:r>
      <w:r w:rsidRPr="003310CD">
        <w:t>가요</w:t>
      </w:r>
      <w:r w:rsidRPr="003310CD">
        <w:t xml:space="preserve"> </w:t>
      </w:r>
      <w:r w:rsidRPr="003310CD">
        <w:rPr>
          <w:rFonts w:ascii="Segoe UI Emoji" w:hAnsi="Segoe UI Emoji" w:cs="Segoe UI Emoji"/>
        </w:rPr>
        <w:t>✅</w:t>
      </w:r>
      <w:r w:rsidRPr="003310CD">
        <w:t xml:space="preserve"> /</w:t>
      </w:r>
      <w:r w:rsidRPr="003310CD">
        <w:rPr>
          <w:rFonts w:ascii="Aptos" w:hAnsi="Aptos" w:cs="Aptos"/>
        </w:rPr>
        <w:t> </w:t>
      </w:r>
      <w:r w:rsidRPr="003310CD">
        <w:rPr>
          <w:b/>
          <w:bCs/>
        </w:rPr>
        <w:t>만들</w:t>
      </w:r>
      <w:r w:rsidRPr="003310CD">
        <w:t>려고</w:t>
      </w:r>
      <w:r w:rsidRPr="003310CD">
        <w:t xml:space="preserve"> </w:t>
      </w:r>
      <w:r w:rsidRPr="003310CD">
        <w:t>해요</w:t>
      </w:r>
      <w:r w:rsidRPr="003310CD">
        <w:t xml:space="preserve"> </w:t>
      </w:r>
      <w:r w:rsidRPr="003310CD">
        <w:rPr>
          <w:rFonts w:ascii="Segoe UI Emoji" w:hAnsi="Segoe UI Emoji" w:cs="Segoe UI Emoji"/>
        </w:rPr>
        <w:t>✅</w:t>
      </w:r>
    </w:p>
    <w:p w14:paraId="2D970AA3" w14:textId="77777777" w:rsidR="003310CD" w:rsidRPr="003310CD" w:rsidRDefault="003310CD" w:rsidP="003310CD">
      <w:r w:rsidRPr="003310CD">
        <w:rPr>
          <w:b/>
          <w:bCs/>
        </w:rPr>
        <w:t>④ Bẫy TOPIK — hỏi về mục đích:</w:t>
      </w:r>
    </w:p>
    <w:p w14:paraId="167FD26E" w14:textId="77777777" w:rsidR="003310CD" w:rsidRPr="003310CD" w:rsidRDefault="003310CD" w:rsidP="003310CD">
      <w:r w:rsidRPr="003310CD">
        <w:lastRenderedPageBreak/>
        <w:t xml:space="preserve">Q: </w:t>
      </w:r>
      <w:r w:rsidRPr="003310CD">
        <w:t>왜</w:t>
      </w:r>
      <w:r w:rsidRPr="003310CD">
        <w:t xml:space="preserve"> </w:t>
      </w:r>
      <w:r w:rsidRPr="003310CD">
        <w:t>한국에</w:t>
      </w:r>
      <w:r w:rsidRPr="003310CD">
        <w:t xml:space="preserve"> </w:t>
      </w:r>
      <w:r w:rsidRPr="003310CD">
        <w:t>왔어요</w:t>
      </w:r>
      <w:r w:rsidRPr="003310CD">
        <w:t xml:space="preserve">? </w:t>
      </w:r>
      <w:r w:rsidRPr="003310CD">
        <w:rPr>
          <w:rFonts w:ascii="Segoe UI Emoji" w:hAnsi="Segoe UI Emoji" w:cs="Segoe UI Emoji"/>
        </w:rPr>
        <w:t>✅</w:t>
      </w:r>
      <w:r w:rsidRPr="003310CD">
        <w:t xml:space="preserve"> </w:t>
      </w:r>
      <w:r w:rsidRPr="003310CD">
        <w:t>한국어를</w:t>
      </w:r>
      <w:r w:rsidRPr="003310CD">
        <w:t xml:space="preserve"> </w:t>
      </w:r>
      <w:r w:rsidRPr="003310CD">
        <w:t>배우</w:t>
      </w:r>
      <w:r w:rsidRPr="003310CD">
        <w:rPr>
          <w:b/>
          <w:bCs/>
        </w:rPr>
        <w:t>러</w:t>
      </w:r>
      <w:r w:rsidRPr="003310CD">
        <w:t> </w:t>
      </w:r>
      <w:r w:rsidRPr="003310CD">
        <w:t>왔어요</w:t>
      </w:r>
      <w:r w:rsidRPr="003310CD">
        <w:t>. </w:t>
      </w:r>
      <w:r w:rsidRPr="003310CD">
        <w:rPr>
          <w:i/>
          <w:iCs/>
        </w:rPr>
        <w:t>(mục đích di chuyển — tự nhiên nhất)</w:t>
      </w:r>
      <w:r w:rsidRPr="003310CD">
        <w:t> </w:t>
      </w:r>
      <w:r w:rsidRPr="003310CD">
        <w:rPr>
          <w:rFonts w:ascii="Segoe UI Emoji" w:hAnsi="Segoe UI Emoji" w:cs="Segoe UI Emoji"/>
        </w:rPr>
        <w:t>✅</w:t>
      </w:r>
      <w:r w:rsidRPr="003310CD">
        <w:t xml:space="preserve"> </w:t>
      </w:r>
      <w:r w:rsidRPr="003310CD">
        <w:t>한국어를</w:t>
      </w:r>
      <w:r w:rsidRPr="003310CD">
        <w:t xml:space="preserve"> </w:t>
      </w:r>
      <w:r w:rsidRPr="003310CD">
        <w:t>배우</w:t>
      </w:r>
      <w:r w:rsidRPr="003310CD">
        <w:rPr>
          <w:b/>
          <w:bCs/>
        </w:rPr>
        <w:t>려고</w:t>
      </w:r>
      <w:r w:rsidRPr="003310CD">
        <w:t> </w:t>
      </w:r>
      <w:r w:rsidRPr="003310CD">
        <w:t>왔어요</w:t>
      </w:r>
      <w:r w:rsidRPr="003310CD">
        <w:t>. </w:t>
      </w:r>
      <w:r w:rsidRPr="003310CD">
        <w:rPr>
          <w:i/>
          <w:iCs/>
        </w:rPr>
        <w:t>(cũng đúng)</w:t>
      </w:r>
      <w:r w:rsidRPr="003310CD">
        <w:t> → Cả hai đúng nhưng </w:t>
      </w:r>
      <w:r w:rsidRPr="003310CD">
        <w:rPr>
          <w:b/>
          <w:bCs/>
        </w:rPr>
        <w:t>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러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오다</w:t>
      </w:r>
      <w:r w:rsidRPr="003310CD">
        <w:t> tự nhiên hơn khi hỏi về lý do đến đây!</w:t>
      </w:r>
    </w:p>
    <w:p w14:paraId="40B876D1" w14:textId="77777777" w:rsidR="003310CD" w:rsidRPr="003310CD" w:rsidRDefault="003310CD" w:rsidP="003310CD">
      <w:r w:rsidRPr="003310CD">
        <w:pict w14:anchorId="0906E58D">
          <v:rect id="_x0000_i2916" style="width:0;height:0" o:hralign="center" o:hrstd="t" o:hr="t" fillcolor="#a0a0a0" stroked="f"/>
        </w:pict>
      </w:r>
    </w:p>
    <w:p w14:paraId="7FB2F3E2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Cụm Hay Gặp Trong TOPIK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7"/>
        <w:gridCol w:w="1759"/>
      </w:tblGrid>
      <w:tr w:rsidR="003310CD" w:rsidRPr="003310CD" w14:paraId="2DD3D0F7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F431BA4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Tiếng Hàn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C8823D8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Nghĩa</w:t>
            </w:r>
          </w:p>
        </w:tc>
      </w:tr>
      <w:tr w:rsidR="003310CD" w:rsidRPr="003310CD" w14:paraId="08A8BE0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2044FC0" w14:textId="77777777" w:rsidR="003310CD" w:rsidRPr="003310CD" w:rsidRDefault="003310CD" w:rsidP="003310CD">
            <w:r w:rsidRPr="003310CD">
              <w:t>놀</w:t>
            </w:r>
            <w:r w:rsidRPr="003310CD">
              <w:rPr>
                <w:b/>
                <w:bCs/>
              </w:rPr>
              <w:t>러</w:t>
            </w:r>
            <w:r w:rsidRPr="003310CD">
              <w:t> </w:t>
            </w:r>
            <w:r w:rsidRPr="003310CD">
              <w:t>가다</w:t>
            </w:r>
            <w:r w:rsidRPr="003310CD">
              <w:t>/</w:t>
            </w:r>
            <w:r w:rsidRPr="003310CD">
              <w:t>오다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A743F2E" w14:textId="77777777" w:rsidR="003310CD" w:rsidRPr="003310CD" w:rsidRDefault="003310CD" w:rsidP="003310CD">
            <w:r w:rsidRPr="003310CD">
              <w:t>đi/đến để chơi</w:t>
            </w:r>
          </w:p>
        </w:tc>
      </w:tr>
      <w:tr w:rsidR="003310CD" w:rsidRPr="003310CD" w14:paraId="682C986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C8EBEC0" w14:textId="77777777" w:rsidR="003310CD" w:rsidRPr="003310CD" w:rsidRDefault="003310CD" w:rsidP="003310CD">
            <w:r w:rsidRPr="003310CD">
              <w:t>여행하</w:t>
            </w:r>
            <w:r w:rsidRPr="003310CD">
              <w:rPr>
                <w:b/>
                <w:bCs/>
              </w:rPr>
              <w:t>러</w:t>
            </w:r>
            <w:r w:rsidRPr="003310CD">
              <w:t> </w:t>
            </w:r>
            <w:r w:rsidRPr="003310CD">
              <w:t>가다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B38AC09" w14:textId="77777777" w:rsidR="003310CD" w:rsidRPr="003310CD" w:rsidRDefault="003310CD" w:rsidP="003310CD">
            <w:r w:rsidRPr="003310CD">
              <w:t>đi du lịch</w:t>
            </w:r>
          </w:p>
        </w:tc>
      </w:tr>
      <w:tr w:rsidR="003310CD" w:rsidRPr="003310CD" w14:paraId="049B99B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1DF9E08" w14:textId="77777777" w:rsidR="003310CD" w:rsidRPr="003310CD" w:rsidRDefault="003310CD" w:rsidP="003310CD">
            <w:r w:rsidRPr="003310CD">
              <w:t>구경하</w:t>
            </w:r>
            <w:r w:rsidRPr="003310CD">
              <w:rPr>
                <w:b/>
                <w:bCs/>
              </w:rPr>
              <w:t>러</w:t>
            </w:r>
            <w:r w:rsidRPr="003310CD">
              <w:t> </w:t>
            </w:r>
            <w:r w:rsidRPr="003310CD">
              <w:t>가다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ABE60FD" w14:textId="77777777" w:rsidR="003310CD" w:rsidRPr="003310CD" w:rsidRDefault="003310CD" w:rsidP="003310CD">
            <w:r w:rsidRPr="003310CD">
              <w:t>đi tham quan</w:t>
            </w:r>
          </w:p>
        </w:tc>
      </w:tr>
      <w:tr w:rsidR="003310CD" w:rsidRPr="003310CD" w14:paraId="4273732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0649FC0" w14:textId="77777777" w:rsidR="003310CD" w:rsidRPr="003310CD" w:rsidRDefault="003310CD" w:rsidP="003310CD">
            <w:r w:rsidRPr="003310CD">
              <w:t>배우</w:t>
            </w:r>
            <w:r w:rsidRPr="003310CD">
              <w:rPr>
                <w:b/>
                <w:bCs/>
              </w:rPr>
              <w:t>러</w:t>
            </w:r>
            <w:r w:rsidRPr="003310CD">
              <w:t> </w:t>
            </w:r>
            <w:r w:rsidRPr="003310CD">
              <w:t>오다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F517147" w14:textId="77777777" w:rsidR="003310CD" w:rsidRPr="003310CD" w:rsidRDefault="003310CD" w:rsidP="003310CD">
            <w:r w:rsidRPr="003310CD">
              <w:t>đến để học</w:t>
            </w:r>
          </w:p>
        </w:tc>
      </w:tr>
      <w:tr w:rsidR="003310CD" w:rsidRPr="003310CD" w14:paraId="39F5714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2168300" w14:textId="77777777" w:rsidR="003310CD" w:rsidRPr="003310CD" w:rsidRDefault="003310CD" w:rsidP="003310CD">
            <w:r w:rsidRPr="003310CD">
              <w:t>만나</w:t>
            </w:r>
            <w:r w:rsidRPr="003310CD">
              <w:rPr>
                <w:b/>
                <w:bCs/>
              </w:rPr>
              <w:t>러</w:t>
            </w:r>
            <w:r w:rsidRPr="003310CD">
              <w:t> </w:t>
            </w:r>
            <w:r w:rsidRPr="003310CD">
              <w:t>오다</w:t>
            </w:r>
            <w:r w:rsidRPr="003310CD">
              <w:t>/</w:t>
            </w:r>
            <w:r w:rsidRPr="003310CD">
              <w:t>가다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4AC884B" w14:textId="77777777" w:rsidR="003310CD" w:rsidRPr="003310CD" w:rsidRDefault="003310CD" w:rsidP="003310CD">
            <w:r w:rsidRPr="003310CD">
              <w:t>đến/đi để gặp</w:t>
            </w:r>
          </w:p>
        </w:tc>
      </w:tr>
      <w:tr w:rsidR="003310CD" w:rsidRPr="003310CD" w14:paraId="2B8A41B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8085876" w14:textId="77777777" w:rsidR="003310CD" w:rsidRPr="003310CD" w:rsidRDefault="003310CD" w:rsidP="003310CD">
            <w:r w:rsidRPr="003310CD">
              <w:t>~</w:t>
            </w:r>
            <w:r w:rsidRPr="003310CD">
              <w:t>하</w:t>
            </w:r>
            <w:r w:rsidRPr="003310CD">
              <w:rPr>
                <w:b/>
                <w:bCs/>
              </w:rPr>
              <w:t>려고</w:t>
            </w:r>
            <w:r w:rsidRPr="003310CD">
              <w:t> </w:t>
            </w:r>
            <w:r w:rsidRPr="003310CD">
              <w:t>하다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3367745" w14:textId="77777777" w:rsidR="003310CD" w:rsidRPr="003310CD" w:rsidRDefault="003310CD" w:rsidP="003310CD">
            <w:r w:rsidRPr="003310CD">
              <w:t>định làm ~</w:t>
            </w:r>
          </w:p>
        </w:tc>
      </w:tr>
      <w:tr w:rsidR="003310CD" w:rsidRPr="003310CD" w14:paraId="6392351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2081DC3" w14:textId="77777777" w:rsidR="003310CD" w:rsidRPr="003310CD" w:rsidRDefault="003310CD" w:rsidP="003310CD">
            <w:r w:rsidRPr="003310CD">
              <w:t>~</w:t>
            </w:r>
            <w:r w:rsidRPr="003310CD">
              <w:t>하</w:t>
            </w:r>
            <w:r w:rsidRPr="003310CD">
              <w:rPr>
                <w:b/>
                <w:bCs/>
              </w:rPr>
              <w:t>려고</w:t>
            </w:r>
            <w:r w:rsidRPr="003310CD">
              <w:t> </w:t>
            </w:r>
            <w:r w:rsidRPr="003310CD">
              <w:t>노력하다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C6AAD96" w14:textId="77777777" w:rsidR="003310CD" w:rsidRPr="003310CD" w:rsidRDefault="003310CD" w:rsidP="003310CD">
            <w:r w:rsidRPr="003310CD">
              <w:t>cố gắng để làm ~</w:t>
            </w:r>
          </w:p>
        </w:tc>
      </w:tr>
    </w:tbl>
    <w:p w14:paraId="7B0CDA19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✏️</w:t>
      </w:r>
      <w:r w:rsidRPr="003310CD">
        <w:rPr>
          <w:b/>
          <w:bCs/>
        </w:rPr>
        <w:t xml:space="preserve"> Mini Quiz</w:t>
      </w:r>
    </w:p>
    <w:p w14:paraId="3717EA3E" w14:textId="77777777" w:rsidR="003310CD" w:rsidRPr="003310CD" w:rsidRDefault="003310CD" w:rsidP="003310CD">
      <w:r w:rsidRPr="003310CD">
        <w:t>Điền </w:t>
      </w:r>
      <w:r w:rsidRPr="003310CD">
        <w:rPr>
          <w:b/>
          <w:bCs/>
        </w:rPr>
        <w:t>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러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가다</w:t>
      </w:r>
      <w:r w:rsidRPr="003310CD">
        <w:rPr>
          <w:b/>
          <w:bCs/>
        </w:rPr>
        <w:t>/</w:t>
      </w:r>
      <w:r w:rsidRPr="003310CD">
        <w:rPr>
          <w:b/>
          <w:bCs/>
        </w:rPr>
        <w:t>오다</w:t>
      </w:r>
      <w:r w:rsidRPr="003310CD">
        <w:rPr>
          <w:b/>
          <w:bCs/>
        </w:rPr>
        <w:t>,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려고</w:t>
      </w:r>
      <w:r w:rsidRPr="003310CD">
        <w:rPr>
          <w:b/>
          <w:bCs/>
        </w:rPr>
        <w:t>,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려고요</w:t>
      </w:r>
      <w:r w:rsidRPr="003310CD">
        <w:t> vào chỗ trống:</w:t>
      </w:r>
    </w:p>
    <w:p w14:paraId="2B821B6D" w14:textId="77777777" w:rsidR="003310CD" w:rsidRPr="003310CD" w:rsidRDefault="003310CD" w:rsidP="003310CD">
      <w:pPr>
        <w:numPr>
          <w:ilvl w:val="0"/>
          <w:numId w:val="69"/>
        </w:numPr>
      </w:pPr>
      <w:r w:rsidRPr="003310CD">
        <w:t>저는</w:t>
      </w:r>
      <w:r w:rsidRPr="003310CD">
        <w:t xml:space="preserve"> </w:t>
      </w:r>
      <w:r w:rsidRPr="003310CD">
        <w:t>한국</w:t>
      </w:r>
      <w:r w:rsidRPr="003310CD">
        <w:t xml:space="preserve"> </w:t>
      </w:r>
      <w:r w:rsidRPr="003310CD">
        <w:t>음식을</w:t>
      </w:r>
      <w:r w:rsidRPr="003310CD">
        <w:t xml:space="preserve"> ___ </w:t>
      </w:r>
      <w:r w:rsidRPr="003310CD">
        <w:t>한국</w:t>
      </w:r>
      <w:r w:rsidRPr="003310CD">
        <w:t xml:space="preserve"> </w:t>
      </w:r>
      <w:r w:rsidRPr="003310CD">
        <w:t>식당에</w:t>
      </w:r>
      <w:r w:rsidRPr="003310CD">
        <w:t xml:space="preserve"> </w:t>
      </w:r>
      <w:r w:rsidRPr="003310CD">
        <w:t>갔어요</w:t>
      </w:r>
      <w:r w:rsidRPr="003310CD">
        <w:t>. </w:t>
      </w:r>
      <w:r w:rsidRPr="003310CD">
        <w:rPr>
          <w:i/>
          <w:iCs/>
        </w:rPr>
        <w:t>(Tôi đến nhà hàng Hàn Quốc để ăn đồ ăn Hàn Quốc.)</w:t>
      </w:r>
    </w:p>
    <w:p w14:paraId="3962E257" w14:textId="77777777" w:rsidR="003310CD" w:rsidRPr="003310CD" w:rsidRDefault="003310CD" w:rsidP="003310CD">
      <w:pPr>
        <w:numPr>
          <w:ilvl w:val="0"/>
          <w:numId w:val="69"/>
        </w:numPr>
      </w:pPr>
      <w:r w:rsidRPr="003310CD">
        <w:t xml:space="preserve">A: </w:t>
      </w:r>
      <w:r w:rsidRPr="003310CD">
        <w:t>왜</w:t>
      </w:r>
      <w:r w:rsidRPr="003310CD">
        <w:t xml:space="preserve"> </w:t>
      </w:r>
      <w:r w:rsidRPr="003310CD">
        <w:t>도서관에</w:t>
      </w:r>
      <w:r w:rsidRPr="003310CD">
        <w:t xml:space="preserve"> </w:t>
      </w:r>
      <w:r w:rsidRPr="003310CD">
        <w:t>왔어요</w:t>
      </w:r>
      <w:r w:rsidRPr="003310CD">
        <w:t xml:space="preserve">? B: </w:t>
      </w:r>
      <w:r w:rsidRPr="003310CD">
        <w:t>시험</w:t>
      </w:r>
      <w:r w:rsidRPr="003310CD">
        <w:t xml:space="preserve"> </w:t>
      </w:r>
      <w:r w:rsidRPr="003310CD">
        <w:t>공부</w:t>
      </w:r>
      <w:r w:rsidRPr="003310CD">
        <w:t>___. </w:t>
      </w:r>
      <w:r w:rsidRPr="003310CD">
        <w:rPr>
          <w:i/>
          <w:iCs/>
        </w:rPr>
        <w:t>(A: Sao bạn đến thư viện? B: Định ôn thi vậy.)</w:t>
      </w:r>
    </w:p>
    <w:p w14:paraId="2191F0DC" w14:textId="77777777" w:rsidR="003310CD" w:rsidRPr="003310CD" w:rsidRDefault="003310CD" w:rsidP="003310CD">
      <w:pPr>
        <w:numPr>
          <w:ilvl w:val="0"/>
          <w:numId w:val="69"/>
        </w:numPr>
      </w:pPr>
      <w:r w:rsidRPr="003310CD">
        <w:t>살을</w:t>
      </w:r>
      <w:r w:rsidRPr="003310CD">
        <w:t xml:space="preserve"> </w:t>
      </w:r>
      <w:r w:rsidRPr="003310CD">
        <w:t>빼</w:t>
      </w:r>
      <w:r w:rsidRPr="003310CD">
        <w:t xml:space="preserve">___ </w:t>
      </w:r>
      <w:r w:rsidRPr="003310CD">
        <w:t>매일</w:t>
      </w:r>
      <w:r w:rsidRPr="003310CD">
        <w:t xml:space="preserve"> </w:t>
      </w:r>
      <w:r w:rsidRPr="003310CD">
        <w:t>아침</w:t>
      </w:r>
      <w:r w:rsidRPr="003310CD">
        <w:t xml:space="preserve"> </w:t>
      </w:r>
      <w:r w:rsidRPr="003310CD">
        <w:t>운동해요</w:t>
      </w:r>
      <w:r w:rsidRPr="003310CD">
        <w:t>. </w:t>
      </w:r>
      <w:r w:rsidRPr="003310CD">
        <w:rPr>
          <w:i/>
          <w:iCs/>
        </w:rPr>
        <w:t>(Tôi tập thể dục mỗi sáng để giảm cân.)</w:t>
      </w:r>
    </w:p>
    <w:p w14:paraId="76D1E5CF" w14:textId="77777777" w:rsidR="003310CD" w:rsidRPr="003310CD" w:rsidRDefault="003310CD" w:rsidP="003310CD">
      <w:pPr>
        <w:numPr>
          <w:ilvl w:val="0"/>
          <w:numId w:val="69"/>
        </w:numPr>
      </w:pPr>
      <w:r w:rsidRPr="003310CD">
        <w:t>친구</w:t>
      </w:r>
      <w:r w:rsidRPr="003310CD">
        <w:t xml:space="preserve"> </w:t>
      </w:r>
      <w:r w:rsidRPr="003310CD">
        <w:t>생일</w:t>
      </w:r>
      <w:r w:rsidRPr="003310CD">
        <w:t xml:space="preserve"> </w:t>
      </w:r>
      <w:r w:rsidRPr="003310CD">
        <w:t>선물을</w:t>
      </w:r>
      <w:r w:rsidRPr="003310CD">
        <w:t xml:space="preserve"> ___ </w:t>
      </w:r>
      <w:r w:rsidRPr="003310CD">
        <w:t>백화점에</w:t>
      </w:r>
      <w:r w:rsidRPr="003310CD">
        <w:t xml:space="preserve"> </w:t>
      </w:r>
      <w:r w:rsidRPr="003310CD">
        <w:t>갔어요</w:t>
      </w:r>
      <w:r w:rsidRPr="003310CD">
        <w:t>. </w:t>
      </w:r>
      <w:r w:rsidRPr="003310CD">
        <w:rPr>
          <w:i/>
          <w:iCs/>
        </w:rPr>
        <w:t>(Tôi đến trung tâm thương mại để mua quà sinh nhật cho bạn.)</w:t>
      </w:r>
    </w:p>
    <w:p w14:paraId="6D6A37BF" w14:textId="77777777" w:rsidR="003310CD" w:rsidRPr="003310CD" w:rsidRDefault="003310CD" w:rsidP="003310CD">
      <w:pPr>
        <w:numPr>
          <w:ilvl w:val="0"/>
          <w:numId w:val="69"/>
        </w:numPr>
      </w:pPr>
      <w:r w:rsidRPr="003310CD">
        <w:lastRenderedPageBreak/>
        <w:t>저는</w:t>
      </w:r>
      <w:r w:rsidRPr="003310CD">
        <w:t xml:space="preserve"> </w:t>
      </w:r>
      <w:r w:rsidRPr="003310CD">
        <w:t>내년에</w:t>
      </w:r>
      <w:r w:rsidRPr="003310CD">
        <w:t xml:space="preserve"> </w:t>
      </w:r>
      <w:r w:rsidRPr="003310CD">
        <w:t>한국어</w:t>
      </w:r>
      <w:r w:rsidRPr="003310CD">
        <w:t xml:space="preserve"> </w:t>
      </w:r>
      <w:r w:rsidRPr="003310CD">
        <w:t>시험을</w:t>
      </w:r>
      <w:r w:rsidRPr="003310CD">
        <w:t xml:space="preserve"> ___ </w:t>
      </w:r>
      <w:r w:rsidRPr="003310CD">
        <w:t>열심히</w:t>
      </w:r>
      <w:r w:rsidRPr="003310CD">
        <w:t xml:space="preserve"> </w:t>
      </w:r>
      <w:r w:rsidRPr="003310CD">
        <w:t>공부하고</w:t>
      </w:r>
      <w:r w:rsidRPr="003310CD">
        <w:t xml:space="preserve"> </w:t>
      </w:r>
      <w:r w:rsidRPr="003310CD">
        <w:t>있어요</w:t>
      </w:r>
      <w:r w:rsidRPr="003310CD">
        <w:t>. </w:t>
      </w:r>
      <w:r w:rsidRPr="003310CD">
        <w:rPr>
          <w:i/>
          <w:iCs/>
        </w:rPr>
        <w:t>(Tôi đang học chăm chỉ vì định thi tiếng Hàn năm sau.)</w:t>
      </w:r>
    </w:p>
    <w:p w14:paraId="1EE99CD7" w14:textId="77777777" w:rsidR="003310CD" w:rsidRPr="003310CD" w:rsidRDefault="003310CD" w:rsidP="003310CD">
      <w:pPr>
        <w:numPr>
          <w:ilvl w:val="0"/>
          <w:numId w:val="69"/>
        </w:numPr>
      </w:pPr>
      <w:r w:rsidRPr="003310CD">
        <w:t xml:space="preserve">A: </w:t>
      </w:r>
      <w:r w:rsidRPr="003310CD">
        <w:t>주말에</w:t>
      </w:r>
      <w:r w:rsidRPr="003310CD">
        <w:t xml:space="preserve"> </w:t>
      </w:r>
      <w:r w:rsidRPr="003310CD">
        <w:t>뭐</w:t>
      </w:r>
      <w:r w:rsidRPr="003310CD">
        <w:t xml:space="preserve"> </w:t>
      </w:r>
      <w:r w:rsidRPr="003310CD">
        <w:t>할</w:t>
      </w:r>
      <w:r w:rsidRPr="003310CD">
        <w:t xml:space="preserve"> </w:t>
      </w:r>
      <w:r w:rsidRPr="003310CD">
        <w:t>거예요</w:t>
      </w:r>
      <w:r w:rsidRPr="003310CD">
        <w:t xml:space="preserve">? B: </w:t>
      </w:r>
      <w:r w:rsidRPr="003310CD">
        <w:t>친구랑</w:t>
      </w:r>
      <w:r w:rsidRPr="003310CD">
        <w:t xml:space="preserve"> </w:t>
      </w:r>
      <w:r w:rsidRPr="003310CD">
        <w:t>영화</w:t>
      </w:r>
      <w:r w:rsidRPr="003310CD">
        <w:t xml:space="preserve"> ___. </w:t>
      </w:r>
      <w:r w:rsidRPr="003310CD">
        <w:rPr>
          <w:i/>
          <w:iCs/>
        </w:rPr>
        <w:t>(A: Cuối tuần bạn sẽ làm gì? B: Định xem phim với bạn.)</w:t>
      </w:r>
    </w:p>
    <w:p w14:paraId="0332A0BA" w14:textId="77777777" w:rsidR="003310CD" w:rsidRPr="003310CD" w:rsidRDefault="003310CD" w:rsidP="003310CD">
      <w:r w:rsidRPr="003310CD">
        <w:t>&lt;details&gt; &lt;summary&gt;</w:t>
      </w:r>
      <w:r w:rsidRPr="003310CD">
        <w:rPr>
          <w:rFonts w:ascii="Segoe UI Emoji" w:hAnsi="Segoe UI Emoji" w:cs="Segoe UI Emoji"/>
        </w:rPr>
        <w:t>👉</w:t>
      </w:r>
      <w:r w:rsidRPr="003310CD">
        <w:t xml:space="preserve"> Xem đáp án&lt;/summary&gt;</w:t>
      </w:r>
    </w:p>
    <w:p w14:paraId="484CB106" w14:textId="77777777" w:rsidR="003310CD" w:rsidRPr="003310CD" w:rsidRDefault="003310CD" w:rsidP="003310CD">
      <w:pPr>
        <w:numPr>
          <w:ilvl w:val="0"/>
          <w:numId w:val="70"/>
        </w:numPr>
      </w:pPr>
      <w:r w:rsidRPr="003310CD">
        <w:t>한국</w:t>
      </w:r>
      <w:r w:rsidRPr="003310CD">
        <w:t xml:space="preserve"> </w:t>
      </w:r>
      <w:r w:rsidRPr="003310CD">
        <w:t>음식을</w:t>
      </w:r>
      <w:r w:rsidRPr="003310CD">
        <w:t> </w:t>
      </w:r>
      <w:r w:rsidRPr="003310CD">
        <w:rPr>
          <w:b/>
          <w:bCs/>
        </w:rPr>
        <w:t>먹으러</w:t>
      </w:r>
      <w:r w:rsidRPr="003310CD">
        <w:t> </w:t>
      </w:r>
      <w:r w:rsidRPr="003310CD">
        <w:t>한국</w:t>
      </w:r>
      <w:r w:rsidRPr="003310CD">
        <w:t xml:space="preserve"> </w:t>
      </w:r>
      <w:r w:rsidRPr="003310CD">
        <w:t>식당에</w:t>
      </w:r>
      <w:r w:rsidRPr="003310CD">
        <w:t xml:space="preserve"> </w:t>
      </w:r>
      <w:r w:rsidRPr="003310CD">
        <w:t>갔어요</w:t>
      </w:r>
      <w:r w:rsidRPr="003310CD">
        <w:t>. — (</w:t>
      </w:r>
      <w:r w:rsidRPr="003310CD">
        <w:t>으</w:t>
      </w:r>
      <w:r w:rsidRPr="003310CD">
        <w:t>)</w:t>
      </w:r>
      <w:r w:rsidRPr="003310CD">
        <w:t>러</w:t>
      </w:r>
      <w:r w:rsidRPr="003310CD">
        <w:t xml:space="preserve"> </w:t>
      </w:r>
      <w:r w:rsidRPr="003310CD">
        <w:t>가다</w:t>
      </w:r>
      <w:r w:rsidRPr="003310CD">
        <w:t xml:space="preserve">, câu sau là </w:t>
      </w:r>
      <w:r w:rsidRPr="003310CD">
        <w:t>갔어요</w:t>
      </w:r>
      <w:r w:rsidRPr="003310CD">
        <w:t xml:space="preserve"> </w:t>
      </w:r>
      <w:r w:rsidRPr="003310CD">
        <w:rPr>
          <w:rFonts w:ascii="Segoe UI Emoji" w:hAnsi="Segoe UI Emoji" w:cs="Segoe UI Emoji"/>
        </w:rPr>
        <w:t>✅</w:t>
      </w:r>
    </w:p>
    <w:p w14:paraId="41300887" w14:textId="77777777" w:rsidR="003310CD" w:rsidRPr="003310CD" w:rsidRDefault="003310CD" w:rsidP="003310CD">
      <w:pPr>
        <w:numPr>
          <w:ilvl w:val="0"/>
          <w:numId w:val="70"/>
        </w:numPr>
      </w:pPr>
      <w:r w:rsidRPr="003310CD">
        <w:t>시험</w:t>
      </w:r>
      <w:r w:rsidRPr="003310CD">
        <w:t xml:space="preserve"> </w:t>
      </w:r>
      <w:r w:rsidRPr="003310CD">
        <w:t>공부</w:t>
      </w:r>
      <w:r w:rsidRPr="003310CD">
        <w:rPr>
          <w:b/>
          <w:bCs/>
        </w:rPr>
        <w:t>하려고요</w:t>
      </w:r>
      <w:r w:rsidRPr="003310CD">
        <w:t>. — (</w:t>
      </w:r>
      <w:r w:rsidRPr="003310CD">
        <w:t>으</w:t>
      </w:r>
      <w:r w:rsidRPr="003310CD">
        <w:t>)</w:t>
      </w:r>
      <w:r w:rsidRPr="003310CD">
        <w:t>려고요</w:t>
      </w:r>
      <w:r w:rsidRPr="003310CD">
        <w:t xml:space="preserve">, trả lời ngắn gọn về kế hoạch </w:t>
      </w:r>
      <w:r w:rsidRPr="003310CD">
        <w:rPr>
          <w:rFonts w:ascii="Segoe UI Emoji" w:hAnsi="Segoe UI Emoji" w:cs="Segoe UI Emoji"/>
        </w:rPr>
        <w:t>✅</w:t>
      </w:r>
    </w:p>
    <w:p w14:paraId="6AC3E940" w14:textId="77777777" w:rsidR="003310CD" w:rsidRPr="003310CD" w:rsidRDefault="003310CD" w:rsidP="003310CD">
      <w:pPr>
        <w:numPr>
          <w:ilvl w:val="0"/>
          <w:numId w:val="70"/>
        </w:numPr>
      </w:pPr>
      <w:r w:rsidRPr="003310CD">
        <w:t>살을</w:t>
      </w:r>
      <w:r w:rsidRPr="003310CD">
        <w:t xml:space="preserve"> </w:t>
      </w:r>
      <w:r w:rsidRPr="003310CD">
        <w:t>빼</w:t>
      </w:r>
      <w:r w:rsidRPr="003310CD">
        <w:rPr>
          <w:b/>
          <w:bCs/>
        </w:rPr>
        <w:t>려고</w:t>
      </w:r>
      <w:r w:rsidRPr="003310CD">
        <w:t> </w:t>
      </w:r>
      <w:r w:rsidRPr="003310CD">
        <w:t>매일</w:t>
      </w:r>
      <w:r w:rsidRPr="003310CD">
        <w:t xml:space="preserve"> </w:t>
      </w:r>
      <w:r w:rsidRPr="003310CD">
        <w:t>아침</w:t>
      </w:r>
      <w:r w:rsidRPr="003310CD">
        <w:t xml:space="preserve"> </w:t>
      </w:r>
      <w:r w:rsidRPr="003310CD">
        <w:t>운동해요</w:t>
      </w:r>
      <w:r w:rsidRPr="003310CD">
        <w:t>. — (</w:t>
      </w:r>
      <w:r w:rsidRPr="003310CD">
        <w:t>으</w:t>
      </w:r>
      <w:r w:rsidRPr="003310CD">
        <w:t>)</w:t>
      </w:r>
      <w:r w:rsidRPr="003310CD">
        <w:t>려고</w:t>
      </w:r>
      <w:r w:rsidRPr="003310CD">
        <w:t xml:space="preserve">, câu sau là </w:t>
      </w:r>
      <w:r w:rsidRPr="003310CD">
        <w:t>운동해요</w:t>
      </w:r>
      <w:r w:rsidRPr="003310CD">
        <w:t xml:space="preserve"> (không phải </w:t>
      </w:r>
      <w:r w:rsidRPr="003310CD">
        <w:t>가다</w:t>
      </w:r>
      <w:r w:rsidRPr="003310CD">
        <w:t>/</w:t>
      </w:r>
      <w:r w:rsidRPr="003310CD">
        <w:t>오다</w:t>
      </w:r>
      <w:r w:rsidRPr="003310CD">
        <w:t xml:space="preserve">) </w:t>
      </w:r>
      <w:r w:rsidRPr="003310CD">
        <w:rPr>
          <w:rFonts w:ascii="Segoe UI Emoji" w:hAnsi="Segoe UI Emoji" w:cs="Segoe UI Emoji"/>
        </w:rPr>
        <w:t>✅</w:t>
      </w:r>
    </w:p>
    <w:p w14:paraId="78D81DA7" w14:textId="77777777" w:rsidR="003310CD" w:rsidRPr="003310CD" w:rsidRDefault="003310CD" w:rsidP="003310CD">
      <w:pPr>
        <w:numPr>
          <w:ilvl w:val="0"/>
          <w:numId w:val="70"/>
        </w:numPr>
      </w:pPr>
      <w:r w:rsidRPr="003310CD">
        <w:t>선물을</w:t>
      </w:r>
      <w:r w:rsidRPr="003310CD">
        <w:t> </w:t>
      </w:r>
      <w:r w:rsidRPr="003310CD">
        <w:rPr>
          <w:b/>
          <w:bCs/>
        </w:rPr>
        <w:t>사러</w:t>
      </w:r>
      <w:r w:rsidRPr="003310CD">
        <w:t> </w:t>
      </w:r>
      <w:r w:rsidRPr="003310CD">
        <w:t>백화점에</w:t>
      </w:r>
      <w:r w:rsidRPr="003310CD">
        <w:t xml:space="preserve"> </w:t>
      </w:r>
      <w:r w:rsidRPr="003310CD">
        <w:t>갔어요</w:t>
      </w:r>
      <w:r w:rsidRPr="003310CD">
        <w:t>. — (</w:t>
      </w:r>
      <w:r w:rsidRPr="003310CD">
        <w:t>으</w:t>
      </w:r>
      <w:r w:rsidRPr="003310CD">
        <w:t>)</w:t>
      </w:r>
      <w:r w:rsidRPr="003310CD">
        <w:t>러</w:t>
      </w:r>
      <w:r w:rsidRPr="003310CD">
        <w:t xml:space="preserve"> </w:t>
      </w:r>
      <w:r w:rsidRPr="003310CD">
        <w:t>가다</w:t>
      </w:r>
      <w:r w:rsidRPr="003310CD">
        <w:t xml:space="preserve">, câu sau là </w:t>
      </w:r>
      <w:r w:rsidRPr="003310CD">
        <w:t>갔어요</w:t>
      </w:r>
      <w:r w:rsidRPr="003310CD">
        <w:t xml:space="preserve"> </w:t>
      </w:r>
      <w:r w:rsidRPr="003310CD">
        <w:rPr>
          <w:rFonts w:ascii="Segoe UI Emoji" w:hAnsi="Segoe UI Emoji" w:cs="Segoe UI Emoji"/>
        </w:rPr>
        <w:t>✅</w:t>
      </w:r>
    </w:p>
    <w:p w14:paraId="15F694F8" w14:textId="77777777" w:rsidR="003310CD" w:rsidRPr="003310CD" w:rsidRDefault="003310CD" w:rsidP="003310CD">
      <w:pPr>
        <w:numPr>
          <w:ilvl w:val="0"/>
          <w:numId w:val="70"/>
        </w:numPr>
      </w:pPr>
      <w:r w:rsidRPr="003310CD">
        <w:t>시험을</w:t>
      </w:r>
      <w:r w:rsidRPr="003310CD">
        <w:t> </w:t>
      </w:r>
      <w:r w:rsidRPr="003310CD">
        <w:rPr>
          <w:b/>
          <w:bCs/>
        </w:rPr>
        <w:t>보려고</w:t>
      </w:r>
      <w:r w:rsidRPr="003310CD">
        <w:t> </w:t>
      </w:r>
      <w:r w:rsidRPr="003310CD">
        <w:t>열심히</w:t>
      </w:r>
      <w:r w:rsidRPr="003310CD">
        <w:t xml:space="preserve"> </w:t>
      </w:r>
      <w:r w:rsidRPr="003310CD">
        <w:t>공부하고</w:t>
      </w:r>
      <w:r w:rsidRPr="003310CD">
        <w:t xml:space="preserve"> </w:t>
      </w:r>
      <w:r w:rsidRPr="003310CD">
        <w:t>있어요</w:t>
      </w:r>
      <w:r w:rsidRPr="003310CD">
        <w:t>. — (</w:t>
      </w:r>
      <w:r w:rsidRPr="003310CD">
        <w:t>으</w:t>
      </w:r>
      <w:r w:rsidRPr="003310CD">
        <w:t>)</w:t>
      </w:r>
      <w:r w:rsidRPr="003310CD">
        <w:t>려고</w:t>
      </w:r>
      <w:r w:rsidRPr="003310CD">
        <w:t xml:space="preserve">, nối mệnh đề mục đích </w:t>
      </w:r>
      <w:r w:rsidRPr="003310CD">
        <w:rPr>
          <w:rFonts w:ascii="Segoe UI Emoji" w:hAnsi="Segoe UI Emoji" w:cs="Segoe UI Emoji"/>
        </w:rPr>
        <w:t>✅</w:t>
      </w:r>
    </w:p>
    <w:p w14:paraId="2FBDA6F7" w14:textId="77777777" w:rsidR="003310CD" w:rsidRPr="003310CD" w:rsidRDefault="003310CD" w:rsidP="003310CD">
      <w:pPr>
        <w:numPr>
          <w:ilvl w:val="0"/>
          <w:numId w:val="70"/>
        </w:numPr>
      </w:pPr>
      <w:r w:rsidRPr="003310CD">
        <w:t>친구랑</w:t>
      </w:r>
      <w:r w:rsidRPr="003310CD">
        <w:t xml:space="preserve"> </w:t>
      </w:r>
      <w:r w:rsidRPr="003310CD">
        <w:t>영화</w:t>
      </w:r>
      <w:r w:rsidRPr="003310CD">
        <w:t> </w:t>
      </w:r>
      <w:r w:rsidRPr="003310CD">
        <w:rPr>
          <w:b/>
          <w:bCs/>
        </w:rPr>
        <w:t>보려고요</w:t>
      </w:r>
      <w:r w:rsidRPr="003310CD">
        <w:t>. — (</w:t>
      </w:r>
      <w:r w:rsidRPr="003310CD">
        <w:t>으</w:t>
      </w:r>
      <w:r w:rsidRPr="003310CD">
        <w:t>)</w:t>
      </w:r>
      <w:r w:rsidRPr="003310CD">
        <w:t>려고요</w:t>
      </w:r>
      <w:r w:rsidRPr="003310CD">
        <w:t xml:space="preserve">, trả lời ngắn gọn </w:t>
      </w:r>
      <w:r w:rsidRPr="003310CD">
        <w:rPr>
          <w:rFonts w:ascii="Segoe UI Emoji" w:hAnsi="Segoe UI Emoji" w:cs="Segoe UI Emoji"/>
        </w:rPr>
        <w:t>✅</w:t>
      </w:r>
    </w:p>
    <w:p w14:paraId="19BB2667" w14:textId="77777777" w:rsidR="003310CD" w:rsidRPr="003310CD" w:rsidRDefault="003310CD" w:rsidP="003310CD">
      <w:r w:rsidRPr="003310CD">
        <w:t>&lt;/details&gt;</w:t>
      </w:r>
    </w:p>
    <w:p w14:paraId="3BBCFAA3" w14:textId="77777777" w:rsidR="003310CD" w:rsidRPr="003310CD" w:rsidRDefault="003310CD" w:rsidP="003310CD">
      <w:r w:rsidRPr="003310CD">
        <w:pict w14:anchorId="68A0FEBA">
          <v:rect id="_x0000_i2917" style="width:0;height:0" o:hralign="center" o:hrstd="t" o:hr="t" fillcolor="#a0a0a0" stroked="f"/>
        </w:pict>
      </w:r>
    </w:p>
    <w:p w14:paraId="5BE8020D" w14:textId="77777777" w:rsidR="003310CD" w:rsidRPr="003310CD" w:rsidRDefault="003310CD" w:rsidP="003310CD">
      <w:r w:rsidRPr="003310CD">
        <w:rPr>
          <w:rFonts w:ascii="Segoe UI Emoji" w:hAnsi="Segoe UI Emoji" w:cs="Segoe UI Emoji"/>
        </w:rPr>
        <w:t>✅</w:t>
      </w:r>
      <w:r w:rsidRPr="003310CD">
        <w:t> </w:t>
      </w:r>
      <w:r w:rsidRPr="003310CD">
        <w:rPr>
          <w:b/>
          <w:bCs/>
        </w:rPr>
        <w:t>Xong Bài 14!</w:t>
      </w:r>
      <w:r w:rsidRPr="003310CD">
        <w:t> Gõ </w:t>
      </w:r>
      <w:r w:rsidRPr="003310CD">
        <w:rPr>
          <w:b/>
          <w:bCs/>
        </w:rPr>
        <w:t>"tiếp"</w:t>
      </w:r>
      <w:r w:rsidRPr="003310CD">
        <w:t> để sang </w:t>
      </w:r>
      <w:r w:rsidRPr="003310CD">
        <w:rPr>
          <w:b/>
          <w:bCs/>
        </w:rPr>
        <w:t>No.53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면</w:t>
      </w:r>
      <w:r w:rsidRPr="003310CD">
        <w:rPr>
          <w:b/>
          <w:bCs/>
        </w:rPr>
        <w:t xml:space="preserve"> · No.54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면서</w:t>
      </w:r>
      <w:r w:rsidRPr="003310CD">
        <w:rPr>
          <w:b/>
          <w:bCs/>
        </w:rPr>
        <w:t xml:space="preserve"> · No.62 </w:t>
      </w:r>
      <w:r w:rsidRPr="003310CD">
        <w:rPr>
          <w:b/>
          <w:bCs/>
        </w:rPr>
        <w:t>고</w:t>
      </w:r>
      <w:r w:rsidRPr="003310CD">
        <w:t> — nhóm diễn đạt </w:t>
      </w:r>
      <w:r w:rsidRPr="003310CD">
        <w:rPr>
          <w:b/>
          <w:bCs/>
        </w:rPr>
        <w:t>điều kiện &amp; hành động đồng thời</w:t>
      </w:r>
      <w:r w:rsidRPr="003310CD">
        <w:t> — 3 cấu trúc nối mệnh đề cực kỳ hay dùng trong TOPIK I nhé!</w:t>
      </w:r>
    </w:p>
    <w:p w14:paraId="6EA38775" w14:textId="77777777" w:rsidR="003310CD" w:rsidRPr="003310CD" w:rsidRDefault="003310CD" w:rsidP="003310CD">
      <w:r w:rsidRPr="003310CD">
        <w:t>tiếp</w:t>
      </w:r>
    </w:p>
    <w:p w14:paraId="1290926F" w14:textId="77777777" w:rsidR="003310CD" w:rsidRPr="003310CD" w:rsidRDefault="003310CD" w:rsidP="003310CD">
      <w:r w:rsidRPr="003310CD">
        <w:t>Apr 13</w:t>
      </w:r>
    </w:p>
    <w:p w14:paraId="4F4E7AC6" w14:textId="77777777" w:rsidR="003310CD" w:rsidRPr="003310CD" w:rsidRDefault="003310CD" w:rsidP="003310CD">
      <w:r w:rsidRPr="003310CD">
        <w:t>Xác định bài học tiếp theo trong chương trình</w:t>
      </w:r>
    </w:p>
    <w:p w14:paraId="10C8DE97" w14:textId="77777777" w:rsidR="003310CD" w:rsidRPr="003310CD" w:rsidRDefault="003310CD" w:rsidP="003310CD">
      <w:r w:rsidRPr="003310CD">
        <w:t>Xác định bài học tiếp theo trong chương trình</w:t>
      </w:r>
    </w:p>
    <w:p w14:paraId="05100679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📚</w:t>
      </w:r>
      <w:r w:rsidRPr="003310CD">
        <w:rPr>
          <w:b/>
          <w:bCs/>
        </w:rPr>
        <w:t xml:space="preserve"> Bài 15 — Điều Kiện &amp; Hành Động Đồng Thời (No.53, 54, 62)</w:t>
      </w:r>
    </w:p>
    <w:p w14:paraId="52D50B99" w14:textId="77777777" w:rsidR="003310CD" w:rsidRPr="003310CD" w:rsidRDefault="003310CD" w:rsidP="003310CD">
      <w:r w:rsidRPr="003310CD">
        <w:rPr>
          <w:b/>
          <w:bCs/>
        </w:rPr>
        <w:t>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면</w:t>
      </w:r>
      <w:r w:rsidRPr="003310CD">
        <w:t> · </w:t>
      </w:r>
      <w:r w:rsidRPr="003310CD">
        <w:rPr>
          <w:b/>
          <w:bCs/>
        </w:rPr>
        <w:t>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면서</w:t>
      </w:r>
      <w:r w:rsidRPr="003310CD">
        <w:t> · </w:t>
      </w:r>
      <w:r w:rsidRPr="003310CD">
        <w:rPr>
          <w:b/>
          <w:bCs/>
        </w:rPr>
        <w:t>고</w:t>
      </w:r>
      <w:r w:rsidRPr="003310CD">
        <w:t> Bộ ba này đều là </w:t>
      </w:r>
      <w:r w:rsidRPr="003310CD">
        <w:rPr>
          <w:b/>
          <w:bCs/>
        </w:rPr>
        <w:t>cấu trúc nối mệnh đề</w:t>
      </w:r>
      <w:r w:rsidRPr="003310CD">
        <w:t> — nhưng ý nghĩa hoàn toàn khác nhau: điều kiện / đồng thời / tuần tự. Xuất hiện trong </w:t>
      </w:r>
      <w:r w:rsidRPr="003310CD">
        <w:rPr>
          <w:b/>
          <w:bCs/>
        </w:rPr>
        <w:t>hầu hết mọi câu tiếng Hàn</w:t>
      </w:r>
      <w:r w:rsidRPr="003310CD">
        <w:t> nên phải nắm thật chắc!</w:t>
      </w:r>
    </w:p>
    <w:p w14:paraId="522ADCE6" w14:textId="77777777" w:rsidR="003310CD" w:rsidRPr="003310CD" w:rsidRDefault="003310CD" w:rsidP="003310CD">
      <w:r w:rsidRPr="003310CD">
        <w:lastRenderedPageBreak/>
        <w:pict w14:anchorId="035921BB">
          <v:rect id="_x0000_i2918" style="width:0;height:0" o:hralign="center" o:hrstd="t" o:hr="t" fillcolor="#a0a0a0" stroked="f"/>
        </w:pict>
      </w:r>
    </w:p>
    <w:p w14:paraId="5169481C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🔷</w:t>
      </w:r>
      <w:r w:rsidRPr="003310CD">
        <w:rPr>
          <w:b/>
          <w:bCs/>
        </w:rPr>
        <w:t xml:space="preserve"> Bức Tranh Tổng Thể Trước</w:t>
      </w:r>
    </w:p>
    <w:p w14:paraId="4F002ADE" w14:textId="77777777" w:rsidR="003310CD" w:rsidRPr="003310CD" w:rsidRDefault="003310CD" w:rsidP="003310CD">
      <w:r w:rsidRPr="003310CD">
        <w:t>고</w:t>
      </w:r>
      <w:r w:rsidRPr="003310CD">
        <w:t xml:space="preserve">          →  "và rồi / và"       →  Hành động TUẦN TỰ hoặc LIỆT KÊ</w:t>
      </w:r>
    </w:p>
    <w:p w14:paraId="5479788A" w14:textId="77777777" w:rsidR="003310CD" w:rsidRPr="003310CD" w:rsidRDefault="003310CD" w:rsidP="003310CD">
      <w:r w:rsidRPr="003310CD">
        <w:t>(</w:t>
      </w:r>
      <w:r w:rsidRPr="003310CD">
        <w:t>으</w:t>
      </w:r>
      <w:r w:rsidRPr="003310CD">
        <w:t>)</w:t>
      </w:r>
      <w:r w:rsidRPr="003310CD">
        <w:t>면서</w:t>
      </w:r>
      <w:r w:rsidRPr="003310CD">
        <w:t xml:space="preserve">    →  "trong khi / vừa"   →  Hai hành động CÙNG LÚC</w:t>
      </w:r>
    </w:p>
    <w:p w14:paraId="53122391" w14:textId="77777777" w:rsidR="003310CD" w:rsidRPr="003310CD" w:rsidRDefault="003310CD" w:rsidP="003310CD">
      <w:r w:rsidRPr="003310CD">
        <w:t>(</w:t>
      </w:r>
      <w:r w:rsidRPr="003310CD">
        <w:t>으</w:t>
      </w:r>
      <w:r w:rsidRPr="003310CD">
        <w:t>)</w:t>
      </w:r>
      <w:r w:rsidRPr="003310CD">
        <w:t>면</w:t>
      </w:r>
      <w:r w:rsidRPr="003310CD">
        <w:t xml:space="preserve">      →  "nếu... thì"        →  ĐIỀU KIỆN → kết quả</w:t>
      </w:r>
    </w:p>
    <w:p w14:paraId="79EB5EEB" w14:textId="77777777" w:rsidR="003310CD" w:rsidRPr="003310CD" w:rsidRDefault="003310CD" w:rsidP="003310CD">
      <w:r w:rsidRPr="003310CD">
        <w:pict w14:anchorId="0D6FB597">
          <v:rect id="_x0000_i2919" style="width:0;height:0" o:hralign="center" o:hrstd="t" o:hr="t" fillcolor="#a0a0a0" stroked="f"/>
        </w:pict>
      </w:r>
    </w:p>
    <w:p w14:paraId="55A55721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🔷</w:t>
      </w:r>
      <w:r w:rsidRPr="003310CD">
        <w:rPr>
          <w:b/>
          <w:bCs/>
        </w:rPr>
        <w:t xml:space="preserve"> No.62 — </w:t>
      </w:r>
      <w:r w:rsidRPr="003310CD">
        <w:rPr>
          <w:b/>
          <w:bCs/>
        </w:rPr>
        <w:t>고</w:t>
      </w:r>
      <w:r w:rsidRPr="003310CD">
        <w:rPr>
          <w:b/>
          <w:bCs/>
        </w:rPr>
        <w:t xml:space="preserve"> (và rồi / và — nối tuần tự)</w:t>
      </w:r>
    </w:p>
    <w:p w14:paraId="430C6D45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Công thức</w:t>
      </w:r>
    </w:p>
    <w:p w14:paraId="4EC8D991" w14:textId="77777777" w:rsidR="003310CD" w:rsidRPr="003310CD" w:rsidRDefault="003310CD" w:rsidP="003310CD">
      <w:r w:rsidRPr="003310CD">
        <w:t xml:space="preserve">Động từ / Tính từ + </w:t>
      </w:r>
      <w:r w:rsidRPr="003310CD">
        <w:t>고</w:t>
      </w:r>
    </w:p>
    <w:p w14:paraId="0A4F5FED" w14:textId="77777777" w:rsidR="003310CD" w:rsidRPr="003310CD" w:rsidRDefault="003310CD" w:rsidP="003310CD">
      <w:r w:rsidRPr="003310CD">
        <w:t>Không biến hình theo thì — luôn dùng dạng gốc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990"/>
      </w:tblGrid>
      <w:tr w:rsidR="003310CD" w:rsidRPr="003310CD" w14:paraId="15CD513A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21FCF2E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Gốc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95BE783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Kết quả</w:t>
            </w:r>
          </w:p>
        </w:tc>
      </w:tr>
      <w:tr w:rsidR="003310CD" w:rsidRPr="003310CD" w14:paraId="2A83825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0B1E03C" w14:textId="77777777" w:rsidR="003310CD" w:rsidRPr="003310CD" w:rsidRDefault="003310CD" w:rsidP="003310CD">
            <w:r w:rsidRPr="003310CD">
              <w:t>먹다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2F4202F" w14:textId="77777777" w:rsidR="003310CD" w:rsidRPr="003310CD" w:rsidRDefault="003310CD" w:rsidP="003310CD">
            <w:r w:rsidRPr="003310CD">
              <w:rPr>
                <w:b/>
                <w:bCs/>
              </w:rPr>
              <w:t>먹고</w:t>
            </w:r>
          </w:p>
        </w:tc>
      </w:tr>
      <w:tr w:rsidR="003310CD" w:rsidRPr="003310CD" w14:paraId="6766468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22D268B" w14:textId="77777777" w:rsidR="003310CD" w:rsidRPr="003310CD" w:rsidRDefault="003310CD" w:rsidP="003310CD">
            <w:r w:rsidRPr="003310CD">
              <w:t>자다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92C6687" w14:textId="77777777" w:rsidR="003310CD" w:rsidRPr="003310CD" w:rsidRDefault="003310CD" w:rsidP="003310CD">
            <w:r w:rsidRPr="003310CD">
              <w:rPr>
                <w:b/>
                <w:bCs/>
              </w:rPr>
              <w:t>자고</w:t>
            </w:r>
          </w:p>
        </w:tc>
      </w:tr>
      <w:tr w:rsidR="003310CD" w:rsidRPr="003310CD" w14:paraId="20979A8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9AD4C37" w14:textId="77777777" w:rsidR="003310CD" w:rsidRPr="003310CD" w:rsidRDefault="003310CD" w:rsidP="003310CD">
            <w:r w:rsidRPr="003310CD">
              <w:t>크다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851AE46" w14:textId="77777777" w:rsidR="003310CD" w:rsidRPr="003310CD" w:rsidRDefault="003310CD" w:rsidP="003310CD">
            <w:r w:rsidRPr="003310CD">
              <w:rPr>
                <w:b/>
                <w:bCs/>
              </w:rPr>
              <w:t>크고</w:t>
            </w:r>
          </w:p>
        </w:tc>
      </w:tr>
      <w:tr w:rsidR="003310CD" w:rsidRPr="003310CD" w14:paraId="532359F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3102AD8" w14:textId="77777777" w:rsidR="003310CD" w:rsidRPr="003310CD" w:rsidRDefault="003310CD" w:rsidP="003310CD">
            <w:r w:rsidRPr="003310CD">
              <w:t>예쁘다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E489FB2" w14:textId="77777777" w:rsidR="003310CD" w:rsidRPr="003310CD" w:rsidRDefault="003310CD" w:rsidP="003310CD">
            <w:r w:rsidRPr="003310CD">
              <w:rPr>
                <w:b/>
                <w:bCs/>
              </w:rPr>
              <w:t>예쁘고</w:t>
            </w:r>
          </w:p>
        </w:tc>
      </w:tr>
      <w:tr w:rsidR="003310CD" w:rsidRPr="003310CD" w14:paraId="7E325FB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E400F16" w14:textId="77777777" w:rsidR="003310CD" w:rsidRPr="003310CD" w:rsidRDefault="003310CD" w:rsidP="003310CD">
            <w:r w:rsidRPr="003310CD">
              <w:t>공부하다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A8F801B" w14:textId="77777777" w:rsidR="003310CD" w:rsidRPr="003310CD" w:rsidRDefault="003310CD" w:rsidP="003310CD">
            <w:r w:rsidRPr="003310CD">
              <w:rPr>
                <w:b/>
                <w:bCs/>
              </w:rPr>
              <w:t>공부하고</w:t>
            </w:r>
          </w:p>
        </w:tc>
      </w:tr>
    </w:tbl>
    <w:p w14:paraId="6D8F4D31" w14:textId="77777777" w:rsidR="003310CD" w:rsidRPr="003310CD" w:rsidRDefault="003310CD" w:rsidP="003310CD">
      <w:r w:rsidRPr="003310CD">
        <w:rPr>
          <w:rFonts w:ascii="Segoe UI Emoji" w:hAnsi="Segoe UI Emoji" w:cs="Segoe UI Emoji"/>
        </w:rPr>
        <w:t>⚠️</w:t>
      </w:r>
      <w:r w:rsidRPr="003310CD">
        <w:t> </w:t>
      </w:r>
      <w:r w:rsidRPr="003310CD">
        <w:rPr>
          <w:b/>
          <w:bCs/>
        </w:rPr>
        <w:t>Quan trọng:</w:t>
      </w:r>
      <w:r w:rsidRPr="003310CD">
        <w:t xml:space="preserve"> Động từ trước </w:t>
      </w:r>
      <w:r w:rsidRPr="003310CD">
        <w:t>고</w:t>
      </w:r>
      <w:r w:rsidRPr="003310CD">
        <w:t> </w:t>
      </w:r>
      <w:r w:rsidRPr="003310CD">
        <w:rPr>
          <w:b/>
          <w:bCs/>
        </w:rPr>
        <w:t>KHÔNG chia thì</w:t>
      </w:r>
      <w:r w:rsidRPr="003310CD">
        <w:t> dù câu ở quá khứ hay tương lai!</w:t>
      </w:r>
    </w:p>
    <w:p w14:paraId="2D913CEC" w14:textId="77777777" w:rsidR="003310CD" w:rsidRPr="003310CD" w:rsidRDefault="003310CD" w:rsidP="003310CD">
      <w:r w:rsidRPr="003310CD">
        <w:pict w14:anchorId="11960D3E">
          <v:rect id="_x0000_i2920" style="width:0;height:0" o:hralign="center" o:hrstd="t" o:hr="t" fillcolor="#a0a0a0" stroked="f"/>
        </w:pict>
      </w:r>
    </w:p>
    <w:p w14:paraId="37DB07C5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Cách Dùng</w:t>
      </w:r>
    </w:p>
    <w:p w14:paraId="68C5E8D4" w14:textId="77777777" w:rsidR="003310CD" w:rsidRPr="003310CD" w:rsidRDefault="003310CD" w:rsidP="003310CD">
      <w:r w:rsidRPr="003310CD">
        <w:rPr>
          <w:b/>
          <w:bCs/>
        </w:rPr>
        <w:t>① Hành động TUẦN TỰ — làm cái này rồi mới làm cái kia</w:t>
      </w:r>
    </w:p>
    <w:p w14:paraId="0B820C2C" w14:textId="77777777" w:rsidR="003310CD" w:rsidRPr="003310CD" w:rsidRDefault="003310CD" w:rsidP="003310CD">
      <w:r w:rsidRPr="003310CD">
        <w:t>밥</w:t>
      </w:r>
      <w:r w:rsidRPr="003310CD">
        <w:t xml:space="preserve"> </w:t>
      </w:r>
      <w:r w:rsidRPr="003310CD">
        <w:t>먹</w:t>
      </w:r>
      <w:r w:rsidRPr="003310CD">
        <w:rPr>
          <w:b/>
          <w:bCs/>
        </w:rPr>
        <w:t>고</w:t>
      </w:r>
      <w:r w:rsidRPr="003310CD">
        <w:t> </w:t>
      </w:r>
      <w:r w:rsidRPr="003310CD">
        <w:t>자요</w:t>
      </w:r>
      <w:r w:rsidRPr="003310CD">
        <w:t>. </w:t>
      </w:r>
      <w:r w:rsidRPr="003310CD">
        <w:rPr>
          <w:i/>
          <w:iCs/>
        </w:rPr>
        <w:t>Tôi ăn cơm </w:t>
      </w:r>
      <w:r w:rsidRPr="003310CD">
        <w:rPr>
          <w:b/>
          <w:bCs/>
          <w:i/>
          <w:iCs/>
        </w:rPr>
        <w:t>rồi</w:t>
      </w:r>
      <w:r w:rsidRPr="003310CD">
        <w:rPr>
          <w:i/>
          <w:iCs/>
        </w:rPr>
        <w:t> ngủ.</w:t>
      </w:r>
    </w:p>
    <w:p w14:paraId="1719B0D4" w14:textId="77777777" w:rsidR="003310CD" w:rsidRPr="003310CD" w:rsidRDefault="003310CD" w:rsidP="003310CD">
      <w:r w:rsidRPr="003310CD">
        <w:t>샤워하</w:t>
      </w:r>
      <w:r w:rsidRPr="003310CD">
        <w:rPr>
          <w:b/>
          <w:bCs/>
        </w:rPr>
        <w:t>고</w:t>
      </w:r>
      <w:r w:rsidRPr="003310CD">
        <w:t> </w:t>
      </w:r>
      <w:r w:rsidRPr="003310CD">
        <w:t>잠을</w:t>
      </w:r>
      <w:r w:rsidRPr="003310CD">
        <w:t xml:space="preserve"> </w:t>
      </w:r>
      <w:r w:rsidRPr="003310CD">
        <w:t>잤어요</w:t>
      </w:r>
      <w:r w:rsidRPr="003310CD">
        <w:t>. </w:t>
      </w:r>
      <w:r w:rsidRPr="003310CD">
        <w:rPr>
          <w:i/>
          <w:iCs/>
        </w:rPr>
        <w:t>Tôi tắm </w:t>
      </w:r>
      <w:r w:rsidRPr="003310CD">
        <w:rPr>
          <w:b/>
          <w:bCs/>
          <w:i/>
          <w:iCs/>
        </w:rPr>
        <w:t>rồi</w:t>
      </w:r>
      <w:r w:rsidRPr="003310CD">
        <w:rPr>
          <w:i/>
          <w:iCs/>
        </w:rPr>
        <w:t> đi ngủ.</w:t>
      </w:r>
    </w:p>
    <w:p w14:paraId="4FA17B5F" w14:textId="77777777" w:rsidR="003310CD" w:rsidRPr="003310CD" w:rsidRDefault="003310CD" w:rsidP="003310CD">
      <w:r w:rsidRPr="003310CD">
        <w:lastRenderedPageBreak/>
        <w:t>숙제하</w:t>
      </w:r>
      <w:r w:rsidRPr="003310CD">
        <w:rPr>
          <w:b/>
          <w:bCs/>
        </w:rPr>
        <w:t>고</w:t>
      </w:r>
      <w:r w:rsidRPr="003310CD">
        <w:t> </w:t>
      </w:r>
      <w:r w:rsidRPr="003310CD">
        <w:t>게임할</w:t>
      </w:r>
      <w:r w:rsidRPr="003310CD">
        <w:t xml:space="preserve"> </w:t>
      </w:r>
      <w:r w:rsidRPr="003310CD">
        <w:t>거예요</w:t>
      </w:r>
      <w:r w:rsidRPr="003310CD">
        <w:t>. </w:t>
      </w:r>
      <w:r w:rsidRPr="003310CD">
        <w:rPr>
          <w:i/>
          <w:iCs/>
        </w:rPr>
        <w:t>Tôi sẽ làm bài tập </w:t>
      </w:r>
      <w:r w:rsidRPr="003310CD">
        <w:rPr>
          <w:b/>
          <w:bCs/>
          <w:i/>
          <w:iCs/>
        </w:rPr>
        <w:t>rồi</w:t>
      </w:r>
      <w:r w:rsidRPr="003310CD">
        <w:rPr>
          <w:i/>
          <w:iCs/>
        </w:rPr>
        <w:t> chơi game.</w:t>
      </w:r>
    </w:p>
    <w:p w14:paraId="0106DADC" w14:textId="77777777" w:rsidR="003310CD" w:rsidRPr="003310CD" w:rsidRDefault="003310CD" w:rsidP="003310CD">
      <w:r w:rsidRPr="003310CD">
        <w:rPr>
          <w:b/>
          <w:bCs/>
        </w:rPr>
        <w:t>② Liệt kê tính chất / đặc điểm — "vừa... vừa..."</w:t>
      </w:r>
    </w:p>
    <w:p w14:paraId="7F06DA3F" w14:textId="77777777" w:rsidR="003310CD" w:rsidRPr="003310CD" w:rsidRDefault="003310CD" w:rsidP="003310CD">
      <w:r w:rsidRPr="003310CD">
        <w:t>이</w:t>
      </w:r>
      <w:r w:rsidRPr="003310CD">
        <w:t xml:space="preserve"> </w:t>
      </w:r>
      <w:r w:rsidRPr="003310CD">
        <w:t>카페는</w:t>
      </w:r>
      <w:r w:rsidRPr="003310CD">
        <w:t xml:space="preserve"> </w:t>
      </w:r>
      <w:r w:rsidRPr="003310CD">
        <w:t>조용하</w:t>
      </w:r>
      <w:r w:rsidRPr="003310CD">
        <w:rPr>
          <w:b/>
          <w:bCs/>
        </w:rPr>
        <w:t>고</w:t>
      </w:r>
      <w:r w:rsidRPr="003310CD">
        <w:t> </w:t>
      </w:r>
      <w:r w:rsidRPr="003310CD">
        <w:t>깨끗해요</w:t>
      </w:r>
      <w:r w:rsidRPr="003310CD">
        <w:t>. </w:t>
      </w:r>
      <w:r w:rsidRPr="003310CD">
        <w:rPr>
          <w:i/>
          <w:iCs/>
        </w:rPr>
        <w:t>Quán cà phê này vừa yên tĩnh </w:t>
      </w:r>
      <w:r w:rsidRPr="003310CD">
        <w:rPr>
          <w:b/>
          <w:bCs/>
          <w:i/>
          <w:iCs/>
        </w:rPr>
        <w:t>vừa</w:t>
      </w:r>
      <w:r w:rsidRPr="003310CD">
        <w:rPr>
          <w:i/>
          <w:iCs/>
        </w:rPr>
        <w:t> sạch sẽ.</w:t>
      </w:r>
    </w:p>
    <w:p w14:paraId="44EFA929" w14:textId="77777777" w:rsidR="003310CD" w:rsidRPr="003310CD" w:rsidRDefault="003310CD" w:rsidP="003310CD">
      <w:r w:rsidRPr="003310CD">
        <w:t>그</w:t>
      </w:r>
      <w:r w:rsidRPr="003310CD">
        <w:t xml:space="preserve"> </w:t>
      </w:r>
      <w:r w:rsidRPr="003310CD">
        <w:t>사람은</w:t>
      </w:r>
      <w:r w:rsidRPr="003310CD">
        <w:t xml:space="preserve"> </w:t>
      </w:r>
      <w:r w:rsidRPr="003310CD">
        <w:t>키가</w:t>
      </w:r>
      <w:r w:rsidRPr="003310CD">
        <w:t xml:space="preserve"> </w:t>
      </w:r>
      <w:r w:rsidRPr="003310CD">
        <w:t>크</w:t>
      </w:r>
      <w:r w:rsidRPr="003310CD">
        <w:rPr>
          <w:b/>
          <w:bCs/>
        </w:rPr>
        <w:t>고</w:t>
      </w:r>
      <w:r w:rsidRPr="003310CD">
        <w:t> </w:t>
      </w:r>
      <w:r w:rsidRPr="003310CD">
        <w:t>잘생겼어요</w:t>
      </w:r>
      <w:r w:rsidRPr="003310CD">
        <w:t>. </w:t>
      </w:r>
      <w:r w:rsidRPr="003310CD">
        <w:rPr>
          <w:i/>
          <w:iCs/>
        </w:rPr>
        <w:t>Người đó vừa cao </w:t>
      </w:r>
      <w:r w:rsidRPr="003310CD">
        <w:rPr>
          <w:b/>
          <w:bCs/>
          <w:i/>
          <w:iCs/>
        </w:rPr>
        <w:t>vừa</w:t>
      </w:r>
      <w:r w:rsidRPr="003310CD">
        <w:rPr>
          <w:i/>
          <w:iCs/>
        </w:rPr>
        <w:t> đẹp trai.</w:t>
      </w:r>
    </w:p>
    <w:p w14:paraId="39395C17" w14:textId="77777777" w:rsidR="003310CD" w:rsidRPr="003310CD" w:rsidRDefault="003310CD" w:rsidP="003310CD">
      <w:r w:rsidRPr="003310CD">
        <w:t>한국어는</w:t>
      </w:r>
      <w:r w:rsidRPr="003310CD">
        <w:t xml:space="preserve"> </w:t>
      </w:r>
      <w:r w:rsidRPr="003310CD">
        <w:t>재미있</w:t>
      </w:r>
      <w:r w:rsidRPr="003310CD">
        <w:rPr>
          <w:b/>
          <w:bCs/>
        </w:rPr>
        <w:t>고</w:t>
      </w:r>
      <w:r w:rsidRPr="003310CD">
        <w:t> </w:t>
      </w:r>
      <w:r w:rsidRPr="003310CD">
        <w:t>유용해요</w:t>
      </w:r>
      <w:r w:rsidRPr="003310CD">
        <w:t>. </w:t>
      </w:r>
      <w:r w:rsidRPr="003310CD">
        <w:rPr>
          <w:i/>
          <w:iCs/>
        </w:rPr>
        <w:t>Tiếng Hàn vừa thú vị </w:t>
      </w:r>
      <w:r w:rsidRPr="003310CD">
        <w:rPr>
          <w:b/>
          <w:bCs/>
          <w:i/>
          <w:iCs/>
        </w:rPr>
        <w:t>vừa</w:t>
      </w:r>
      <w:r w:rsidRPr="003310CD">
        <w:rPr>
          <w:i/>
          <w:iCs/>
        </w:rPr>
        <w:t> hữu ích.</w:t>
      </w:r>
    </w:p>
    <w:p w14:paraId="688EC228" w14:textId="77777777" w:rsidR="003310CD" w:rsidRPr="003310CD" w:rsidRDefault="003310CD" w:rsidP="003310CD">
      <w:r w:rsidRPr="003310CD">
        <w:rPr>
          <w:b/>
          <w:bCs/>
        </w:rPr>
        <w:t>③ Liệt kê hành động không có thứ tự rõ ràng</w:t>
      </w:r>
    </w:p>
    <w:p w14:paraId="47BB76A3" w14:textId="77777777" w:rsidR="003310CD" w:rsidRPr="003310CD" w:rsidRDefault="003310CD" w:rsidP="003310CD">
      <w:r w:rsidRPr="003310CD">
        <w:t>저는</w:t>
      </w:r>
      <w:r w:rsidRPr="003310CD">
        <w:t xml:space="preserve"> </w:t>
      </w:r>
      <w:r w:rsidRPr="003310CD">
        <w:t>한국어를</w:t>
      </w:r>
      <w:r w:rsidRPr="003310CD">
        <w:t xml:space="preserve"> </w:t>
      </w:r>
      <w:r w:rsidRPr="003310CD">
        <w:t>공부하</w:t>
      </w:r>
      <w:r w:rsidRPr="003310CD">
        <w:rPr>
          <w:b/>
          <w:bCs/>
        </w:rPr>
        <w:t>고</w:t>
      </w:r>
      <w:r w:rsidRPr="003310CD">
        <w:t> </w:t>
      </w:r>
      <w:r w:rsidRPr="003310CD">
        <w:t>운동도</w:t>
      </w:r>
      <w:r w:rsidRPr="003310CD">
        <w:t xml:space="preserve"> </w:t>
      </w:r>
      <w:r w:rsidRPr="003310CD">
        <w:t>해요</w:t>
      </w:r>
      <w:r w:rsidRPr="003310CD">
        <w:t>. </w:t>
      </w:r>
      <w:r w:rsidRPr="003310CD">
        <w:rPr>
          <w:i/>
          <w:iCs/>
        </w:rPr>
        <w:t>Tôi học tiếng Hàn </w:t>
      </w:r>
      <w:r w:rsidRPr="003310CD">
        <w:rPr>
          <w:b/>
          <w:bCs/>
          <w:i/>
          <w:iCs/>
        </w:rPr>
        <w:t>và</w:t>
      </w:r>
      <w:r w:rsidRPr="003310CD">
        <w:rPr>
          <w:i/>
          <w:iCs/>
        </w:rPr>
        <w:t> cũng tập thể dục.</w:t>
      </w:r>
    </w:p>
    <w:p w14:paraId="7DC31996" w14:textId="77777777" w:rsidR="003310CD" w:rsidRPr="003310CD" w:rsidRDefault="003310CD" w:rsidP="003310CD">
      <w:r w:rsidRPr="003310CD">
        <w:t>아침에</w:t>
      </w:r>
      <w:r w:rsidRPr="003310CD">
        <w:t xml:space="preserve"> </w:t>
      </w:r>
      <w:r w:rsidRPr="003310CD">
        <w:t>커피를</w:t>
      </w:r>
      <w:r w:rsidRPr="003310CD">
        <w:t xml:space="preserve"> </w:t>
      </w:r>
      <w:r w:rsidRPr="003310CD">
        <w:t>마시</w:t>
      </w:r>
      <w:r w:rsidRPr="003310CD">
        <w:rPr>
          <w:b/>
          <w:bCs/>
        </w:rPr>
        <w:t>고</w:t>
      </w:r>
      <w:r w:rsidRPr="003310CD">
        <w:t> </w:t>
      </w:r>
      <w:r w:rsidRPr="003310CD">
        <w:t>신문을</w:t>
      </w:r>
      <w:r w:rsidRPr="003310CD">
        <w:t xml:space="preserve"> </w:t>
      </w:r>
      <w:r w:rsidRPr="003310CD">
        <w:t>읽어요</w:t>
      </w:r>
      <w:r w:rsidRPr="003310CD">
        <w:t>. </w:t>
      </w:r>
      <w:r w:rsidRPr="003310CD">
        <w:rPr>
          <w:i/>
          <w:iCs/>
        </w:rPr>
        <w:t>Buổi sáng tôi uống cà phê </w:t>
      </w:r>
      <w:r w:rsidRPr="003310CD">
        <w:rPr>
          <w:b/>
          <w:bCs/>
          <w:i/>
          <w:iCs/>
        </w:rPr>
        <w:t>và</w:t>
      </w:r>
      <w:r w:rsidRPr="003310CD">
        <w:rPr>
          <w:i/>
          <w:iCs/>
        </w:rPr>
        <w:t> đọc báo.</w:t>
      </w:r>
    </w:p>
    <w:p w14:paraId="40B98F8C" w14:textId="77777777" w:rsidR="003310CD" w:rsidRPr="003310CD" w:rsidRDefault="003310CD" w:rsidP="003310CD">
      <w:r w:rsidRPr="003310CD">
        <w:pict w14:anchorId="4486BD85">
          <v:rect id="_x0000_i2921" style="width:0;height:0" o:hralign="center" o:hrstd="t" o:hr="t" fillcolor="#a0a0a0" stroked="f"/>
        </w:pict>
      </w:r>
    </w:p>
    <w:p w14:paraId="29C4B1AC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고</w:t>
      </w:r>
      <w:r w:rsidRPr="003310CD">
        <w:rPr>
          <w:b/>
          <w:bCs/>
        </w:rPr>
        <w:t xml:space="preserve"> — Thì Của Toàn Câu Đặt Ở VỊ NGỮ CUỐI</w:t>
      </w:r>
    </w:p>
    <w:p w14:paraId="79E0D5B8" w14:textId="77777777" w:rsidR="003310CD" w:rsidRPr="003310CD" w:rsidRDefault="003310CD" w:rsidP="003310CD">
      <w:r w:rsidRPr="003310CD">
        <w:rPr>
          <w:rFonts w:ascii="Segoe UI Emoji" w:hAnsi="Segoe UI Emoji" w:cs="Segoe UI Emoji"/>
        </w:rPr>
        <w:t>💡</w:t>
      </w:r>
      <w:r w:rsidRPr="003310CD">
        <w:t xml:space="preserve"> Dù câu ở thì nào, </w:t>
      </w:r>
      <w:r w:rsidRPr="003310CD">
        <w:rPr>
          <w:b/>
          <w:bCs/>
        </w:rPr>
        <w:t>고</w:t>
      </w:r>
      <w:r w:rsidRPr="003310CD">
        <w:rPr>
          <w:b/>
          <w:bCs/>
        </w:rPr>
        <w:t xml:space="preserve"> không bao giờ đổi</w:t>
      </w:r>
      <w:r w:rsidRPr="003310CD">
        <w:t> — chỉ có động từ cuối chia thì: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7"/>
        <w:gridCol w:w="1857"/>
        <w:gridCol w:w="1381"/>
      </w:tblGrid>
      <w:tr w:rsidR="003310CD" w:rsidRPr="003310CD" w14:paraId="02AFDD1F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173E390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Thì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5EDDE90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Câu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17FE638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Nghĩa</w:t>
            </w:r>
          </w:p>
        </w:tc>
      </w:tr>
      <w:tr w:rsidR="003310CD" w:rsidRPr="003310CD" w14:paraId="6FD183C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FC29B85" w14:textId="77777777" w:rsidR="003310CD" w:rsidRPr="003310CD" w:rsidRDefault="003310CD" w:rsidP="003310CD">
            <w:r w:rsidRPr="003310CD">
              <w:t>Hiện tại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7D50C11" w14:textId="77777777" w:rsidR="003310CD" w:rsidRPr="003310CD" w:rsidRDefault="003310CD" w:rsidP="003310CD">
            <w:r w:rsidRPr="003310CD">
              <w:t>밥</w:t>
            </w:r>
            <w:r w:rsidRPr="003310CD">
              <w:t xml:space="preserve"> </w:t>
            </w:r>
            <w:r w:rsidRPr="003310CD">
              <w:t>먹</w:t>
            </w:r>
            <w:r w:rsidRPr="003310CD">
              <w:rPr>
                <w:b/>
                <w:bCs/>
              </w:rPr>
              <w:t>고</w:t>
            </w:r>
            <w:r w:rsidRPr="003310CD">
              <w:t> </w:t>
            </w:r>
            <w:r w:rsidRPr="003310CD">
              <w:t>자요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33CD559" w14:textId="77777777" w:rsidR="003310CD" w:rsidRPr="003310CD" w:rsidRDefault="003310CD" w:rsidP="003310CD">
            <w:r w:rsidRPr="003310CD">
              <w:t>Ăn rồi ngủ</w:t>
            </w:r>
          </w:p>
        </w:tc>
      </w:tr>
      <w:tr w:rsidR="003310CD" w:rsidRPr="003310CD" w14:paraId="63245A7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3B88DCE" w14:textId="77777777" w:rsidR="003310CD" w:rsidRPr="003310CD" w:rsidRDefault="003310CD" w:rsidP="003310CD">
            <w:r w:rsidRPr="003310CD">
              <w:t>Quá khứ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A24FA11" w14:textId="77777777" w:rsidR="003310CD" w:rsidRPr="003310CD" w:rsidRDefault="003310CD" w:rsidP="003310CD">
            <w:r w:rsidRPr="003310CD">
              <w:t>밥</w:t>
            </w:r>
            <w:r w:rsidRPr="003310CD">
              <w:t xml:space="preserve"> </w:t>
            </w:r>
            <w:r w:rsidRPr="003310CD">
              <w:t>먹</w:t>
            </w:r>
            <w:r w:rsidRPr="003310CD">
              <w:rPr>
                <w:b/>
                <w:bCs/>
              </w:rPr>
              <w:t>고</w:t>
            </w:r>
            <w:r w:rsidRPr="003310CD">
              <w:t> </w:t>
            </w:r>
            <w:r w:rsidRPr="003310CD">
              <w:t>잤어요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79A3D09" w14:textId="77777777" w:rsidR="003310CD" w:rsidRPr="003310CD" w:rsidRDefault="003310CD" w:rsidP="003310CD">
            <w:r w:rsidRPr="003310CD">
              <w:t>Đã ăn rồi ngủ</w:t>
            </w:r>
          </w:p>
        </w:tc>
      </w:tr>
      <w:tr w:rsidR="003310CD" w:rsidRPr="003310CD" w14:paraId="51C0437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4AF32B1" w14:textId="77777777" w:rsidR="003310CD" w:rsidRPr="003310CD" w:rsidRDefault="003310CD" w:rsidP="003310CD">
            <w:r w:rsidRPr="003310CD">
              <w:t>Tương lai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0387143" w14:textId="77777777" w:rsidR="003310CD" w:rsidRPr="003310CD" w:rsidRDefault="003310CD" w:rsidP="003310CD">
            <w:r w:rsidRPr="003310CD">
              <w:t>밥</w:t>
            </w:r>
            <w:r w:rsidRPr="003310CD">
              <w:t xml:space="preserve"> </w:t>
            </w:r>
            <w:r w:rsidRPr="003310CD">
              <w:t>먹</w:t>
            </w:r>
            <w:r w:rsidRPr="003310CD">
              <w:rPr>
                <w:b/>
                <w:bCs/>
              </w:rPr>
              <w:t>고</w:t>
            </w:r>
            <w:r w:rsidRPr="003310CD">
              <w:t> </w:t>
            </w:r>
            <w:r w:rsidRPr="003310CD">
              <w:t>잘</w:t>
            </w:r>
            <w:r w:rsidRPr="003310CD">
              <w:t xml:space="preserve"> </w:t>
            </w:r>
            <w:r w:rsidRPr="003310CD">
              <w:t>거예요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05E03B0" w14:textId="77777777" w:rsidR="003310CD" w:rsidRPr="003310CD" w:rsidRDefault="003310CD" w:rsidP="003310CD">
            <w:r w:rsidRPr="003310CD">
              <w:t>Sẽ ăn rồi ngủ</w:t>
            </w:r>
          </w:p>
        </w:tc>
      </w:tr>
    </w:tbl>
    <w:p w14:paraId="57E80AFC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🔷</w:t>
      </w:r>
      <w:r w:rsidRPr="003310CD">
        <w:rPr>
          <w:b/>
          <w:bCs/>
        </w:rPr>
        <w:t xml:space="preserve"> No.54 —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면서</w:t>
      </w:r>
      <w:r w:rsidRPr="003310CD">
        <w:rPr>
          <w:b/>
          <w:bCs/>
        </w:rPr>
        <w:t xml:space="preserve"> (trong khi / vừa... vừa)</w:t>
      </w:r>
    </w:p>
    <w:p w14:paraId="7BFA4394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Công thức</w:t>
      </w:r>
    </w:p>
    <w:p w14:paraId="4AFF8365" w14:textId="77777777" w:rsidR="003310CD" w:rsidRPr="003310CD" w:rsidRDefault="003310CD" w:rsidP="003310CD">
      <w:r w:rsidRPr="003310CD">
        <w:t>Động từ + (</w:t>
      </w:r>
      <w:r w:rsidRPr="003310CD">
        <w:t>으</w:t>
      </w:r>
      <w:r w:rsidRPr="003310CD">
        <w:t>)</w:t>
      </w:r>
      <w:r w:rsidRPr="003310CD">
        <w:t>면서</w:t>
      </w:r>
    </w:p>
    <w:p w14:paraId="476092A2" w14:textId="77777777" w:rsidR="003310CD" w:rsidRPr="003310CD" w:rsidRDefault="003310CD" w:rsidP="003310CD"/>
    <w:p w14:paraId="5EE61BA1" w14:textId="77777777" w:rsidR="003310CD" w:rsidRPr="003310CD" w:rsidRDefault="003310CD" w:rsidP="003310CD">
      <w:r w:rsidRPr="003310CD">
        <w:t xml:space="preserve">Kết thúc nguyên âm  + </w:t>
      </w:r>
      <w:r w:rsidRPr="003310CD">
        <w:t>면서</w:t>
      </w:r>
    </w:p>
    <w:p w14:paraId="3CBED3F8" w14:textId="77777777" w:rsidR="003310CD" w:rsidRPr="003310CD" w:rsidRDefault="003310CD" w:rsidP="003310CD">
      <w:r w:rsidRPr="003310CD">
        <w:t xml:space="preserve">Kết thúc phụ âm     + </w:t>
      </w:r>
      <w:r w:rsidRPr="003310CD">
        <w:t>으면서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2189"/>
      </w:tblGrid>
      <w:tr w:rsidR="003310CD" w:rsidRPr="003310CD" w14:paraId="47C1471C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FD69AD2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lastRenderedPageBreak/>
              <w:t>Gốc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6FE604D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Kết quả</w:t>
            </w:r>
          </w:p>
        </w:tc>
      </w:tr>
      <w:tr w:rsidR="003310CD" w:rsidRPr="003310CD" w14:paraId="6F7BD79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CD1CE8B" w14:textId="77777777" w:rsidR="003310CD" w:rsidRPr="003310CD" w:rsidRDefault="003310CD" w:rsidP="003310CD">
            <w:r w:rsidRPr="003310CD">
              <w:t>보다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7ED8E5F" w14:textId="77777777" w:rsidR="003310CD" w:rsidRPr="003310CD" w:rsidRDefault="003310CD" w:rsidP="003310CD">
            <w:r w:rsidRPr="003310CD">
              <w:rPr>
                <w:b/>
                <w:bCs/>
              </w:rPr>
              <w:t>보면서</w:t>
            </w:r>
          </w:p>
        </w:tc>
      </w:tr>
      <w:tr w:rsidR="003310CD" w:rsidRPr="003310CD" w14:paraId="576F8E4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D0A5FBE" w14:textId="77777777" w:rsidR="003310CD" w:rsidRPr="003310CD" w:rsidRDefault="003310CD" w:rsidP="003310CD">
            <w:r w:rsidRPr="003310CD">
              <w:t>먹다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207FC87" w14:textId="77777777" w:rsidR="003310CD" w:rsidRPr="003310CD" w:rsidRDefault="003310CD" w:rsidP="003310CD">
            <w:r w:rsidRPr="003310CD">
              <w:rPr>
                <w:b/>
                <w:bCs/>
              </w:rPr>
              <w:t>먹으면서</w:t>
            </w:r>
          </w:p>
        </w:tc>
      </w:tr>
      <w:tr w:rsidR="003310CD" w:rsidRPr="003310CD" w14:paraId="41643DC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DB2EFD8" w14:textId="77777777" w:rsidR="003310CD" w:rsidRPr="003310CD" w:rsidRDefault="003310CD" w:rsidP="003310CD">
            <w:r w:rsidRPr="003310CD">
              <w:t>걷다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4A82370" w14:textId="77777777" w:rsidR="003310CD" w:rsidRPr="003310CD" w:rsidRDefault="003310CD" w:rsidP="003310CD">
            <w:r w:rsidRPr="003310CD">
              <w:rPr>
                <w:b/>
                <w:bCs/>
              </w:rPr>
              <w:t>걸으면서</w:t>
            </w:r>
            <w:r w:rsidRPr="003310CD">
              <w:t> </w:t>
            </w:r>
            <w:r w:rsidRPr="003310CD">
              <w:rPr>
                <w:i/>
                <w:iCs/>
              </w:rPr>
              <w:t>(</w:t>
            </w:r>
            <w:r w:rsidRPr="003310CD">
              <w:rPr>
                <w:i/>
                <w:iCs/>
              </w:rPr>
              <w:t>ㄷ</w:t>
            </w:r>
            <w:r w:rsidRPr="003310CD">
              <w:rPr>
                <w:i/>
                <w:iCs/>
              </w:rPr>
              <w:t xml:space="preserve"> </w:t>
            </w:r>
            <w:r w:rsidRPr="003310CD">
              <w:rPr>
                <w:i/>
                <w:iCs/>
              </w:rPr>
              <w:t>불규칙</w:t>
            </w:r>
            <w:r w:rsidRPr="003310CD">
              <w:rPr>
                <w:i/>
                <w:iCs/>
              </w:rPr>
              <w:t>)</w:t>
            </w:r>
          </w:p>
        </w:tc>
      </w:tr>
      <w:tr w:rsidR="003310CD" w:rsidRPr="003310CD" w14:paraId="5D0D883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DA3D191" w14:textId="77777777" w:rsidR="003310CD" w:rsidRPr="003310CD" w:rsidRDefault="003310CD" w:rsidP="003310CD">
            <w:r w:rsidRPr="003310CD">
              <w:t>듣다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0AB7753" w14:textId="77777777" w:rsidR="003310CD" w:rsidRPr="003310CD" w:rsidRDefault="003310CD" w:rsidP="003310CD">
            <w:r w:rsidRPr="003310CD">
              <w:rPr>
                <w:b/>
                <w:bCs/>
              </w:rPr>
              <w:t>들으면서</w:t>
            </w:r>
            <w:r w:rsidRPr="003310CD">
              <w:t> </w:t>
            </w:r>
            <w:r w:rsidRPr="003310CD">
              <w:rPr>
                <w:i/>
                <w:iCs/>
              </w:rPr>
              <w:t>(</w:t>
            </w:r>
            <w:r w:rsidRPr="003310CD">
              <w:rPr>
                <w:i/>
                <w:iCs/>
              </w:rPr>
              <w:t>ㄷ</w:t>
            </w:r>
            <w:r w:rsidRPr="003310CD">
              <w:rPr>
                <w:i/>
                <w:iCs/>
              </w:rPr>
              <w:t xml:space="preserve"> </w:t>
            </w:r>
            <w:r w:rsidRPr="003310CD">
              <w:rPr>
                <w:i/>
                <w:iCs/>
              </w:rPr>
              <w:t>불규칙</w:t>
            </w:r>
            <w:r w:rsidRPr="003310CD">
              <w:rPr>
                <w:i/>
                <w:iCs/>
              </w:rPr>
              <w:t>)</w:t>
            </w:r>
          </w:p>
        </w:tc>
      </w:tr>
      <w:tr w:rsidR="003310CD" w:rsidRPr="003310CD" w14:paraId="4A82BD4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B2F7062" w14:textId="77777777" w:rsidR="003310CD" w:rsidRPr="003310CD" w:rsidRDefault="003310CD" w:rsidP="003310CD">
            <w:r w:rsidRPr="003310CD">
              <w:t>운동하다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5F7479B" w14:textId="77777777" w:rsidR="003310CD" w:rsidRPr="003310CD" w:rsidRDefault="003310CD" w:rsidP="003310CD">
            <w:r w:rsidRPr="003310CD">
              <w:rPr>
                <w:b/>
                <w:bCs/>
              </w:rPr>
              <w:t>운동하면서</w:t>
            </w:r>
          </w:p>
        </w:tc>
      </w:tr>
    </w:tbl>
    <w:p w14:paraId="14A440EF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Cách Dùng</w:t>
      </w:r>
    </w:p>
    <w:p w14:paraId="7C5BD920" w14:textId="77777777" w:rsidR="003310CD" w:rsidRPr="003310CD" w:rsidRDefault="003310CD" w:rsidP="003310CD">
      <w:r w:rsidRPr="003310CD">
        <w:rPr>
          <w:b/>
          <w:bCs/>
        </w:rPr>
        <w:t>① Hai hành động xảy ra ĐỒNG THỜI — cùng một chủ ngữ</w:t>
      </w:r>
    </w:p>
    <w:p w14:paraId="6AA5ABB1" w14:textId="77777777" w:rsidR="003310CD" w:rsidRPr="003310CD" w:rsidRDefault="003310CD" w:rsidP="003310CD">
      <w:r w:rsidRPr="003310CD">
        <w:t>핸드폰을</w:t>
      </w:r>
      <w:r w:rsidRPr="003310CD">
        <w:t xml:space="preserve"> </w:t>
      </w:r>
      <w:r w:rsidRPr="003310CD">
        <w:t>보</w:t>
      </w:r>
      <w:r w:rsidRPr="003310CD">
        <w:rPr>
          <w:b/>
          <w:bCs/>
        </w:rPr>
        <w:t>면서</w:t>
      </w:r>
      <w:r w:rsidRPr="003310CD">
        <w:t> </w:t>
      </w:r>
      <w:r w:rsidRPr="003310CD">
        <w:t>걷지</w:t>
      </w:r>
      <w:r w:rsidRPr="003310CD">
        <w:t xml:space="preserve"> </w:t>
      </w:r>
      <w:r w:rsidRPr="003310CD">
        <w:t>마세요</w:t>
      </w:r>
      <w:r w:rsidRPr="003310CD">
        <w:t>. </w:t>
      </w:r>
      <w:r w:rsidRPr="003310CD">
        <w:rPr>
          <w:i/>
          <w:iCs/>
        </w:rPr>
        <w:t>Đừng vừa nhìn điện thoại </w:t>
      </w:r>
      <w:r w:rsidRPr="003310CD">
        <w:rPr>
          <w:b/>
          <w:bCs/>
          <w:i/>
          <w:iCs/>
        </w:rPr>
        <w:t>vừa</w:t>
      </w:r>
      <w:r w:rsidRPr="003310CD">
        <w:rPr>
          <w:i/>
          <w:iCs/>
        </w:rPr>
        <w:t> đi bộ.</w:t>
      </w:r>
    </w:p>
    <w:p w14:paraId="70B883EF" w14:textId="77777777" w:rsidR="003310CD" w:rsidRPr="003310CD" w:rsidRDefault="003310CD" w:rsidP="003310CD">
      <w:r w:rsidRPr="003310CD">
        <w:t>음악을</w:t>
      </w:r>
      <w:r w:rsidRPr="003310CD">
        <w:t xml:space="preserve"> </w:t>
      </w:r>
      <w:r w:rsidRPr="003310CD">
        <w:t>들</w:t>
      </w:r>
      <w:r w:rsidRPr="003310CD">
        <w:rPr>
          <w:b/>
          <w:bCs/>
        </w:rPr>
        <w:t>으면서</w:t>
      </w:r>
      <w:r w:rsidRPr="003310CD">
        <w:t> </w:t>
      </w:r>
      <w:r w:rsidRPr="003310CD">
        <w:t>공부해요</w:t>
      </w:r>
      <w:r w:rsidRPr="003310CD">
        <w:t>. </w:t>
      </w:r>
      <w:r w:rsidRPr="003310CD">
        <w:rPr>
          <w:i/>
          <w:iCs/>
        </w:rPr>
        <w:t>Tôi vừa nghe nhạc </w:t>
      </w:r>
      <w:r w:rsidRPr="003310CD">
        <w:rPr>
          <w:b/>
          <w:bCs/>
          <w:i/>
          <w:iCs/>
        </w:rPr>
        <w:t>vừa</w:t>
      </w:r>
      <w:r w:rsidRPr="003310CD">
        <w:rPr>
          <w:i/>
          <w:iCs/>
        </w:rPr>
        <w:t> học bài.</w:t>
      </w:r>
    </w:p>
    <w:p w14:paraId="71AA5178" w14:textId="77777777" w:rsidR="003310CD" w:rsidRPr="003310CD" w:rsidRDefault="003310CD" w:rsidP="003310CD">
      <w:r w:rsidRPr="003310CD">
        <w:t>밥을</w:t>
      </w:r>
      <w:r w:rsidRPr="003310CD">
        <w:t xml:space="preserve"> </w:t>
      </w:r>
      <w:r w:rsidRPr="003310CD">
        <w:t>먹</w:t>
      </w:r>
      <w:r w:rsidRPr="003310CD">
        <w:rPr>
          <w:b/>
          <w:bCs/>
        </w:rPr>
        <w:t>으면서</w:t>
      </w:r>
      <w:r w:rsidRPr="003310CD">
        <w:t> </w:t>
      </w:r>
      <w:r w:rsidRPr="003310CD">
        <w:t>얘기해요</w:t>
      </w:r>
      <w:r w:rsidRPr="003310CD">
        <w:t>. </w:t>
      </w:r>
      <w:r w:rsidRPr="003310CD">
        <w:rPr>
          <w:i/>
          <w:iCs/>
        </w:rPr>
        <w:t>Chúng ta vừa ăn </w:t>
      </w:r>
      <w:r w:rsidRPr="003310CD">
        <w:rPr>
          <w:b/>
          <w:bCs/>
          <w:i/>
          <w:iCs/>
        </w:rPr>
        <w:t>vừa</w:t>
      </w:r>
      <w:r w:rsidRPr="003310CD">
        <w:rPr>
          <w:i/>
          <w:iCs/>
        </w:rPr>
        <w:t> nói chuyện nhé.</w:t>
      </w:r>
    </w:p>
    <w:p w14:paraId="2E046D4B" w14:textId="77777777" w:rsidR="003310CD" w:rsidRPr="003310CD" w:rsidRDefault="003310CD" w:rsidP="003310CD">
      <w:r w:rsidRPr="003310CD">
        <w:rPr>
          <w:b/>
          <w:bCs/>
        </w:rPr>
        <w:t>② Diễn đạt hai trạng thái đồng thời</w:t>
      </w:r>
    </w:p>
    <w:p w14:paraId="7AE1A418" w14:textId="77777777" w:rsidR="003310CD" w:rsidRPr="003310CD" w:rsidRDefault="003310CD" w:rsidP="003310CD">
      <w:r w:rsidRPr="003310CD">
        <w:t>웃</w:t>
      </w:r>
      <w:r w:rsidRPr="003310CD">
        <w:rPr>
          <w:b/>
          <w:bCs/>
        </w:rPr>
        <w:t>으면서</w:t>
      </w:r>
      <w:r w:rsidRPr="003310CD">
        <w:t> </w:t>
      </w:r>
      <w:r w:rsidRPr="003310CD">
        <w:t>울었어요</w:t>
      </w:r>
      <w:r w:rsidRPr="003310CD">
        <w:t>. </w:t>
      </w:r>
      <w:r w:rsidRPr="003310CD">
        <w:rPr>
          <w:i/>
          <w:iCs/>
        </w:rPr>
        <w:t>Vừa cười </w:t>
      </w:r>
      <w:r w:rsidRPr="003310CD">
        <w:rPr>
          <w:b/>
          <w:bCs/>
          <w:i/>
          <w:iCs/>
        </w:rPr>
        <w:t>vừa</w:t>
      </w:r>
      <w:r w:rsidRPr="003310CD">
        <w:rPr>
          <w:i/>
          <w:iCs/>
        </w:rPr>
        <w:t> khóc.</w:t>
      </w:r>
    </w:p>
    <w:p w14:paraId="3D61225B" w14:textId="77777777" w:rsidR="003310CD" w:rsidRPr="003310CD" w:rsidRDefault="003310CD" w:rsidP="003310CD">
      <w:r w:rsidRPr="003310CD">
        <w:t>일하</w:t>
      </w:r>
      <w:r w:rsidRPr="003310CD">
        <w:rPr>
          <w:b/>
          <w:bCs/>
        </w:rPr>
        <w:t>면서</w:t>
      </w:r>
      <w:r w:rsidRPr="003310CD">
        <w:t> </w:t>
      </w:r>
      <w:r w:rsidRPr="003310CD">
        <w:t>공부하는</w:t>
      </w:r>
      <w:r w:rsidRPr="003310CD">
        <w:t xml:space="preserve"> </w:t>
      </w:r>
      <w:r w:rsidRPr="003310CD">
        <w:t>게</w:t>
      </w:r>
      <w:r w:rsidRPr="003310CD">
        <w:t xml:space="preserve"> </w:t>
      </w:r>
      <w:r w:rsidRPr="003310CD">
        <w:t>힘들어요</w:t>
      </w:r>
      <w:r w:rsidRPr="003310CD">
        <w:t>. </w:t>
      </w:r>
      <w:r w:rsidRPr="003310CD">
        <w:rPr>
          <w:i/>
          <w:iCs/>
        </w:rPr>
        <w:t>Vừa đi làm </w:t>
      </w:r>
      <w:r w:rsidRPr="003310CD">
        <w:rPr>
          <w:b/>
          <w:bCs/>
          <w:i/>
          <w:iCs/>
        </w:rPr>
        <w:t>vừa</w:t>
      </w:r>
      <w:r w:rsidRPr="003310CD">
        <w:rPr>
          <w:i/>
          <w:iCs/>
        </w:rPr>
        <w:t> học thật khó.</w:t>
      </w:r>
    </w:p>
    <w:p w14:paraId="526FDDCA" w14:textId="77777777" w:rsidR="003310CD" w:rsidRPr="003310CD" w:rsidRDefault="003310CD" w:rsidP="003310CD">
      <w:r w:rsidRPr="003310CD">
        <w:rPr>
          <w:b/>
          <w:bCs/>
        </w:rPr>
        <w:t>③ Hành động nền — bối cảnh cho hành động chính</w:t>
      </w:r>
    </w:p>
    <w:p w14:paraId="289C7B55" w14:textId="77777777" w:rsidR="003310CD" w:rsidRPr="003310CD" w:rsidRDefault="003310CD" w:rsidP="003310CD">
      <w:r w:rsidRPr="003310CD">
        <w:t>커피를</w:t>
      </w:r>
      <w:r w:rsidRPr="003310CD">
        <w:t xml:space="preserve"> </w:t>
      </w:r>
      <w:r w:rsidRPr="003310CD">
        <w:t>마시</w:t>
      </w:r>
      <w:r w:rsidRPr="003310CD">
        <w:rPr>
          <w:b/>
          <w:bCs/>
        </w:rPr>
        <w:t>면서</w:t>
      </w:r>
      <w:r w:rsidRPr="003310CD">
        <w:t> </w:t>
      </w:r>
      <w:r w:rsidRPr="003310CD">
        <w:t>이야기할까요</w:t>
      </w:r>
      <w:r w:rsidRPr="003310CD">
        <w:t>? </w:t>
      </w:r>
      <w:r w:rsidRPr="003310CD">
        <w:rPr>
          <w:i/>
          <w:iCs/>
        </w:rPr>
        <w:t>Chúng ta vừa uống cà phê </w:t>
      </w:r>
      <w:r w:rsidRPr="003310CD">
        <w:rPr>
          <w:b/>
          <w:bCs/>
          <w:i/>
          <w:iCs/>
        </w:rPr>
        <w:t>vừa</w:t>
      </w:r>
      <w:r w:rsidRPr="003310CD">
        <w:rPr>
          <w:i/>
          <w:iCs/>
        </w:rPr>
        <w:t> nói chuyện nhé?</w:t>
      </w:r>
    </w:p>
    <w:p w14:paraId="16342367" w14:textId="77777777" w:rsidR="003310CD" w:rsidRPr="003310CD" w:rsidRDefault="003310CD" w:rsidP="003310CD">
      <w:r w:rsidRPr="003310CD">
        <w:t>음악을</w:t>
      </w:r>
      <w:r w:rsidRPr="003310CD">
        <w:t xml:space="preserve"> </w:t>
      </w:r>
      <w:r w:rsidRPr="003310CD">
        <w:t>들</w:t>
      </w:r>
      <w:r w:rsidRPr="003310CD">
        <w:rPr>
          <w:b/>
          <w:bCs/>
        </w:rPr>
        <w:t>으면서</w:t>
      </w:r>
      <w:r w:rsidRPr="003310CD">
        <w:t> </w:t>
      </w:r>
      <w:r w:rsidRPr="003310CD">
        <w:t>요리했어요</w:t>
      </w:r>
      <w:r w:rsidRPr="003310CD">
        <w:t>. </w:t>
      </w:r>
      <w:r w:rsidRPr="003310CD">
        <w:rPr>
          <w:i/>
          <w:iCs/>
        </w:rPr>
        <w:t>Tôi nấu ăn </w:t>
      </w:r>
      <w:r w:rsidRPr="003310CD">
        <w:rPr>
          <w:b/>
          <w:bCs/>
          <w:i/>
          <w:iCs/>
        </w:rPr>
        <w:t>trong khi</w:t>
      </w:r>
      <w:r w:rsidRPr="003310CD">
        <w:rPr>
          <w:i/>
          <w:iCs/>
        </w:rPr>
        <w:t> nghe nhạc.</w:t>
      </w:r>
    </w:p>
    <w:p w14:paraId="693EF0BF" w14:textId="77777777" w:rsidR="003310CD" w:rsidRPr="003310CD" w:rsidRDefault="003310CD" w:rsidP="003310CD">
      <w:r w:rsidRPr="003310CD">
        <w:pict w14:anchorId="0021616D">
          <v:rect id="_x0000_i2922" style="width:0;height:0" o:hralign="center" o:hrstd="t" o:hr="t" fillcolor="#a0a0a0" stroked="f"/>
        </w:pict>
      </w:r>
    </w:p>
    <w:p w14:paraId="2EA6B06C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</w:t>
      </w:r>
      <w:r w:rsidRPr="003310CD">
        <w:rPr>
          <w:rFonts w:ascii="Segoe UI Emoji" w:hAnsi="Segoe UI Emoji" w:cs="Segoe UI Emoji"/>
          <w:b/>
          <w:bCs/>
        </w:rPr>
        <w:t>⚠️</w:t>
      </w:r>
      <w:r w:rsidRPr="003310CD">
        <w:rPr>
          <w:b/>
          <w:bCs/>
        </w:rPr>
        <w:t xml:space="preserve"> Quy Tắc Quan Trọng Của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면서</w:t>
      </w:r>
    </w:p>
    <w:p w14:paraId="4BCADB54" w14:textId="77777777" w:rsidR="003310CD" w:rsidRPr="003310CD" w:rsidRDefault="003310CD" w:rsidP="003310CD">
      <w:r w:rsidRPr="003310CD">
        <w:rPr>
          <w:b/>
          <w:bCs/>
        </w:rPr>
        <w:t>Chủ ngữ 2 vế PHẢI GIỐNG NHAU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5"/>
        <w:gridCol w:w="4135"/>
      </w:tblGrid>
      <w:tr w:rsidR="003310CD" w:rsidRPr="003310CD" w14:paraId="750B9078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04CF2EB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rFonts w:ascii="Segoe UI Emoji" w:hAnsi="Segoe UI Emoji" w:cs="Segoe UI Emoji"/>
                <w:b/>
                <w:bCs/>
              </w:rPr>
              <w:lastRenderedPageBreak/>
              <w:t>✅</w:t>
            </w:r>
            <w:r w:rsidRPr="003310CD">
              <w:rPr>
                <w:b/>
                <w:bCs/>
              </w:rPr>
              <w:t xml:space="preserve"> Đúng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30FED32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rFonts w:ascii="Segoe UI Emoji" w:hAnsi="Segoe UI Emoji" w:cs="Segoe UI Emoji"/>
                <w:b/>
                <w:bCs/>
              </w:rPr>
              <w:t>❌</w:t>
            </w:r>
            <w:r w:rsidRPr="003310CD">
              <w:rPr>
                <w:b/>
                <w:bCs/>
              </w:rPr>
              <w:t xml:space="preserve"> Sai</w:t>
            </w:r>
          </w:p>
        </w:tc>
      </w:tr>
      <w:tr w:rsidR="003310CD" w:rsidRPr="003310CD" w14:paraId="28BB8D8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7B24EB8" w14:textId="77777777" w:rsidR="003310CD" w:rsidRPr="003310CD" w:rsidRDefault="003310CD" w:rsidP="003310CD">
            <w:r w:rsidRPr="003310CD">
              <w:rPr>
                <w:b/>
                <w:bCs/>
              </w:rPr>
              <w:t>저는</w:t>
            </w:r>
            <w:r w:rsidRPr="003310CD">
              <w:t> </w:t>
            </w:r>
            <w:r w:rsidRPr="003310CD">
              <w:t>음악을</w:t>
            </w:r>
            <w:r w:rsidRPr="003310CD">
              <w:t xml:space="preserve"> </w:t>
            </w:r>
            <w:r w:rsidRPr="003310CD">
              <w:t>들으</w:t>
            </w:r>
            <w:r w:rsidRPr="003310CD">
              <w:rPr>
                <w:b/>
                <w:bCs/>
              </w:rPr>
              <w:t>면서</w:t>
            </w:r>
            <w:r w:rsidRPr="003310CD">
              <w:t> </w:t>
            </w:r>
            <w:r w:rsidRPr="003310CD">
              <w:rPr>
                <w:b/>
                <w:bCs/>
              </w:rPr>
              <w:t>저는</w:t>
            </w:r>
            <w:r w:rsidRPr="003310CD">
              <w:t> </w:t>
            </w:r>
            <w:r w:rsidRPr="003310CD">
              <w:t>공부해요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E82BDE3" w14:textId="77777777" w:rsidR="003310CD" w:rsidRPr="003310CD" w:rsidRDefault="003310CD" w:rsidP="003310CD">
            <w:r w:rsidRPr="003310CD">
              <w:rPr>
                <w:b/>
                <w:bCs/>
              </w:rPr>
              <w:t>저는</w:t>
            </w:r>
            <w:r w:rsidRPr="003310CD">
              <w:t> </w:t>
            </w:r>
            <w:r w:rsidRPr="003310CD">
              <w:t>공부하</w:t>
            </w:r>
            <w:r w:rsidRPr="003310CD">
              <w:rPr>
                <w:b/>
                <w:bCs/>
              </w:rPr>
              <w:t>면서</w:t>
            </w:r>
            <w:r w:rsidRPr="003310CD">
              <w:t> </w:t>
            </w:r>
            <w:r w:rsidRPr="003310CD">
              <w:rPr>
                <w:b/>
                <w:bCs/>
              </w:rPr>
              <w:t>친구는</w:t>
            </w:r>
            <w:r w:rsidRPr="003310CD">
              <w:t> </w:t>
            </w:r>
            <w:r w:rsidRPr="003310CD">
              <w:t>놀아요</w:t>
            </w:r>
          </w:p>
        </w:tc>
      </w:tr>
      <w:tr w:rsidR="003310CD" w:rsidRPr="003310CD" w14:paraId="3F20A4B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E31226D" w14:textId="77777777" w:rsidR="003310CD" w:rsidRPr="003310CD" w:rsidRDefault="003310CD" w:rsidP="003310CD">
            <w:r w:rsidRPr="003310CD">
              <w:rPr>
                <w:i/>
                <w:iCs/>
              </w:rPr>
              <w:t>(Tôi vừa nghe nhạc vừa học)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E0273C7" w14:textId="77777777" w:rsidR="003310CD" w:rsidRPr="003310CD" w:rsidRDefault="003310CD" w:rsidP="003310CD">
            <w:r w:rsidRPr="003310CD">
              <w:rPr>
                <w:i/>
                <w:iCs/>
              </w:rPr>
              <w:t xml:space="preserve">(Chủ ngữ khác nhau → không dùng </w:t>
            </w:r>
            <w:r w:rsidRPr="003310CD">
              <w:rPr>
                <w:i/>
                <w:iCs/>
              </w:rPr>
              <w:t>면서</w:t>
            </w:r>
            <w:r w:rsidRPr="003310CD">
              <w:rPr>
                <w:i/>
                <w:iCs/>
              </w:rPr>
              <w:t>)</w:t>
            </w:r>
          </w:p>
        </w:tc>
      </w:tr>
    </w:tbl>
    <w:p w14:paraId="625C9B7C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🔷</w:t>
      </w:r>
      <w:r w:rsidRPr="003310CD">
        <w:rPr>
          <w:b/>
          <w:bCs/>
        </w:rPr>
        <w:t xml:space="preserve"> No.53 —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면</w:t>
      </w:r>
      <w:r w:rsidRPr="003310CD">
        <w:rPr>
          <w:b/>
          <w:bCs/>
        </w:rPr>
        <w:t xml:space="preserve"> (nếu... thì — điều kiện)</w:t>
      </w:r>
    </w:p>
    <w:p w14:paraId="15C5C010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Công thức</w:t>
      </w:r>
    </w:p>
    <w:p w14:paraId="5E65DB62" w14:textId="77777777" w:rsidR="003310CD" w:rsidRPr="003310CD" w:rsidRDefault="003310CD" w:rsidP="003310CD">
      <w:r w:rsidRPr="003310CD">
        <w:t>Động từ / Tính từ + (</w:t>
      </w:r>
      <w:r w:rsidRPr="003310CD">
        <w:t>으</w:t>
      </w:r>
      <w:r w:rsidRPr="003310CD">
        <w:t>)</w:t>
      </w:r>
      <w:r w:rsidRPr="003310CD">
        <w:t>면</w:t>
      </w:r>
    </w:p>
    <w:p w14:paraId="049E39F0" w14:textId="77777777" w:rsidR="003310CD" w:rsidRPr="003310CD" w:rsidRDefault="003310CD" w:rsidP="003310CD"/>
    <w:p w14:paraId="45215EEA" w14:textId="77777777" w:rsidR="003310CD" w:rsidRPr="003310CD" w:rsidRDefault="003310CD" w:rsidP="003310CD">
      <w:r w:rsidRPr="003310CD">
        <w:t xml:space="preserve">Kết thúc nguyên âm  + </w:t>
      </w:r>
      <w:r w:rsidRPr="003310CD">
        <w:t>면</w:t>
      </w:r>
    </w:p>
    <w:p w14:paraId="2C430FB9" w14:textId="77777777" w:rsidR="003310CD" w:rsidRPr="003310CD" w:rsidRDefault="003310CD" w:rsidP="003310CD">
      <w:r w:rsidRPr="003310CD">
        <w:t xml:space="preserve">Kết thúc phụ âm     + </w:t>
      </w:r>
      <w:r w:rsidRPr="003310CD">
        <w:t>으면</w:t>
      </w:r>
    </w:p>
    <w:p w14:paraId="23BF0872" w14:textId="77777777" w:rsidR="003310CD" w:rsidRPr="003310CD" w:rsidRDefault="003310CD" w:rsidP="003310CD">
      <w:r w:rsidRPr="003310CD">
        <w:t xml:space="preserve">Danh từ             + </w:t>
      </w:r>
      <w:r w:rsidRPr="003310CD">
        <w:t>이면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1949"/>
      </w:tblGrid>
      <w:tr w:rsidR="003310CD" w:rsidRPr="003310CD" w14:paraId="3B0FC066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2B3C7E4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Gốc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60864CB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Kết quả</w:t>
            </w:r>
          </w:p>
        </w:tc>
      </w:tr>
      <w:tr w:rsidR="003310CD" w:rsidRPr="003310CD" w14:paraId="66CB1E7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654DE3F" w14:textId="77777777" w:rsidR="003310CD" w:rsidRPr="003310CD" w:rsidRDefault="003310CD" w:rsidP="003310CD">
            <w:r w:rsidRPr="003310CD">
              <w:t>가다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0DF04E1" w14:textId="77777777" w:rsidR="003310CD" w:rsidRPr="003310CD" w:rsidRDefault="003310CD" w:rsidP="003310CD">
            <w:r w:rsidRPr="003310CD">
              <w:rPr>
                <w:b/>
                <w:bCs/>
              </w:rPr>
              <w:t>가면</w:t>
            </w:r>
          </w:p>
        </w:tc>
      </w:tr>
      <w:tr w:rsidR="003310CD" w:rsidRPr="003310CD" w14:paraId="4473FAC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95C2581" w14:textId="77777777" w:rsidR="003310CD" w:rsidRPr="003310CD" w:rsidRDefault="003310CD" w:rsidP="003310CD">
            <w:r w:rsidRPr="003310CD">
              <w:t>먹다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F1785C6" w14:textId="77777777" w:rsidR="003310CD" w:rsidRPr="003310CD" w:rsidRDefault="003310CD" w:rsidP="003310CD">
            <w:r w:rsidRPr="003310CD">
              <w:rPr>
                <w:b/>
                <w:bCs/>
              </w:rPr>
              <w:t>먹으면</w:t>
            </w:r>
          </w:p>
        </w:tc>
      </w:tr>
      <w:tr w:rsidR="003310CD" w:rsidRPr="003310CD" w14:paraId="1EFC06F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069B709" w14:textId="77777777" w:rsidR="003310CD" w:rsidRPr="003310CD" w:rsidRDefault="003310CD" w:rsidP="003310CD">
            <w:r w:rsidRPr="003310CD">
              <w:t>좋다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29F93F5" w14:textId="77777777" w:rsidR="003310CD" w:rsidRPr="003310CD" w:rsidRDefault="003310CD" w:rsidP="003310CD">
            <w:r w:rsidRPr="003310CD">
              <w:rPr>
                <w:b/>
                <w:bCs/>
              </w:rPr>
              <w:t>좋으면</w:t>
            </w:r>
          </w:p>
        </w:tc>
      </w:tr>
      <w:tr w:rsidR="003310CD" w:rsidRPr="003310CD" w14:paraId="4BF91BC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5A49104" w14:textId="77777777" w:rsidR="003310CD" w:rsidRPr="003310CD" w:rsidRDefault="003310CD" w:rsidP="003310CD">
            <w:r w:rsidRPr="003310CD">
              <w:t>바쁘다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55C2B61" w14:textId="77777777" w:rsidR="003310CD" w:rsidRPr="003310CD" w:rsidRDefault="003310CD" w:rsidP="003310CD">
            <w:r w:rsidRPr="003310CD">
              <w:rPr>
                <w:b/>
                <w:bCs/>
              </w:rPr>
              <w:t>바쁘면</w:t>
            </w:r>
          </w:p>
        </w:tc>
      </w:tr>
      <w:tr w:rsidR="003310CD" w:rsidRPr="003310CD" w14:paraId="6D655B8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EAB7E94" w14:textId="77777777" w:rsidR="003310CD" w:rsidRPr="003310CD" w:rsidRDefault="003310CD" w:rsidP="003310CD">
            <w:r w:rsidRPr="003310CD">
              <w:t>학생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423D314" w14:textId="77777777" w:rsidR="003310CD" w:rsidRPr="003310CD" w:rsidRDefault="003310CD" w:rsidP="003310CD">
            <w:r w:rsidRPr="003310CD">
              <w:rPr>
                <w:b/>
                <w:bCs/>
              </w:rPr>
              <w:t>학생이면</w:t>
            </w:r>
          </w:p>
        </w:tc>
      </w:tr>
      <w:tr w:rsidR="003310CD" w:rsidRPr="003310CD" w14:paraId="560BB0E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4759C97" w14:textId="77777777" w:rsidR="003310CD" w:rsidRPr="003310CD" w:rsidRDefault="003310CD" w:rsidP="003310CD">
            <w:r w:rsidRPr="003310CD">
              <w:t>춥다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F053695" w14:textId="77777777" w:rsidR="003310CD" w:rsidRPr="003310CD" w:rsidRDefault="003310CD" w:rsidP="003310CD">
            <w:r w:rsidRPr="003310CD">
              <w:rPr>
                <w:b/>
                <w:bCs/>
              </w:rPr>
              <w:t>추우면</w:t>
            </w:r>
            <w:r w:rsidRPr="003310CD">
              <w:t> </w:t>
            </w:r>
            <w:r w:rsidRPr="003310CD">
              <w:rPr>
                <w:i/>
                <w:iCs/>
              </w:rPr>
              <w:t>(</w:t>
            </w:r>
            <w:r w:rsidRPr="003310CD">
              <w:rPr>
                <w:i/>
                <w:iCs/>
              </w:rPr>
              <w:t>ㅂ</w:t>
            </w:r>
            <w:r w:rsidRPr="003310CD">
              <w:rPr>
                <w:i/>
                <w:iCs/>
              </w:rPr>
              <w:t xml:space="preserve"> </w:t>
            </w:r>
            <w:r w:rsidRPr="003310CD">
              <w:rPr>
                <w:i/>
                <w:iCs/>
              </w:rPr>
              <w:t>불규칙</w:t>
            </w:r>
            <w:r w:rsidRPr="003310CD">
              <w:rPr>
                <w:i/>
                <w:iCs/>
              </w:rPr>
              <w:t>)</w:t>
            </w:r>
          </w:p>
        </w:tc>
      </w:tr>
      <w:tr w:rsidR="003310CD" w:rsidRPr="003310CD" w14:paraId="528CDE3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98F0974" w14:textId="77777777" w:rsidR="003310CD" w:rsidRPr="003310CD" w:rsidRDefault="003310CD" w:rsidP="003310CD">
            <w:r w:rsidRPr="003310CD">
              <w:t>덥다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F6A7811" w14:textId="77777777" w:rsidR="003310CD" w:rsidRPr="003310CD" w:rsidRDefault="003310CD" w:rsidP="003310CD">
            <w:r w:rsidRPr="003310CD">
              <w:rPr>
                <w:b/>
                <w:bCs/>
              </w:rPr>
              <w:t>더우면</w:t>
            </w:r>
            <w:r w:rsidRPr="003310CD">
              <w:t> </w:t>
            </w:r>
            <w:r w:rsidRPr="003310CD">
              <w:rPr>
                <w:i/>
                <w:iCs/>
              </w:rPr>
              <w:t>(</w:t>
            </w:r>
            <w:r w:rsidRPr="003310CD">
              <w:rPr>
                <w:i/>
                <w:iCs/>
              </w:rPr>
              <w:t>ㅂ</w:t>
            </w:r>
            <w:r w:rsidRPr="003310CD">
              <w:rPr>
                <w:i/>
                <w:iCs/>
              </w:rPr>
              <w:t xml:space="preserve"> </w:t>
            </w:r>
            <w:r w:rsidRPr="003310CD">
              <w:rPr>
                <w:i/>
                <w:iCs/>
              </w:rPr>
              <w:t>불규칙</w:t>
            </w:r>
            <w:r w:rsidRPr="003310CD">
              <w:rPr>
                <w:i/>
                <w:iCs/>
              </w:rPr>
              <w:t>)</w:t>
            </w:r>
          </w:p>
        </w:tc>
      </w:tr>
    </w:tbl>
    <w:p w14:paraId="0136E7F7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Cách Dùng</w:t>
      </w:r>
    </w:p>
    <w:p w14:paraId="326D9060" w14:textId="77777777" w:rsidR="003310CD" w:rsidRPr="003310CD" w:rsidRDefault="003310CD" w:rsidP="003310CD">
      <w:r w:rsidRPr="003310CD">
        <w:rPr>
          <w:b/>
          <w:bCs/>
        </w:rPr>
        <w:t>① Điều kiện thực tế — "nếu... thì..."</w:t>
      </w:r>
    </w:p>
    <w:p w14:paraId="30487BB5" w14:textId="77777777" w:rsidR="003310CD" w:rsidRPr="003310CD" w:rsidRDefault="003310CD" w:rsidP="003310CD">
      <w:r w:rsidRPr="003310CD">
        <w:t>부산에</w:t>
      </w:r>
      <w:r w:rsidRPr="003310CD">
        <w:t xml:space="preserve"> </w:t>
      </w:r>
      <w:r w:rsidRPr="003310CD">
        <w:t>가</w:t>
      </w:r>
      <w:r w:rsidRPr="003310CD">
        <w:rPr>
          <w:b/>
          <w:bCs/>
        </w:rPr>
        <w:t>면</w:t>
      </w:r>
      <w:r w:rsidRPr="003310CD">
        <w:t> </w:t>
      </w:r>
      <w:r w:rsidRPr="003310CD">
        <w:t>뭘</w:t>
      </w:r>
      <w:r w:rsidRPr="003310CD">
        <w:t xml:space="preserve"> </w:t>
      </w:r>
      <w:r w:rsidRPr="003310CD">
        <w:t>볼</w:t>
      </w:r>
      <w:r w:rsidRPr="003310CD">
        <w:t xml:space="preserve"> </w:t>
      </w:r>
      <w:r w:rsidRPr="003310CD">
        <w:t>수</w:t>
      </w:r>
      <w:r w:rsidRPr="003310CD">
        <w:t xml:space="preserve"> </w:t>
      </w:r>
      <w:r w:rsidRPr="003310CD">
        <w:t>있을까요</w:t>
      </w:r>
      <w:r w:rsidRPr="003310CD">
        <w:t>? </w:t>
      </w:r>
      <w:r w:rsidRPr="003310CD">
        <w:rPr>
          <w:b/>
          <w:bCs/>
          <w:i/>
          <w:iCs/>
        </w:rPr>
        <w:t>Nếu</w:t>
      </w:r>
      <w:r w:rsidRPr="003310CD">
        <w:rPr>
          <w:i/>
          <w:iCs/>
        </w:rPr>
        <w:t> đến Busan thì có thể xem gì?</w:t>
      </w:r>
    </w:p>
    <w:p w14:paraId="67BEA302" w14:textId="77777777" w:rsidR="003310CD" w:rsidRPr="003310CD" w:rsidRDefault="003310CD" w:rsidP="003310CD">
      <w:r w:rsidRPr="003310CD">
        <w:lastRenderedPageBreak/>
        <w:t>시간이</w:t>
      </w:r>
      <w:r w:rsidRPr="003310CD">
        <w:t xml:space="preserve"> </w:t>
      </w:r>
      <w:r w:rsidRPr="003310CD">
        <w:t>있</w:t>
      </w:r>
      <w:r w:rsidRPr="003310CD">
        <w:rPr>
          <w:b/>
          <w:bCs/>
        </w:rPr>
        <w:t>으면</w:t>
      </w:r>
      <w:r w:rsidRPr="003310CD">
        <w:t> </w:t>
      </w:r>
      <w:r w:rsidRPr="003310CD">
        <w:t>같이</w:t>
      </w:r>
      <w:r w:rsidRPr="003310CD">
        <w:t xml:space="preserve"> </w:t>
      </w:r>
      <w:r w:rsidRPr="003310CD">
        <w:t>가요</w:t>
      </w:r>
      <w:r w:rsidRPr="003310CD">
        <w:t>. </w:t>
      </w:r>
      <w:r w:rsidRPr="003310CD">
        <w:rPr>
          <w:b/>
          <w:bCs/>
          <w:i/>
          <w:iCs/>
        </w:rPr>
        <w:t>Nếu</w:t>
      </w:r>
      <w:r w:rsidRPr="003310CD">
        <w:rPr>
          <w:i/>
          <w:iCs/>
        </w:rPr>
        <w:t> có thời gian thì đi cùng nhau nhé.</w:t>
      </w:r>
    </w:p>
    <w:p w14:paraId="17807A87" w14:textId="77777777" w:rsidR="003310CD" w:rsidRPr="003310CD" w:rsidRDefault="003310CD" w:rsidP="003310CD">
      <w:r w:rsidRPr="003310CD">
        <w:t>비가</w:t>
      </w:r>
      <w:r w:rsidRPr="003310CD">
        <w:t xml:space="preserve"> </w:t>
      </w:r>
      <w:r w:rsidRPr="003310CD">
        <w:t>오</w:t>
      </w:r>
      <w:r w:rsidRPr="003310CD">
        <w:rPr>
          <w:b/>
          <w:bCs/>
        </w:rPr>
        <w:t>면</w:t>
      </w:r>
      <w:r w:rsidRPr="003310CD">
        <w:t> </w:t>
      </w:r>
      <w:r w:rsidRPr="003310CD">
        <w:t>우산을</w:t>
      </w:r>
      <w:r w:rsidRPr="003310CD">
        <w:t xml:space="preserve"> </w:t>
      </w:r>
      <w:r w:rsidRPr="003310CD">
        <w:t>써요</w:t>
      </w:r>
      <w:r w:rsidRPr="003310CD">
        <w:t>. </w:t>
      </w:r>
      <w:r w:rsidRPr="003310CD">
        <w:rPr>
          <w:b/>
          <w:bCs/>
          <w:i/>
          <w:iCs/>
        </w:rPr>
        <w:t>Nếu</w:t>
      </w:r>
      <w:r w:rsidRPr="003310CD">
        <w:rPr>
          <w:i/>
          <w:iCs/>
        </w:rPr>
        <w:t> trời mưa thì dùng ô.</w:t>
      </w:r>
    </w:p>
    <w:p w14:paraId="36E95354" w14:textId="77777777" w:rsidR="003310CD" w:rsidRPr="003310CD" w:rsidRDefault="003310CD" w:rsidP="003310CD">
      <w:r w:rsidRPr="003310CD">
        <w:rPr>
          <w:b/>
          <w:bCs/>
        </w:rPr>
        <w:t>② Điều kiện giả định — "nếu mà..."</w:t>
      </w:r>
    </w:p>
    <w:p w14:paraId="302E7F87" w14:textId="77777777" w:rsidR="003310CD" w:rsidRPr="003310CD" w:rsidRDefault="003310CD" w:rsidP="003310CD">
      <w:r w:rsidRPr="003310CD">
        <w:t>돈이</w:t>
      </w:r>
      <w:r w:rsidRPr="003310CD">
        <w:t xml:space="preserve"> </w:t>
      </w:r>
      <w:r w:rsidRPr="003310CD">
        <w:t>많</w:t>
      </w:r>
      <w:r w:rsidRPr="003310CD">
        <w:rPr>
          <w:b/>
          <w:bCs/>
        </w:rPr>
        <w:t>으면</w:t>
      </w:r>
      <w:r w:rsidRPr="003310CD">
        <w:t> </w:t>
      </w:r>
      <w:r w:rsidRPr="003310CD">
        <w:t>여행을</w:t>
      </w:r>
      <w:r w:rsidRPr="003310CD">
        <w:t xml:space="preserve"> </w:t>
      </w:r>
      <w:r w:rsidRPr="003310CD">
        <w:t>자주</w:t>
      </w:r>
      <w:r w:rsidRPr="003310CD">
        <w:t xml:space="preserve"> </w:t>
      </w:r>
      <w:r w:rsidRPr="003310CD">
        <w:t>할</w:t>
      </w:r>
      <w:r w:rsidRPr="003310CD">
        <w:t xml:space="preserve"> </w:t>
      </w:r>
      <w:r w:rsidRPr="003310CD">
        <w:t>거예요</w:t>
      </w:r>
      <w:r w:rsidRPr="003310CD">
        <w:t>. </w:t>
      </w:r>
      <w:r w:rsidRPr="003310CD">
        <w:rPr>
          <w:b/>
          <w:bCs/>
          <w:i/>
          <w:iCs/>
        </w:rPr>
        <w:t>Nếu</w:t>
      </w:r>
      <w:r w:rsidRPr="003310CD">
        <w:rPr>
          <w:i/>
          <w:iCs/>
        </w:rPr>
        <w:t> có nhiều tiền thì tôi sẽ đi du lịch thường xuyên.</w:t>
      </w:r>
    </w:p>
    <w:p w14:paraId="02DF38DC" w14:textId="77777777" w:rsidR="003310CD" w:rsidRPr="003310CD" w:rsidRDefault="003310CD" w:rsidP="003310CD">
      <w:r w:rsidRPr="003310CD">
        <w:t>제가</w:t>
      </w:r>
      <w:r w:rsidRPr="003310CD">
        <w:t xml:space="preserve"> </w:t>
      </w:r>
      <w:r w:rsidRPr="003310CD">
        <w:t>새</w:t>
      </w:r>
      <w:r w:rsidRPr="003310CD">
        <w:rPr>
          <w:b/>
          <w:bCs/>
        </w:rPr>
        <w:t>면</w:t>
      </w:r>
      <w:r w:rsidRPr="003310CD">
        <w:t> </w:t>
      </w:r>
      <w:r w:rsidRPr="003310CD">
        <w:t>하늘을</w:t>
      </w:r>
      <w:r w:rsidRPr="003310CD">
        <w:t xml:space="preserve"> </w:t>
      </w:r>
      <w:r w:rsidRPr="003310CD">
        <w:t>날</w:t>
      </w:r>
      <w:r w:rsidRPr="003310CD">
        <w:t xml:space="preserve"> </w:t>
      </w:r>
      <w:r w:rsidRPr="003310CD">
        <w:t>텐데요</w:t>
      </w:r>
      <w:r w:rsidRPr="003310CD">
        <w:t>. </w:t>
      </w:r>
      <w:r w:rsidRPr="003310CD">
        <w:rPr>
          <w:b/>
          <w:bCs/>
          <w:i/>
          <w:iCs/>
        </w:rPr>
        <w:t>Nếu</w:t>
      </w:r>
      <w:r w:rsidRPr="003310CD">
        <w:rPr>
          <w:i/>
          <w:iCs/>
        </w:rPr>
        <w:t> tôi là chim thì tôi sẽ bay trên bầu trời.</w:t>
      </w:r>
    </w:p>
    <w:p w14:paraId="48950918" w14:textId="77777777" w:rsidR="003310CD" w:rsidRPr="003310CD" w:rsidRDefault="003310CD" w:rsidP="003310CD">
      <w:r w:rsidRPr="003310CD">
        <w:rPr>
          <w:b/>
          <w:bCs/>
        </w:rPr>
        <w:t>③ Hành động lặp lại theo điều kiện / thói quen</w:t>
      </w:r>
    </w:p>
    <w:p w14:paraId="188AA7E7" w14:textId="77777777" w:rsidR="003310CD" w:rsidRPr="003310CD" w:rsidRDefault="003310CD" w:rsidP="003310CD">
      <w:r w:rsidRPr="003310CD">
        <w:t>스트레스를</w:t>
      </w:r>
      <w:r w:rsidRPr="003310CD">
        <w:t xml:space="preserve"> </w:t>
      </w:r>
      <w:r w:rsidRPr="003310CD">
        <w:t>받</w:t>
      </w:r>
      <w:r w:rsidRPr="003310CD">
        <w:rPr>
          <w:b/>
          <w:bCs/>
        </w:rPr>
        <w:t>으면</w:t>
      </w:r>
      <w:r w:rsidRPr="003310CD">
        <w:t> </w:t>
      </w:r>
      <w:r w:rsidRPr="003310CD">
        <w:t>단</w:t>
      </w:r>
      <w:r w:rsidRPr="003310CD">
        <w:t xml:space="preserve"> </w:t>
      </w:r>
      <w:r w:rsidRPr="003310CD">
        <w:t>것을</w:t>
      </w:r>
      <w:r w:rsidRPr="003310CD">
        <w:t xml:space="preserve"> </w:t>
      </w:r>
      <w:r w:rsidRPr="003310CD">
        <w:t>먹어요</w:t>
      </w:r>
      <w:r w:rsidRPr="003310CD">
        <w:t>. </w:t>
      </w:r>
      <w:r w:rsidRPr="003310CD">
        <w:rPr>
          <w:b/>
          <w:bCs/>
          <w:i/>
          <w:iCs/>
        </w:rPr>
        <w:t>Khi</w:t>
      </w:r>
      <w:r w:rsidRPr="003310CD">
        <w:rPr>
          <w:i/>
          <w:iCs/>
        </w:rPr>
        <w:t> bị stress tôi ăn đồ ngọt.</w:t>
      </w:r>
    </w:p>
    <w:p w14:paraId="1A580CA8" w14:textId="77777777" w:rsidR="003310CD" w:rsidRPr="003310CD" w:rsidRDefault="003310CD" w:rsidP="003310CD">
      <w:r w:rsidRPr="003310CD">
        <w:t>피곤하</w:t>
      </w:r>
      <w:r w:rsidRPr="003310CD">
        <w:rPr>
          <w:b/>
          <w:bCs/>
        </w:rPr>
        <w:t>면</w:t>
      </w:r>
      <w:r w:rsidRPr="003310CD">
        <w:t> </w:t>
      </w:r>
      <w:r w:rsidRPr="003310CD">
        <w:t>일찍</w:t>
      </w:r>
      <w:r w:rsidRPr="003310CD">
        <w:t xml:space="preserve"> </w:t>
      </w:r>
      <w:r w:rsidRPr="003310CD">
        <w:t>자요</w:t>
      </w:r>
      <w:r w:rsidRPr="003310CD">
        <w:t>. </w:t>
      </w:r>
      <w:r w:rsidRPr="003310CD">
        <w:rPr>
          <w:b/>
          <w:bCs/>
          <w:i/>
          <w:iCs/>
        </w:rPr>
        <w:t>Khi</w:t>
      </w:r>
      <w:r w:rsidRPr="003310CD">
        <w:rPr>
          <w:i/>
          <w:iCs/>
        </w:rPr>
        <w:t> mệt thì ngủ sớm.</w:t>
      </w:r>
    </w:p>
    <w:p w14:paraId="3EEA444D" w14:textId="77777777" w:rsidR="003310CD" w:rsidRPr="003310CD" w:rsidRDefault="003310CD" w:rsidP="003310CD">
      <w:r w:rsidRPr="003310CD">
        <w:rPr>
          <w:b/>
          <w:bCs/>
        </w:rPr>
        <w:t xml:space="preserve">④ Kết hợp với </w:t>
      </w:r>
      <w:r w:rsidRPr="003310CD">
        <w:rPr>
          <w:b/>
          <w:bCs/>
        </w:rPr>
        <w:t>좋겠다</w:t>
      </w:r>
      <w:r w:rsidRPr="003310CD">
        <w:rPr>
          <w:b/>
          <w:bCs/>
        </w:rPr>
        <w:t xml:space="preserve"> — ước muốn</w:t>
      </w:r>
    </w:p>
    <w:p w14:paraId="3C4B0B73" w14:textId="77777777" w:rsidR="003310CD" w:rsidRPr="003310CD" w:rsidRDefault="003310CD" w:rsidP="003310CD">
      <w:r w:rsidRPr="003310CD">
        <w:t>빨리</w:t>
      </w:r>
      <w:r w:rsidRPr="003310CD">
        <w:t xml:space="preserve"> </w:t>
      </w:r>
      <w:r w:rsidRPr="003310CD">
        <w:t>봄이</w:t>
      </w:r>
      <w:r w:rsidRPr="003310CD">
        <w:t xml:space="preserve"> </w:t>
      </w:r>
      <w:r w:rsidRPr="003310CD">
        <w:t>오</w:t>
      </w:r>
      <w:r w:rsidRPr="003310CD">
        <w:rPr>
          <w:b/>
          <w:bCs/>
        </w:rPr>
        <w:t>면</w:t>
      </w:r>
      <w:r w:rsidRPr="003310CD">
        <w:t> </w:t>
      </w:r>
      <w:r w:rsidRPr="003310CD">
        <w:t>좋겠어요</w:t>
      </w:r>
      <w:r w:rsidRPr="003310CD">
        <w:t>. </w:t>
      </w:r>
      <w:r w:rsidRPr="003310CD">
        <w:rPr>
          <w:i/>
          <w:iCs/>
        </w:rPr>
        <w:t>Ước gì mùa xuân </w:t>
      </w:r>
      <w:r w:rsidRPr="003310CD">
        <w:rPr>
          <w:b/>
          <w:bCs/>
          <w:i/>
          <w:iCs/>
        </w:rPr>
        <w:t>đến</w:t>
      </w:r>
      <w:r w:rsidRPr="003310CD">
        <w:rPr>
          <w:i/>
          <w:iCs/>
        </w:rPr>
        <w:t> nhanh.</w:t>
      </w:r>
    </w:p>
    <w:p w14:paraId="26030D93" w14:textId="77777777" w:rsidR="003310CD" w:rsidRPr="003310CD" w:rsidRDefault="003310CD" w:rsidP="003310CD">
      <w:r w:rsidRPr="003310CD">
        <w:t>시험에</w:t>
      </w:r>
      <w:r w:rsidRPr="003310CD">
        <w:t xml:space="preserve"> </w:t>
      </w:r>
      <w:r w:rsidRPr="003310CD">
        <w:t>합격하</w:t>
      </w:r>
      <w:r w:rsidRPr="003310CD">
        <w:rPr>
          <w:b/>
          <w:bCs/>
        </w:rPr>
        <w:t>면</w:t>
      </w:r>
      <w:r w:rsidRPr="003310CD">
        <w:t> </w:t>
      </w:r>
      <w:r w:rsidRPr="003310CD">
        <w:t>좋겠어요</w:t>
      </w:r>
      <w:r w:rsidRPr="003310CD">
        <w:t>. </w:t>
      </w:r>
      <w:r w:rsidRPr="003310CD">
        <w:rPr>
          <w:i/>
          <w:iCs/>
        </w:rPr>
        <w:t>Ước gì thi đỗ.</w:t>
      </w:r>
    </w:p>
    <w:p w14:paraId="5E2C8F3A" w14:textId="77777777" w:rsidR="003310CD" w:rsidRPr="003310CD" w:rsidRDefault="003310CD" w:rsidP="003310CD">
      <w:r w:rsidRPr="003310CD">
        <w:pict w14:anchorId="1BA3385D">
          <v:rect id="_x0000_i2923" style="width:0;height:0" o:hralign="center" o:hrstd="t" o:hr="t" fillcolor="#a0a0a0" stroked="f"/>
        </w:pict>
      </w:r>
    </w:p>
    <w:p w14:paraId="6E7F8134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🔶</w:t>
      </w:r>
      <w:r w:rsidRPr="003310CD">
        <w:rPr>
          <w:b/>
          <w:bCs/>
        </w:rPr>
        <w:t xml:space="preserve"> So Sánh Tổng Hợp 3 Cấu Trúc</w:t>
      </w:r>
    </w:p>
    <w:p w14:paraId="2C8C9FA1" w14:textId="77777777" w:rsidR="003310CD" w:rsidRPr="003310CD" w:rsidRDefault="003310CD" w:rsidP="003310CD">
      <w:pPr>
        <w:rPr>
          <w:b/>
          <w:bCs/>
        </w:rPr>
      </w:pPr>
      <w:r w:rsidRPr="003310CD">
        <w:rPr>
          <w:b/>
          <w:bCs/>
        </w:rPr>
        <w:t>Cùng chủ đề: </w:t>
      </w:r>
      <w:r w:rsidRPr="003310CD">
        <w:rPr>
          <w:b/>
          <w:bCs/>
          <w:i/>
          <w:iCs/>
        </w:rPr>
        <w:t>Ăn cơm</w:t>
      </w:r>
    </w:p>
    <w:p w14:paraId="29D4A128" w14:textId="77777777" w:rsidR="003310CD" w:rsidRPr="003310CD" w:rsidRDefault="003310CD" w:rsidP="003310CD">
      <w:r w:rsidRPr="003310CD">
        <w:t>밥을</w:t>
      </w:r>
      <w:r w:rsidRPr="003310CD">
        <w:t xml:space="preserve"> </w:t>
      </w:r>
      <w:r w:rsidRPr="003310CD">
        <w:t>먹</w:t>
      </w:r>
      <w:r w:rsidRPr="003310CD">
        <w:rPr>
          <w:b/>
          <w:bCs/>
        </w:rPr>
        <w:t>고</w:t>
      </w:r>
      <w:r w:rsidRPr="003310CD">
        <w:t> </w:t>
      </w:r>
      <w:r w:rsidRPr="003310CD">
        <w:t>커피를</w:t>
      </w:r>
      <w:r w:rsidRPr="003310CD">
        <w:t xml:space="preserve"> </w:t>
      </w:r>
      <w:r w:rsidRPr="003310CD">
        <w:t>마셔요</w:t>
      </w:r>
      <w:r w:rsidRPr="003310CD">
        <w:t>. → </w:t>
      </w:r>
      <w:r w:rsidRPr="003310CD">
        <w:rPr>
          <w:i/>
          <w:iCs/>
        </w:rPr>
        <w:t>Tôi ăn cơm </w:t>
      </w:r>
      <w:r w:rsidRPr="003310CD">
        <w:rPr>
          <w:b/>
          <w:bCs/>
          <w:i/>
          <w:iCs/>
        </w:rPr>
        <w:t>rồi</w:t>
      </w:r>
      <w:r w:rsidRPr="003310CD">
        <w:rPr>
          <w:i/>
          <w:iCs/>
        </w:rPr>
        <w:t> uống cà phê.</w:t>
      </w:r>
      <w:r w:rsidRPr="003310CD">
        <w:t> (tuần tự)</w:t>
      </w:r>
    </w:p>
    <w:p w14:paraId="5D3741D0" w14:textId="77777777" w:rsidR="003310CD" w:rsidRPr="003310CD" w:rsidRDefault="003310CD" w:rsidP="003310CD">
      <w:r w:rsidRPr="003310CD">
        <w:t>음악을</w:t>
      </w:r>
      <w:r w:rsidRPr="003310CD">
        <w:t xml:space="preserve"> </w:t>
      </w:r>
      <w:r w:rsidRPr="003310CD">
        <w:t>들</w:t>
      </w:r>
      <w:r w:rsidRPr="003310CD">
        <w:rPr>
          <w:b/>
          <w:bCs/>
        </w:rPr>
        <w:t>으면서</w:t>
      </w:r>
      <w:r w:rsidRPr="003310CD">
        <w:t> </w:t>
      </w:r>
      <w:r w:rsidRPr="003310CD">
        <w:t>밥을</w:t>
      </w:r>
      <w:r w:rsidRPr="003310CD">
        <w:t xml:space="preserve"> </w:t>
      </w:r>
      <w:r w:rsidRPr="003310CD">
        <w:t>먹어요</w:t>
      </w:r>
      <w:r w:rsidRPr="003310CD">
        <w:t>. → </w:t>
      </w:r>
      <w:r w:rsidRPr="003310CD">
        <w:rPr>
          <w:i/>
          <w:iCs/>
        </w:rPr>
        <w:t>Tôi vừa nghe nhạc </w:t>
      </w:r>
      <w:r w:rsidRPr="003310CD">
        <w:rPr>
          <w:b/>
          <w:bCs/>
          <w:i/>
          <w:iCs/>
        </w:rPr>
        <w:t>vừa</w:t>
      </w:r>
      <w:r w:rsidRPr="003310CD">
        <w:rPr>
          <w:i/>
          <w:iCs/>
        </w:rPr>
        <w:t> ăn cơm.</w:t>
      </w:r>
      <w:r w:rsidRPr="003310CD">
        <w:t> (đồng thời)</w:t>
      </w:r>
    </w:p>
    <w:p w14:paraId="2BE4B0F0" w14:textId="77777777" w:rsidR="003310CD" w:rsidRPr="003310CD" w:rsidRDefault="003310CD" w:rsidP="003310CD">
      <w:r w:rsidRPr="003310CD">
        <w:t>밥을</w:t>
      </w:r>
      <w:r w:rsidRPr="003310CD">
        <w:t xml:space="preserve"> </w:t>
      </w:r>
      <w:r w:rsidRPr="003310CD">
        <w:t>먹</w:t>
      </w:r>
      <w:r w:rsidRPr="003310CD">
        <w:rPr>
          <w:b/>
          <w:bCs/>
        </w:rPr>
        <w:t>으면</w:t>
      </w:r>
      <w:r w:rsidRPr="003310CD">
        <w:t> </w:t>
      </w:r>
      <w:r w:rsidRPr="003310CD">
        <w:t>힘이</w:t>
      </w:r>
      <w:r w:rsidRPr="003310CD">
        <w:t xml:space="preserve"> </w:t>
      </w:r>
      <w:r w:rsidRPr="003310CD">
        <w:t>나요</w:t>
      </w:r>
      <w:r w:rsidRPr="003310CD">
        <w:t>. → </w:t>
      </w:r>
      <w:r w:rsidRPr="003310CD">
        <w:rPr>
          <w:b/>
          <w:bCs/>
          <w:i/>
          <w:iCs/>
        </w:rPr>
        <w:t>Nếu</w:t>
      </w:r>
      <w:r w:rsidRPr="003310CD">
        <w:rPr>
          <w:i/>
          <w:iCs/>
        </w:rPr>
        <w:t> ăn cơm thì có sức.</w:t>
      </w:r>
      <w:r w:rsidRPr="003310CD">
        <w:t> (điều kiện → kết quả)</w:t>
      </w:r>
    </w:p>
    <w:p w14:paraId="7F64C1FF" w14:textId="77777777" w:rsidR="003310CD" w:rsidRPr="003310CD" w:rsidRDefault="003310CD" w:rsidP="003310CD">
      <w:r w:rsidRPr="003310CD">
        <w:pict w14:anchorId="5FB6103E">
          <v:rect id="_x0000_i2924" style="width:0;height:0" o:hralign="center" o:hrstd="t" o:hr="t" fillcolor="#a0a0a0" stroked="f"/>
        </w:pict>
      </w:r>
    </w:p>
    <w:p w14:paraId="57735988" w14:textId="77777777" w:rsidR="003310CD" w:rsidRPr="003310CD" w:rsidRDefault="003310CD" w:rsidP="003310CD">
      <w:pPr>
        <w:rPr>
          <w:b/>
          <w:bCs/>
        </w:rPr>
      </w:pPr>
      <w:r w:rsidRPr="003310CD">
        <w:rPr>
          <w:b/>
          <w:bCs/>
        </w:rPr>
        <w:t>Bảng So Sánh Chi Tiết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2219"/>
        <w:gridCol w:w="2039"/>
        <w:gridCol w:w="2219"/>
      </w:tblGrid>
      <w:tr w:rsidR="003310CD" w:rsidRPr="003310CD" w14:paraId="795DFF16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F3EA705" w14:textId="77777777" w:rsidR="003310CD" w:rsidRPr="003310CD" w:rsidRDefault="003310CD" w:rsidP="003310CD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19A6B3F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C111040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(</w:t>
            </w:r>
            <w:r w:rsidRPr="003310CD">
              <w:rPr>
                <w:b/>
                <w:bCs/>
              </w:rPr>
              <w:t>으</w:t>
            </w:r>
            <w:r w:rsidRPr="003310CD">
              <w:rPr>
                <w:b/>
                <w:bCs/>
              </w:rPr>
              <w:t>)</w:t>
            </w:r>
            <w:r w:rsidRPr="003310CD">
              <w:rPr>
                <w:b/>
                <w:bCs/>
              </w:rPr>
              <w:t>면서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5A94236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(</w:t>
            </w:r>
            <w:r w:rsidRPr="003310CD">
              <w:rPr>
                <w:b/>
                <w:bCs/>
              </w:rPr>
              <w:t>으</w:t>
            </w:r>
            <w:r w:rsidRPr="003310CD">
              <w:rPr>
                <w:b/>
                <w:bCs/>
              </w:rPr>
              <w:t>)</w:t>
            </w:r>
            <w:r w:rsidRPr="003310CD">
              <w:rPr>
                <w:b/>
                <w:bCs/>
              </w:rPr>
              <w:t>면</w:t>
            </w:r>
          </w:p>
        </w:tc>
      </w:tr>
      <w:tr w:rsidR="003310CD" w:rsidRPr="003310CD" w14:paraId="13547D7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60FD75F" w14:textId="77777777" w:rsidR="003310CD" w:rsidRPr="003310CD" w:rsidRDefault="003310CD" w:rsidP="003310CD">
            <w:r w:rsidRPr="003310CD">
              <w:t>Nghĩa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8C60C09" w14:textId="77777777" w:rsidR="003310CD" w:rsidRPr="003310CD" w:rsidRDefault="003310CD" w:rsidP="003310CD">
            <w:r w:rsidRPr="003310CD">
              <w:t>và rồi / và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0C89BC5" w14:textId="77777777" w:rsidR="003310CD" w:rsidRPr="003310CD" w:rsidRDefault="003310CD" w:rsidP="003310CD">
            <w:r w:rsidRPr="003310CD">
              <w:t>trong khi / vừa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B0CC0FC" w14:textId="77777777" w:rsidR="003310CD" w:rsidRPr="003310CD" w:rsidRDefault="003310CD" w:rsidP="003310CD">
            <w:r w:rsidRPr="003310CD">
              <w:t>nếu... thì</w:t>
            </w:r>
          </w:p>
        </w:tc>
      </w:tr>
      <w:tr w:rsidR="003310CD" w:rsidRPr="003310CD" w14:paraId="5E4CF99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B5DB949" w14:textId="77777777" w:rsidR="003310CD" w:rsidRPr="003310CD" w:rsidRDefault="003310CD" w:rsidP="003310CD">
            <w:r w:rsidRPr="003310CD">
              <w:lastRenderedPageBreak/>
              <w:t>Quan hệ 2 vế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599FFCF" w14:textId="77777777" w:rsidR="003310CD" w:rsidRPr="003310CD" w:rsidRDefault="003310CD" w:rsidP="003310CD">
            <w:r w:rsidRPr="003310CD">
              <w:t>Tuần tự / liệt kê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FF77D51" w14:textId="77777777" w:rsidR="003310CD" w:rsidRPr="003310CD" w:rsidRDefault="003310CD" w:rsidP="003310CD">
            <w:r w:rsidRPr="003310CD">
              <w:t>Đồng thời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48F7375" w14:textId="77777777" w:rsidR="003310CD" w:rsidRPr="003310CD" w:rsidRDefault="003310CD" w:rsidP="003310CD">
            <w:r w:rsidRPr="003310CD">
              <w:t>Điều kiện → kết quả</w:t>
            </w:r>
          </w:p>
        </w:tc>
      </w:tr>
      <w:tr w:rsidR="003310CD" w:rsidRPr="003310CD" w14:paraId="2083603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A10D905" w14:textId="77777777" w:rsidR="003310CD" w:rsidRPr="003310CD" w:rsidRDefault="003310CD" w:rsidP="003310CD">
            <w:r w:rsidRPr="003310CD">
              <w:t>Chủ ngữ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627E9F" w14:textId="77777777" w:rsidR="003310CD" w:rsidRPr="003310CD" w:rsidRDefault="003310CD" w:rsidP="003310CD">
            <w:r w:rsidRPr="003310CD">
              <w:t xml:space="preserve">Có thể khác nhau </w:t>
            </w:r>
            <w:r w:rsidRPr="003310C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4A03927" w14:textId="77777777" w:rsidR="003310CD" w:rsidRPr="003310CD" w:rsidRDefault="003310CD" w:rsidP="003310CD">
            <w:r w:rsidRPr="003310CD">
              <w:t xml:space="preserve">Phải giống nhau </w:t>
            </w:r>
            <w:r w:rsidRPr="003310C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1BD917E" w14:textId="77777777" w:rsidR="003310CD" w:rsidRPr="003310CD" w:rsidRDefault="003310CD" w:rsidP="003310CD">
            <w:r w:rsidRPr="003310CD">
              <w:t xml:space="preserve">Có thể khác nhau </w:t>
            </w:r>
            <w:r w:rsidRPr="003310CD">
              <w:rPr>
                <w:rFonts w:ascii="Segoe UI Emoji" w:hAnsi="Segoe UI Emoji" w:cs="Segoe UI Emoji"/>
              </w:rPr>
              <w:t>✅</w:t>
            </w:r>
          </w:p>
        </w:tc>
      </w:tr>
      <w:tr w:rsidR="003310CD" w:rsidRPr="003310CD" w14:paraId="31163EB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B0F2F30" w14:textId="77777777" w:rsidR="003310CD" w:rsidRPr="003310CD" w:rsidRDefault="003310CD" w:rsidP="003310CD">
            <w:r w:rsidRPr="003310CD">
              <w:t>Chia thì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0924564" w14:textId="77777777" w:rsidR="003310CD" w:rsidRPr="003310CD" w:rsidRDefault="003310CD" w:rsidP="003310CD">
            <w:r w:rsidRPr="003310CD">
              <w:rPr>
                <w:rFonts w:ascii="Segoe UI Emoji" w:hAnsi="Segoe UI Emoji" w:cs="Segoe UI Emoji"/>
              </w:rPr>
              <w:t>❌</w:t>
            </w:r>
            <w:r w:rsidRPr="003310CD">
              <w:t xml:space="preserve"> Không đổi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67CD808" w14:textId="77777777" w:rsidR="003310CD" w:rsidRPr="003310CD" w:rsidRDefault="003310CD" w:rsidP="003310CD">
            <w:r w:rsidRPr="003310CD">
              <w:rPr>
                <w:rFonts w:ascii="Segoe UI Emoji" w:hAnsi="Segoe UI Emoji" w:cs="Segoe UI Emoji"/>
              </w:rPr>
              <w:t>❌</w:t>
            </w:r>
            <w:r w:rsidRPr="003310CD">
              <w:t xml:space="preserve"> Không đổi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E78886B" w14:textId="77777777" w:rsidR="003310CD" w:rsidRPr="003310CD" w:rsidRDefault="003310CD" w:rsidP="003310CD">
            <w:r w:rsidRPr="003310CD">
              <w:rPr>
                <w:rFonts w:ascii="Segoe UI Emoji" w:hAnsi="Segoe UI Emoji" w:cs="Segoe UI Emoji"/>
              </w:rPr>
              <w:t>❌</w:t>
            </w:r>
            <w:r w:rsidRPr="003310CD">
              <w:t xml:space="preserve"> Không đổi</w:t>
            </w:r>
          </w:p>
        </w:tc>
      </w:tr>
      <w:tr w:rsidR="003310CD" w:rsidRPr="003310CD" w14:paraId="6BA6F67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D710E7B" w14:textId="77777777" w:rsidR="003310CD" w:rsidRPr="003310CD" w:rsidRDefault="003310CD" w:rsidP="003310CD">
            <w:r w:rsidRPr="003310CD">
              <w:t>Ví dụ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5456544" w14:textId="77777777" w:rsidR="003310CD" w:rsidRPr="003310CD" w:rsidRDefault="003310CD" w:rsidP="003310CD">
            <w:r w:rsidRPr="003310CD">
              <w:t>먹</w:t>
            </w:r>
            <w:r w:rsidRPr="003310CD">
              <w:rPr>
                <w:b/>
                <w:bCs/>
              </w:rPr>
              <w:t>고</w:t>
            </w:r>
            <w:r w:rsidRPr="003310CD">
              <w:t> </w:t>
            </w:r>
            <w:r w:rsidRPr="003310CD">
              <w:t>자요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24AC0B6" w14:textId="77777777" w:rsidR="003310CD" w:rsidRPr="003310CD" w:rsidRDefault="003310CD" w:rsidP="003310CD">
            <w:r w:rsidRPr="003310CD">
              <w:t>먹</w:t>
            </w:r>
            <w:r w:rsidRPr="003310CD">
              <w:rPr>
                <w:b/>
                <w:bCs/>
              </w:rPr>
              <w:t>으면서</w:t>
            </w:r>
            <w:r w:rsidRPr="003310CD">
              <w:t> </w:t>
            </w:r>
            <w:r w:rsidRPr="003310CD">
              <w:t>봐요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8CFEC3F" w14:textId="77777777" w:rsidR="003310CD" w:rsidRPr="003310CD" w:rsidRDefault="003310CD" w:rsidP="003310CD">
            <w:r w:rsidRPr="003310CD">
              <w:t>먹</w:t>
            </w:r>
            <w:r w:rsidRPr="003310CD">
              <w:rPr>
                <w:b/>
                <w:bCs/>
              </w:rPr>
              <w:t>으면</w:t>
            </w:r>
            <w:r w:rsidRPr="003310CD">
              <w:t> </w:t>
            </w:r>
            <w:r w:rsidRPr="003310CD">
              <w:t>행복해요</w:t>
            </w:r>
          </w:p>
        </w:tc>
      </w:tr>
    </w:tbl>
    <w:p w14:paraId="7F4A1B4D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🧪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고</w:t>
      </w:r>
      <w:r w:rsidRPr="003310CD">
        <w:rPr>
          <w:b/>
          <w:bCs/>
        </w:rPr>
        <w:t xml:space="preserve"> vs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면서</w:t>
      </w:r>
      <w:r w:rsidRPr="003310CD">
        <w:rPr>
          <w:b/>
          <w:bCs/>
        </w:rPr>
        <w:t xml:space="preserve"> — Dễ Nhầm Nhất!</w:t>
      </w:r>
    </w:p>
    <w:p w14:paraId="590664B6" w14:textId="77777777" w:rsidR="003310CD" w:rsidRPr="003310CD" w:rsidRDefault="003310CD" w:rsidP="003310CD">
      <w:r w:rsidRPr="003310CD">
        <w:t>Cả hai đều nối 2 hành động nhưng </w:t>
      </w:r>
      <w:r w:rsidRPr="003310CD">
        <w:rPr>
          <w:b/>
          <w:bCs/>
        </w:rPr>
        <w:t>thứ tự / đồng thời</w:t>
      </w:r>
      <w:r w:rsidRPr="003310CD">
        <w:t> khác nhau: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1"/>
        <w:gridCol w:w="3609"/>
        <w:gridCol w:w="1999"/>
      </w:tblGrid>
      <w:tr w:rsidR="003310CD" w:rsidRPr="003310CD" w14:paraId="50921677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552912D" w14:textId="77777777" w:rsidR="003310CD" w:rsidRPr="003310CD" w:rsidRDefault="003310CD" w:rsidP="003310CD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B985D3D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F3DCA99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(</w:t>
            </w:r>
            <w:r w:rsidRPr="003310CD">
              <w:rPr>
                <w:b/>
                <w:bCs/>
              </w:rPr>
              <w:t>으</w:t>
            </w:r>
            <w:r w:rsidRPr="003310CD">
              <w:rPr>
                <w:b/>
                <w:bCs/>
              </w:rPr>
              <w:t>)</w:t>
            </w:r>
            <w:r w:rsidRPr="003310CD">
              <w:rPr>
                <w:b/>
                <w:bCs/>
              </w:rPr>
              <w:t>면서</w:t>
            </w:r>
          </w:p>
        </w:tc>
      </w:tr>
      <w:tr w:rsidR="003310CD" w:rsidRPr="003310CD" w14:paraId="2CDDBB8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F74A6A1" w14:textId="77777777" w:rsidR="003310CD" w:rsidRPr="003310CD" w:rsidRDefault="003310CD" w:rsidP="003310CD">
            <w:r w:rsidRPr="003310CD">
              <w:t>Thời điểm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9292856" w14:textId="77777777" w:rsidR="003310CD" w:rsidRPr="003310CD" w:rsidRDefault="003310CD" w:rsidP="003310CD">
            <w:r w:rsidRPr="003310CD">
              <w:t>Lần lượt — xong cái này mới cái kia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AFD276A" w14:textId="77777777" w:rsidR="003310CD" w:rsidRPr="003310CD" w:rsidRDefault="003310CD" w:rsidP="003310CD">
            <w:r w:rsidRPr="003310CD">
              <w:t>Cùng một lúc</w:t>
            </w:r>
          </w:p>
        </w:tc>
      </w:tr>
      <w:tr w:rsidR="003310CD" w:rsidRPr="003310CD" w14:paraId="53A6D67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16F7EA9" w14:textId="77777777" w:rsidR="003310CD" w:rsidRPr="003310CD" w:rsidRDefault="003310CD" w:rsidP="003310CD">
            <w:r w:rsidRPr="003310CD">
              <w:t>Ví dụ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D5AECB7" w14:textId="77777777" w:rsidR="003310CD" w:rsidRPr="003310CD" w:rsidRDefault="003310CD" w:rsidP="003310CD">
            <w:r w:rsidRPr="003310CD">
              <w:t>씻</w:t>
            </w:r>
            <w:r w:rsidRPr="003310CD">
              <w:rPr>
                <w:b/>
                <w:bCs/>
              </w:rPr>
              <w:t>고</w:t>
            </w:r>
            <w:r w:rsidRPr="003310CD">
              <w:t> </w:t>
            </w:r>
            <w:r w:rsidRPr="003310CD">
              <w:t>잠을</w:t>
            </w:r>
            <w:r w:rsidRPr="003310CD">
              <w:t xml:space="preserve"> </w:t>
            </w:r>
            <w:r w:rsidRPr="003310CD">
              <w:t>자요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43801B8" w14:textId="77777777" w:rsidR="003310CD" w:rsidRPr="003310CD" w:rsidRDefault="003310CD" w:rsidP="003310CD">
            <w:r w:rsidRPr="003310CD">
              <w:t>씻</w:t>
            </w:r>
            <w:r w:rsidRPr="003310CD">
              <w:rPr>
                <w:b/>
                <w:bCs/>
              </w:rPr>
              <w:t>으면서</w:t>
            </w:r>
            <w:r w:rsidRPr="003310CD">
              <w:t> </w:t>
            </w:r>
            <w:r w:rsidRPr="003310CD">
              <w:t>노래해요</w:t>
            </w:r>
          </w:p>
        </w:tc>
      </w:tr>
      <w:tr w:rsidR="003310CD" w:rsidRPr="003310CD" w14:paraId="69743BA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27F9A22" w14:textId="77777777" w:rsidR="003310CD" w:rsidRPr="003310CD" w:rsidRDefault="003310CD" w:rsidP="003310CD">
            <w:r w:rsidRPr="003310CD">
              <w:t>Dịch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448D595" w14:textId="77777777" w:rsidR="003310CD" w:rsidRPr="003310CD" w:rsidRDefault="003310CD" w:rsidP="003310CD">
            <w:r w:rsidRPr="003310CD">
              <w:rPr>
                <w:i/>
                <w:iCs/>
              </w:rPr>
              <w:t>Tắm </w:t>
            </w:r>
            <w:r w:rsidRPr="003310CD">
              <w:rPr>
                <w:b/>
                <w:bCs/>
                <w:i/>
                <w:iCs/>
              </w:rPr>
              <w:t>rồi</w:t>
            </w:r>
            <w:r w:rsidRPr="003310CD">
              <w:rPr>
                <w:i/>
                <w:iCs/>
              </w:rPr>
              <w:t> ngủ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93676B0" w14:textId="77777777" w:rsidR="003310CD" w:rsidRPr="003310CD" w:rsidRDefault="003310CD" w:rsidP="003310CD">
            <w:r w:rsidRPr="003310CD">
              <w:rPr>
                <w:i/>
                <w:iCs/>
              </w:rPr>
              <w:t>Vừa tắm </w:t>
            </w:r>
            <w:r w:rsidRPr="003310CD">
              <w:rPr>
                <w:b/>
                <w:bCs/>
                <w:i/>
                <w:iCs/>
              </w:rPr>
              <w:t>vừa</w:t>
            </w:r>
            <w:r w:rsidRPr="003310CD">
              <w:rPr>
                <w:i/>
                <w:iCs/>
              </w:rPr>
              <w:t> hát</w:t>
            </w:r>
          </w:p>
        </w:tc>
      </w:tr>
    </w:tbl>
    <w:p w14:paraId="2B21E105" w14:textId="77777777" w:rsidR="003310CD" w:rsidRPr="003310CD" w:rsidRDefault="003310CD" w:rsidP="003310CD">
      <w:r w:rsidRPr="003310CD">
        <w:rPr>
          <w:rFonts w:ascii="Segoe UI Emoji" w:hAnsi="Segoe UI Emoji" w:cs="Segoe UI Emoji"/>
        </w:rPr>
        <w:t>💡</w:t>
      </w:r>
      <w:r w:rsidRPr="003310CD">
        <w:t> </w:t>
      </w:r>
      <w:r w:rsidRPr="003310CD">
        <w:rPr>
          <w:b/>
          <w:bCs/>
        </w:rPr>
        <w:t>Mẹo nhớ:</w:t>
      </w:r>
    </w:p>
    <w:p w14:paraId="4DC244BF" w14:textId="77777777" w:rsidR="003310CD" w:rsidRPr="003310CD" w:rsidRDefault="003310CD" w:rsidP="003310CD">
      <w:pPr>
        <w:numPr>
          <w:ilvl w:val="0"/>
          <w:numId w:val="71"/>
        </w:numPr>
      </w:pPr>
      <w:r w:rsidRPr="003310CD">
        <w:rPr>
          <w:b/>
          <w:bCs/>
        </w:rPr>
        <w:t>고</w:t>
      </w:r>
      <w:r w:rsidRPr="003310CD">
        <w:t xml:space="preserve"> = trước → sau </w:t>
      </w:r>
      <w:r w:rsidRPr="003310CD">
        <w:rPr>
          <w:rFonts w:ascii="Segoe UI Emoji" w:hAnsi="Segoe UI Emoji" w:cs="Segoe UI Emoji"/>
        </w:rPr>
        <w:t>⏩</w:t>
      </w:r>
    </w:p>
    <w:p w14:paraId="30D43B9D" w14:textId="77777777" w:rsidR="003310CD" w:rsidRPr="003310CD" w:rsidRDefault="003310CD" w:rsidP="003310CD">
      <w:pPr>
        <w:numPr>
          <w:ilvl w:val="0"/>
          <w:numId w:val="71"/>
        </w:numPr>
      </w:pPr>
      <w:r w:rsidRPr="003310CD">
        <w:rPr>
          <w:b/>
          <w:bCs/>
        </w:rPr>
        <w:t>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면서</w:t>
      </w:r>
      <w:r w:rsidRPr="003310CD">
        <w:t xml:space="preserve"> = cùng lúc </w:t>
      </w:r>
      <w:r w:rsidRPr="003310CD">
        <w:rPr>
          <w:rFonts w:ascii="Segoe UI Emoji" w:hAnsi="Segoe UI Emoji" w:cs="Segoe UI Emoji"/>
        </w:rPr>
        <w:t>⚡⚡</w:t>
      </w:r>
    </w:p>
    <w:p w14:paraId="58FFC2E9" w14:textId="77777777" w:rsidR="003310CD" w:rsidRPr="003310CD" w:rsidRDefault="003310CD" w:rsidP="003310CD">
      <w:r w:rsidRPr="003310CD">
        <w:pict w14:anchorId="6699F52F">
          <v:rect id="_x0000_i2925" style="width:0;height:0" o:hralign="center" o:hrstd="t" o:hr="t" fillcolor="#a0a0a0" stroked="f"/>
        </w:pict>
      </w:r>
    </w:p>
    <w:p w14:paraId="66E54C6B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⚠️</w:t>
      </w:r>
      <w:r w:rsidRPr="003310CD">
        <w:rPr>
          <w:b/>
          <w:bCs/>
        </w:rPr>
        <w:t xml:space="preserve"> Điểm Dễ Nhầm &amp; Hay Ra Thi</w:t>
      </w:r>
    </w:p>
    <w:p w14:paraId="05B194AB" w14:textId="77777777" w:rsidR="003310CD" w:rsidRPr="003310CD" w:rsidRDefault="003310CD" w:rsidP="003310CD">
      <w:r w:rsidRPr="003310CD">
        <w:rPr>
          <w:b/>
          <w:bCs/>
        </w:rPr>
        <w:t xml:space="preserve">① </w:t>
      </w:r>
      <w:r w:rsidRPr="003310CD">
        <w:rPr>
          <w:b/>
          <w:bCs/>
        </w:rPr>
        <w:t>고</w:t>
      </w:r>
      <w:r w:rsidRPr="003310CD">
        <w:rPr>
          <w:b/>
          <w:bCs/>
        </w:rPr>
        <w:t xml:space="preserve"> — thì không đổi, dễ quên:</w:t>
      </w:r>
    </w:p>
    <w:p w14:paraId="08A117E6" w14:textId="77777777" w:rsidR="003310CD" w:rsidRPr="003310CD" w:rsidRDefault="003310CD" w:rsidP="003310CD">
      <w:r w:rsidRPr="003310CD">
        <w:rPr>
          <w:rFonts w:ascii="Segoe UI Emoji" w:hAnsi="Segoe UI Emoji" w:cs="Segoe UI Emoji"/>
        </w:rPr>
        <w:t>❌</w:t>
      </w:r>
      <w:r w:rsidRPr="003310CD">
        <w:t> </w:t>
      </w:r>
      <w:del w:id="26" w:author="Unknown">
        <w:r w:rsidRPr="003310CD">
          <w:delText>밥을</w:delText>
        </w:r>
        <w:r w:rsidRPr="003310CD">
          <w:delText xml:space="preserve"> </w:delText>
        </w:r>
        <w:r w:rsidRPr="003310CD">
          <w:delText>먹었고</w:delText>
        </w:r>
        <w:r w:rsidRPr="003310CD">
          <w:delText xml:space="preserve"> </w:delText>
        </w:r>
        <w:r w:rsidRPr="003310CD">
          <w:delText>잤어요</w:delText>
        </w:r>
      </w:del>
      <w:r w:rsidRPr="003310CD">
        <w:t xml:space="preserve"> → nghe kỳ </w:t>
      </w:r>
      <w:r w:rsidRPr="003310CD">
        <w:rPr>
          <w:rFonts w:ascii="Segoe UI Emoji" w:hAnsi="Segoe UI Emoji" w:cs="Segoe UI Emoji"/>
        </w:rPr>
        <w:t>✅</w:t>
      </w:r>
      <w:r w:rsidRPr="003310CD">
        <w:t xml:space="preserve"> </w:t>
      </w:r>
      <w:r w:rsidRPr="003310CD">
        <w:t>밥을</w:t>
      </w:r>
      <w:r w:rsidRPr="003310CD">
        <w:t xml:space="preserve"> </w:t>
      </w:r>
      <w:r w:rsidRPr="003310CD">
        <w:t>먹</w:t>
      </w:r>
      <w:r w:rsidRPr="003310CD">
        <w:rPr>
          <w:b/>
          <w:bCs/>
        </w:rPr>
        <w:t>고</w:t>
      </w:r>
      <w:r w:rsidRPr="003310CD">
        <w:t> </w:t>
      </w:r>
      <w:r w:rsidRPr="003310CD">
        <w:t>잤어요</w:t>
      </w:r>
      <w:r w:rsidRPr="003310CD">
        <w:t xml:space="preserve"> — </w:t>
      </w:r>
      <w:r w:rsidRPr="003310CD">
        <w:t>고</w:t>
      </w:r>
      <w:r w:rsidRPr="003310CD">
        <w:t xml:space="preserve"> không chia thì, thì đặt ở cuối</w:t>
      </w:r>
    </w:p>
    <w:p w14:paraId="271E99BD" w14:textId="77777777" w:rsidR="003310CD" w:rsidRPr="003310CD" w:rsidRDefault="003310CD" w:rsidP="003310CD">
      <w:r w:rsidRPr="003310CD">
        <w:rPr>
          <w:b/>
          <w:bCs/>
        </w:rPr>
        <w:t>②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면서</w:t>
      </w:r>
      <w:r w:rsidRPr="003310CD">
        <w:rPr>
          <w:b/>
          <w:bCs/>
        </w:rPr>
        <w:t xml:space="preserve"> — chủ ngữ phải giống:</w:t>
      </w:r>
    </w:p>
    <w:p w14:paraId="5BFCB090" w14:textId="77777777" w:rsidR="003310CD" w:rsidRPr="003310CD" w:rsidRDefault="003310CD" w:rsidP="003310CD">
      <w:r w:rsidRPr="003310CD">
        <w:rPr>
          <w:rFonts w:ascii="Segoe UI Emoji" w:hAnsi="Segoe UI Emoji" w:cs="Segoe UI Emoji"/>
        </w:rPr>
        <w:t>❌</w:t>
      </w:r>
      <w:r w:rsidRPr="003310CD">
        <w:t> </w:t>
      </w:r>
      <w:del w:id="27" w:author="Unknown">
        <w:r w:rsidRPr="003310CD">
          <w:delText>엄마가</w:delText>
        </w:r>
        <w:r w:rsidRPr="003310CD">
          <w:delText xml:space="preserve"> </w:delText>
        </w:r>
        <w:r w:rsidRPr="003310CD">
          <w:delText>요리하면서</w:delText>
        </w:r>
        <w:r w:rsidRPr="003310CD">
          <w:delText xml:space="preserve"> </w:delText>
        </w:r>
        <w:r w:rsidRPr="003310CD">
          <w:delText>저는</w:delText>
        </w:r>
        <w:r w:rsidRPr="003310CD">
          <w:delText xml:space="preserve"> </w:delText>
        </w:r>
        <w:r w:rsidRPr="003310CD">
          <w:delText>숙제했어요</w:delText>
        </w:r>
      </w:del>
      <w:r w:rsidRPr="003310CD">
        <w:t> </w:t>
      </w:r>
      <w:r w:rsidRPr="003310CD">
        <w:rPr>
          <w:rFonts w:ascii="Segoe UI Emoji" w:hAnsi="Segoe UI Emoji" w:cs="Segoe UI Emoji"/>
        </w:rPr>
        <w:t>✅</w:t>
      </w:r>
      <w:r w:rsidRPr="003310CD">
        <w:t xml:space="preserve"> </w:t>
      </w:r>
      <w:r w:rsidRPr="003310CD">
        <w:t>엄마가</w:t>
      </w:r>
      <w:r w:rsidRPr="003310CD">
        <w:t xml:space="preserve"> </w:t>
      </w:r>
      <w:r w:rsidRPr="003310CD">
        <w:t>요리하</w:t>
      </w:r>
      <w:r w:rsidRPr="003310CD">
        <w:rPr>
          <w:b/>
          <w:bCs/>
        </w:rPr>
        <w:t>는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동안</w:t>
      </w:r>
      <w:r w:rsidRPr="003310CD">
        <w:t> </w:t>
      </w:r>
      <w:r w:rsidRPr="003310CD">
        <w:t>저는</w:t>
      </w:r>
      <w:r w:rsidRPr="003310CD">
        <w:t xml:space="preserve"> </w:t>
      </w:r>
      <w:r w:rsidRPr="003310CD">
        <w:t>숙제했어요</w:t>
      </w:r>
      <w:r w:rsidRPr="003310CD">
        <w:t>. </w:t>
      </w:r>
      <w:r w:rsidRPr="003310CD">
        <w:rPr>
          <w:i/>
          <w:iCs/>
        </w:rPr>
        <w:t xml:space="preserve">(Trong khi mẹ nấu ăn thì tôi làm bài tập — dùng </w:t>
      </w:r>
      <w:r w:rsidRPr="003310CD">
        <w:rPr>
          <w:i/>
          <w:iCs/>
        </w:rPr>
        <w:t>는</w:t>
      </w:r>
      <w:r w:rsidRPr="003310CD">
        <w:rPr>
          <w:i/>
          <w:iCs/>
        </w:rPr>
        <w:t xml:space="preserve"> </w:t>
      </w:r>
      <w:r w:rsidRPr="003310CD">
        <w:rPr>
          <w:i/>
          <w:iCs/>
        </w:rPr>
        <w:t>동안</w:t>
      </w:r>
      <w:r w:rsidRPr="003310CD">
        <w:rPr>
          <w:i/>
          <w:iCs/>
        </w:rPr>
        <w:t xml:space="preserve"> khi chủ ngữ khác)</w:t>
      </w:r>
    </w:p>
    <w:p w14:paraId="080E7A67" w14:textId="77777777" w:rsidR="003310CD" w:rsidRPr="003310CD" w:rsidRDefault="003310CD" w:rsidP="003310CD">
      <w:r w:rsidRPr="003310CD">
        <w:rPr>
          <w:b/>
          <w:bCs/>
        </w:rPr>
        <w:t>③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면</w:t>
      </w:r>
      <w:r w:rsidRPr="003310CD">
        <w:rPr>
          <w:b/>
          <w:bCs/>
        </w:rPr>
        <w:t xml:space="preserve"> — </w:t>
      </w:r>
      <w:r w:rsidRPr="003310CD">
        <w:rPr>
          <w:b/>
          <w:bCs/>
        </w:rPr>
        <w:t>ㅂ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불규칙</w:t>
      </w:r>
      <w:r w:rsidRPr="003310CD">
        <w:rPr>
          <w:b/>
          <w:bCs/>
        </w:rPr>
        <w:t xml:space="preserve"> hay ra thi:</w:t>
      </w:r>
    </w:p>
    <w:p w14:paraId="2E7A7F16" w14:textId="77777777" w:rsidR="003310CD" w:rsidRPr="003310CD" w:rsidRDefault="003310CD" w:rsidP="003310CD">
      <w:r w:rsidRPr="003310CD">
        <w:lastRenderedPageBreak/>
        <w:t>춥다</w:t>
      </w:r>
      <w:r w:rsidRPr="003310CD">
        <w:t xml:space="preserve"> → </w:t>
      </w:r>
      <w:r w:rsidRPr="003310CD">
        <w:rPr>
          <w:b/>
          <w:bCs/>
        </w:rPr>
        <w:t>추우면</w:t>
      </w:r>
      <w:r w:rsidRPr="003310CD">
        <w:t> </w:t>
      </w:r>
      <w:r w:rsidRPr="003310CD">
        <w:rPr>
          <w:rFonts w:ascii="Segoe UI Emoji" w:hAnsi="Segoe UI Emoji" w:cs="Segoe UI Emoji"/>
        </w:rPr>
        <w:t>✅</w:t>
      </w:r>
      <w:r w:rsidRPr="003310CD">
        <w:rPr>
          <w:rFonts w:ascii="Aptos" w:hAnsi="Aptos" w:cs="Aptos"/>
        </w:rPr>
        <w:t> </w:t>
      </w:r>
      <w:r w:rsidRPr="003310CD">
        <w:rPr>
          <w:i/>
          <w:iCs/>
        </w:rPr>
        <w:t xml:space="preserve">(không phải </w:t>
      </w:r>
      <w:r w:rsidRPr="003310CD">
        <w:rPr>
          <w:i/>
          <w:iCs/>
        </w:rPr>
        <w:t>춥으면</w:t>
      </w:r>
      <w:r w:rsidRPr="003310CD">
        <w:rPr>
          <w:i/>
          <w:iCs/>
        </w:rPr>
        <w:t>)</w:t>
      </w:r>
      <w:r w:rsidRPr="003310CD">
        <w:t> </w:t>
      </w:r>
      <w:r w:rsidRPr="003310CD">
        <w:t>덥다</w:t>
      </w:r>
      <w:r w:rsidRPr="003310CD">
        <w:t xml:space="preserve"> → </w:t>
      </w:r>
      <w:r w:rsidRPr="003310CD">
        <w:rPr>
          <w:b/>
          <w:bCs/>
        </w:rPr>
        <w:t>더우면</w:t>
      </w:r>
      <w:r w:rsidRPr="003310CD">
        <w:t> </w:t>
      </w:r>
      <w:r w:rsidRPr="003310CD">
        <w:rPr>
          <w:rFonts w:ascii="Segoe UI Emoji" w:hAnsi="Segoe UI Emoji" w:cs="Segoe UI Emoji"/>
        </w:rPr>
        <w:t>✅</w:t>
      </w:r>
      <w:r w:rsidRPr="003310CD">
        <w:t xml:space="preserve"> </w:t>
      </w:r>
      <w:r w:rsidRPr="003310CD">
        <w:t>가깝다</w:t>
      </w:r>
      <w:r w:rsidRPr="003310CD">
        <w:t xml:space="preserve"> → </w:t>
      </w:r>
      <w:r w:rsidRPr="003310CD">
        <w:rPr>
          <w:b/>
          <w:bCs/>
        </w:rPr>
        <w:t>가까우면</w:t>
      </w:r>
      <w:r w:rsidRPr="003310CD">
        <w:t> </w:t>
      </w:r>
      <w:r w:rsidRPr="003310CD">
        <w:rPr>
          <w:rFonts w:ascii="Segoe UI Emoji" w:hAnsi="Segoe UI Emoji" w:cs="Segoe UI Emoji"/>
        </w:rPr>
        <w:t>✅</w:t>
      </w:r>
      <w:r w:rsidRPr="003310CD">
        <w:t xml:space="preserve"> </w:t>
      </w:r>
      <w:r w:rsidRPr="003310CD">
        <w:t>어렵다</w:t>
      </w:r>
      <w:r w:rsidRPr="003310CD">
        <w:t xml:space="preserve"> → </w:t>
      </w:r>
      <w:r w:rsidRPr="003310CD">
        <w:rPr>
          <w:b/>
          <w:bCs/>
        </w:rPr>
        <w:t>어려우면</w:t>
      </w:r>
      <w:r w:rsidRPr="003310CD">
        <w:t> </w:t>
      </w:r>
      <w:r w:rsidRPr="003310CD">
        <w:rPr>
          <w:rFonts w:ascii="Segoe UI Emoji" w:hAnsi="Segoe UI Emoji" w:cs="Segoe UI Emoji"/>
        </w:rPr>
        <w:t>✅</w:t>
      </w:r>
    </w:p>
    <w:p w14:paraId="2C6A3547" w14:textId="77777777" w:rsidR="003310CD" w:rsidRPr="003310CD" w:rsidRDefault="003310CD" w:rsidP="003310CD">
      <w:r w:rsidRPr="003310CD">
        <w:rPr>
          <w:b/>
          <w:bCs/>
        </w:rPr>
        <w:t>④ Bẫy TOPIK — chọn cấu trúc phù hợp:</w:t>
      </w:r>
    </w:p>
    <w:p w14:paraId="018AA6CF" w14:textId="77777777" w:rsidR="003310CD" w:rsidRPr="003310CD" w:rsidRDefault="003310CD" w:rsidP="003310CD">
      <w:r w:rsidRPr="003310CD">
        <w:rPr>
          <w:i/>
          <w:iCs/>
        </w:rPr>
        <w:t>"Vừa xem TV vừa ăn cơm"</w:t>
      </w:r>
      <w:r w:rsidRPr="003310CD">
        <w:t> </w:t>
      </w:r>
      <w:r w:rsidRPr="003310CD">
        <w:rPr>
          <w:rFonts w:ascii="Segoe UI Emoji" w:hAnsi="Segoe UI Emoji" w:cs="Segoe UI Emoji"/>
        </w:rPr>
        <w:t>✅</w:t>
      </w:r>
      <w:r w:rsidRPr="003310CD">
        <w:t xml:space="preserve"> TV</w:t>
      </w:r>
      <w:r w:rsidRPr="003310CD">
        <w:t>를</w:t>
      </w:r>
      <w:r w:rsidRPr="003310CD">
        <w:t xml:space="preserve"> </w:t>
      </w:r>
      <w:r w:rsidRPr="003310CD">
        <w:t>보</w:t>
      </w:r>
      <w:r w:rsidRPr="003310CD">
        <w:rPr>
          <w:b/>
          <w:bCs/>
        </w:rPr>
        <w:t>면서</w:t>
      </w:r>
      <w:r w:rsidRPr="003310CD">
        <w:t> </w:t>
      </w:r>
      <w:r w:rsidRPr="003310CD">
        <w:t>밥을</w:t>
      </w:r>
      <w:r w:rsidRPr="003310CD">
        <w:t xml:space="preserve"> </w:t>
      </w:r>
      <w:r w:rsidRPr="003310CD">
        <w:t>먹어요</w:t>
      </w:r>
      <w:r w:rsidRPr="003310CD">
        <w:t xml:space="preserve">. </w:t>
      </w:r>
      <w:r w:rsidRPr="003310CD">
        <w:rPr>
          <w:rFonts w:ascii="Segoe UI Emoji" w:hAnsi="Segoe UI Emoji" w:cs="Segoe UI Emoji"/>
        </w:rPr>
        <w:t>❌</w:t>
      </w:r>
      <w:r w:rsidRPr="003310CD">
        <w:rPr>
          <w:rFonts w:ascii="Aptos" w:hAnsi="Aptos" w:cs="Aptos"/>
        </w:rPr>
        <w:t> </w:t>
      </w:r>
      <w:del w:id="28" w:author="Unknown">
        <w:r w:rsidRPr="003310CD">
          <w:delText>TV</w:delText>
        </w:r>
        <w:r w:rsidRPr="003310CD">
          <w:delText>를</w:delText>
        </w:r>
        <w:r w:rsidRPr="003310CD">
          <w:delText xml:space="preserve"> </w:delText>
        </w:r>
        <w:r w:rsidRPr="003310CD">
          <w:delText>보고</w:delText>
        </w:r>
        <w:r w:rsidRPr="003310CD">
          <w:delText xml:space="preserve"> </w:delText>
        </w:r>
        <w:r w:rsidRPr="003310CD">
          <w:delText>밥을</w:delText>
        </w:r>
        <w:r w:rsidRPr="003310CD">
          <w:delText xml:space="preserve"> </w:delText>
        </w:r>
        <w:r w:rsidRPr="003310CD">
          <w:delText>먹어요</w:delText>
        </w:r>
      </w:del>
      <w:r w:rsidRPr="003310CD">
        <w:t> → nghĩa thành "xem TV rồi ăn cơm"</w:t>
      </w:r>
    </w:p>
    <w:p w14:paraId="3F2E07A6" w14:textId="77777777" w:rsidR="003310CD" w:rsidRPr="003310CD" w:rsidRDefault="003310CD" w:rsidP="003310CD">
      <w:r w:rsidRPr="003310CD">
        <w:rPr>
          <w:b/>
          <w:bCs/>
        </w:rPr>
        <w:t>⑤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면</w:t>
      </w:r>
      <w:r w:rsidRPr="003310CD">
        <w:rPr>
          <w:b/>
          <w:bCs/>
        </w:rPr>
        <w:t xml:space="preserve"> — không dùng </w:t>
      </w:r>
      <w:r w:rsidRPr="003310CD">
        <w:rPr>
          <w:b/>
          <w:bCs/>
        </w:rPr>
        <w:t>았</w:t>
      </w:r>
      <w:r w:rsidRPr="003310CD">
        <w:rPr>
          <w:b/>
          <w:bCs/>
        </w:rPr>
        <w:t>/</w:t>
      </w:r>
      <w:r w:rsidRPr="003310CD">
        <w:rPr>
          <w:b/>
          <w:bCs/>
        </w:rPr>
        <w:t>었</w:t>
      </w:r>
      <w:r w:rsidRPr="003310CD">
        <w:rPr>
          <w:b/>
          <w:bCs/>
        </w:rPr>
        <w:t xml:space="preserve"> ở vế điều kiện:</w:t>
      </w:r>
    </w:p>
    <w:p w14:paraId="63E84AD6" w14:textId="77777777" w:rsidR="003310CD" w:rsidRPr="003310CD" w:rsidRDefault="003310CD" w:rsidP="003310CD">
      <w:r w:rsidRPr="003310CD">
        <w:rPr>
          <w:rFonts w:ascii="Segoe UI Emoji" w:hAnsi="Segoe UI Emoji" w:cs="Segoe UI Emoji"/>
        </w:rPr>
        <w:t>❌</w:t>
      </w:r>
      <w:r w:rsidRPr="003310CD">
        <w:t> </w:t>
      </w:r>
      <w:del w:id="29" w:author="Unknown">
        <w:r w:rsidRPr="003310CD">
          <w:delText>비가</w:delText>
        </w:r>
        <w:r w:rsidRPr="003310CD">
          <w:delText xml:space="preserve"> </w:delText>
        </w:r>
        <w:r w:rsidRPr="003310CD">
          <w:delText>왔으면</w:delText>
        </w:r>
        <w:r w:rsidRPr="003310CD">
          <w:delText xml:space="preserve"> </w:delText>
        </w:r>
        <w:r w:rsidRPr="003310CD">
          <w:delText>우산을</w:delText>
        </w:r>
        <w:r w:rsidRPr="003310CD">
          <w:delText xml:space="preserve"> </w:delText>
        </w:r>
        <w:r w:rsidRPr="003310CD">
          <w:delText>써요</w:delText>
        </w:r>
      </w:del>
      <w:r w:rsidRPr="003310CD">
        <w:t xml:space="preserve"> → sai logic </w:t>
      </w:r>
      <w:r w:rsidRPr="003310CD">
        <w:rPr>
          <w:rFonts w:ascii="Segoe UI Emoji" w:hAnsi="Segoe UI Emoji" w:cs="Segoe UI Emoji"/>
        </w:rPr>
        <w:t>✅</w:t>
      </w:r>
      <w:r w:rsidRPr="003310CD">
        <w:t xml:space="preserve"> </w:t>
      </w:r>
      <w:r w:rsidRPr="003310CD">
        <w:t>비가</w:t>
      </w:r>
      <w:r w:rsidRPr="003310CD">
        <w:t xml:space="preserve"> </w:t>
      </w:r>
      <w:r w:rsidRPr="003310CD">
        <w:t>오</w:t>
      </w:r>
      <w:r w:rsidRPr="003310CD">
        <w:rPr>
          <w:b/>
          <w:bCs/>
        </w:rPr>
        <w:t>면</w:t>
      </w:r>
      <w:r w:rsidRPr="003310CD">
        <w:t> </w:t>
      </w:r>
      <w:r w:rsidRPr="003310CD">
        <w:t>우산을</w:t>
      </w:r>
      <w:r w:rsidRPr="003310CD">
        <w:t xml:space="preserve"> </w:t>
      </w:r>
      <w:r w:rsidRPr="003310CD">
        <w:t>써요</w:t>
      </w:r>
      <w:r w:rsidRPr="003310CD">
        <w:t>. </w:t>
      </w:r>
      <w:r w:rsidRPr="003310CD">
        <w:rPr>
          <w:i/>
          <w:iCs/>
        </w:rPr>
        <w:t>(điều kiện tương lai/hiện tại)</w:t>
      </w:r>
      <w:r w:rsidRPr="003310CD">
        <w:t> </w:t>
      </w:r>
      <w:r w:rsidRPr="003310CD">
        <w:rPr>
          <w:rFonts w:ascii="Segoe UI Emoji" w:hAnsi="Segoe UI Emoji" w:cs="Segoe UI Emoji"/>
        </w:rPr>
        <w:t>✅</w:t>
      </w:r>
      <w:r w:rsidRPr="003310CD">
        <w:t xml:space="preserve"> </w:t>
      </w:r>
      <w:r w:rsidRPr="003310CD">
        <w:t>비가</w:t>
      </w:r>
      <w:r w:rsidRPr="003310CD">
        <w:t xml:space="preserve"> </w:t>
      </w:r>
      <w:r w:rsidRPr="003310CD">
        <w:t>왔</w:t>
      </w:r>
      <w:r w:rsidRPr="003310CD">
        <w:rPr>
          <w:b/>
          <w:bCs/>
        </w:rPr>
        <w:t>으면</w:t>
      </w:r>
      <w:r w:rsidRPr="003310CD">
        <w:t> </w:t>
      </w:r>
      <w:r w:rsidRPr="003310CD">
        <w:t>좋겠어요</w:t>
      </w:r>
      <w:r w:rsidRPr="003310CD">
        <w:t>. </w:t>
      </w:r>
      <w:r w:rsidRPr="003310CD">
        <w:rPr>
          <w:i/>
          <w:iCs/>
        </w:rPr>
        <w:t>(ước muốn — trường hợp đặc biệt)</w:t>
      </w:r>
    </w:p>
    <w:p w14:paraId="618BEFBF" w14:textId="77777777" w:rsidR="003310CD" w:rsidRPr="003310CD" w:rsidRDefault="003310CD" w:rsidP="003310CD">
      <w:r w:rsidRPr="003310CD">
        <w:pict w14:anchorId="3B600409">
          <v:rect id="_x0000_i2926" style="width:0;height:0" o:hralign="center" o:hrstd="t" o:hr="t" fillcolor="#a0a0a0" stroked="f"/>
        </w:pict>
      </w:r>
    </w:p>
    <w:p w14:paraId="507963D4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Cụm Hay Gặp Trong TOPIK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2656"/>
        <w:gridCol w:w="1597"/>
      </w:tblGrid>
      <w:tr w:rsidR="003310CD" w:rsidRPr="003310CD" w14:paraId="5D2FE148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BF79601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Tiếng Hàn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44283F9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Nghĩa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6CDB89B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Cấu trúc</w:t>
            </w:r>
          </w:p>
        </w:tc>
      </w:tr>
      <w:tr w:rsidR="003310CD" w:rsidRPr="003310CD" w14:paraId="631D673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0E2723B" w14:textId="77777777" w:rsidR="003310CD" w:rsidRPr="003310CD" w:rsidRDefault="003310CD" w:rsidP="003310CD">
            <w:r w:rsidRPr="003310CD">
              <w:t>씻</w:t>
            </w:r>
            <w:r w:rsidRPr="003310CD">
              <w:rPr>
                <w:b/>
                <w:bCs/>
              </w:rPr>
              <w:t>고</w:t>
            </w:r>
            <w:r w:rsidRPr="003310CD">
              <w:t> </w:t>
            </w:r>
            <w:r w:rsidRPr="003310CD">
              <w:t>자다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A450A90" w14:textId="77777777" w:rsidR="003310CD" w:rsidRPr="003310CD" w:rsidRDefault="003310CD" w:rsidP="003310CD">
            <w:r w:rsidRPr="003310CD">
              <w:t>tắm rồi ngủ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5B31AF1" w14:textId="77777777" w:rsidR="003310CD" w:rsidRPr="003310CD" w:rsidRDefault="003310CD" w:rsidP="003310CD">
            <w:r w:rsidRPr="003310CD">
              <w:t>고</w:t>
            </w:r>
          </w:p>
        </w:tc>
      </w:tr>
      <w:tr w:rsidR="003310CD" w:rsidRPr="003310CD" w14:paraId="5F062FB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A0D96BF" w14:textId="77777777" w:rsidR="003310CD" w:rsidRPr="003310CD" w:rsidRDefault="003310CD" w:rsidP="003310CD">
            <w:r w:rsidRPr="003310CD">
              <w:t>먹</w:t>
            </w:r>
            <w:r w:rsidRPr="003310CD">
              <w:rPr>
                <w:b/>
                <w:bCs/>
              </w:rPr>
              <w:t>고</w:t>
            </w:r>
            <w:r w:rsidRPr="003310CD">
              <w:t> </w:t>
            </w:r>
            <w:r w:rsidRPr="003310CD">
              <w:t>마시다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65D218F" w14:textId="77777777" w:rsidR="003310CD" w:rsidRPr="003310CD" w:rsidRDefault="003310CD" w:rsidP="003310CD">
            <w:r w:rsidRPr="003310CD">
              <w:t>ăn và uống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DDD54AC" w14:textId="77777777" w:rsidR="003310CD" w:rsidRPr="003310CD" w:rsidRDefault="003310CD" w:rsidP="003310CD">
            <w:r w:rsidRPr="003310CD">
              <w:t>고</w:t>
            </w:r>
          </w:p>
        </w:tc>
      </w:tr>
      <w:tr w:rsidR="003310CD" w:rsidRPr="003310CD" w14:paraId="1BA18BC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B61423F" w14:textId="77777777" w:rsidR="003310CD" w:rsidRPr="003310CD" w:rsidRDefault="003310CD" w:rsidP="003310CD">
            <w:r w:rsidRPr="003310CD">
              <w:t>크</w:t>
            </w:r>
            <w:r w:rsidRPr="003310CD">
              <w:rPr>
                <w:b/>
                <w:bCs/>
              </w:rPr>
              <w:t>고</w:t>
            </w:r>
            <w:r w:rsidRPr="003310CD">
              <w:t> </w:t>
            </w:r>
            <w:r w:rsidRPr="003310CD">
              <w:t>예쁘다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D37184B" w14:textId="77777777" w:rsidR="003310CD" w:rsidRPr="003310CD" w:rsidRDefault="003310CD" w:rsidP="003310CD">
            <w:r w:rsidRPr="003310CD">
              <w:t>to và đẹp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5ABD1EF" w14:textId="77777777" w:rsidR="003310CD" w:rsidRPr="003310CD" w:rsidRDefault="003310CD" w:rsidP="003310CD">
            <w:r w:rsidRPr="003310CD">
              <w:t>고</w:t>
            </w:r>
          </w:p>
        </w:tc>
      </w:tr>
      <w:tr w:rsidR="003310CD" w:rsidRPr="003310CD" w14:paraId="4FA0C2D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F7B1AFF" w14:textId="77777777" w:rsidR="003310CD" w:rsidRPr="003310CD" w:rsidRDefault="003310CD" w:rsidP="003310CD">
            <w:r w:rsidRPr="003310CD">
              <w:t>음악을</w:t>
            </w:r>
            <w:r w:rsidRPr="003310CD">
              <w:t xml:space="preserve"> </w:t>
            </w:r>
            <w:r w:rsidRPr="003310CD">
              <w:t>들</w:t>
            </w:r>
            <w:r w:rsidRPr="003310CD">
              <w:rPr>
                <w:b/>
                <w:bCs/>
              </w:rPr>
              <w:t>으면서</w:t>
            </w:r>
            <w:r w:rsidRPr="003310CD">
              <w:t> </w:t>
            </w:r>
            <w:r w:rsidRPr="003310CD">
              <w:t>공부하다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0C75EBC" w14:textId="77777777" w:rsidR="003310CD" w:rsidRPr="003310CD" w:rsidRDefault="003310CD" w:rsidP="003310CD">
            <w:r w:rsidRPr="003310CD">
              <w:t>vừa nghe nhạc vừa học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B8A31AF" w14:textId="77777777" w:rsidR="003310CD" w:rsidRPr="003310CD" w:rsidRDefault="003310CD" w:rsidP="003310CD">
            <w:r w:rsidRPr="003310CD">
              <w:t>(</w:t>
            </w:r>
            <w:r w:rsidRPr="003310CD">
              <w:t>으</w:t>
            </w:r>
            <w:r w:rsidRPr="003310CD">
              <w:t>)</w:t>
            </w:r>
            <w:r w:rsidRPr="003310CD">
              <w:t>면서</w:t>
            </w:r>
          </w:p>
        </w:tc>
      </w:tr>
      <w:tr w:rsidR="003310CD" w:rsidRPr="003310CD" w14:paraId="5509DC8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55EA743" w14:textId="77777777" w:rsidR="003310CD" w:rsidRPr="003310CD" w:rsidRDefault="003310CD" w:rsidP="003310CD">
            <w:r w:rsidRPr="003310CD">
              <w:t>핸드폰</w:t>
            </w:r>
            <w:r w:rsidRPr="003310CD">
              <w:t xml:space="preserve"> </w:t>
            </w:r>
            <w:r w:rsidRPr="003310CD">
              <w:t>보</w:t>
            </w:r>
            <w:r w:rsidRPr="003310CD">
              <w:rPr>
                <w:b/>
                <w:bCs/>
              </w:rPr>
              <w:t>면서</w:t>
            </w:r>
            <w:r w:rsidRPr="003310CD">
              <w:t> </w:t>
            </w:r>
            <w:r w:rsidRPr="003310CD">
              <w:t>걷다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B439F49" w14:textId="77777777" w:rsidR="003310CD" w:rsidRPr="003310CD" w:rsidRDefault="003310CD" w:rsidP="003310CD">
            <w:r w:rsidRPr="003310CD">
              <w:t>vừa nhìn điện thoại vừa đi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C42AD93" w14:textId="77777777" w:rsidR="003310CD" w:rsidRPr="003310CD" w:rsidRDefault="003310CD" w:rsidP="003310CD">
            <w:r w:rsidRPr="003310CD">
              <w:t>(</w:t>
            </w:r>
            <w:r w:rsidRPr="003310CD">
              <w:t>으</w:t>
            </w:r>
            <w:r w:rsidRPr="003310CD">
              <w:t>)</w:t>
            </w:r>
            <w:r w:rsidRPr="003310CD">
              <w:t>면서</w:t>
            </w:r>
          </w:p>
        </w:tc>
      </w:tr>
      <w:tr w:rsidR="003310CD" w:rsidRPr="003310CD" w14:paraId="0D01EC8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65F3309" w14:textId="77777777" w:rsidR="003310CD" w:rsidRPr="003310CD" w:rsidRDefault="003310CD" w:rsidP="003310CD">
            <w:r w:rsidRPr="003310CD">
              <w:t>시간이</w:t>
            </w:r>
            <w:r w:rsidRPr="003310CD">
              <w:t xml:space="preserve"> </w:t>
            </w:r>
            <w:r w:rsidRPr="003310CD">
              <w:t>있</w:t>
            </w:r>
            <w:r w:rsidRPr="003310CD">
              <w:rPr>
                <w:b/>
                <w:bCs/>
              </w:rPr>
              <w:t>으면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D35DF59" w14:textId="77777777" w:rsidR="003310CD" w:rsidRPr="003310CD" w:rsidRDefault="003310CD" w:rsidP="003310CD">
            <w:r w:rsidRPr="003310CD">
              <w:t>nếu có thời gian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6C63591" w14:textId="77777777" w:rsidR="003310CD" w:rsidRPr="003310CD" w:rsidRDefault="003310CD" w:rsidP="003310CD">
            <w:r w:rsidRPr="003310CD">
              <w:t>(</w:t>
            </w:r>
            <w:r w:rsidRPr="003310CD">
              <w:t>으</w:t>
            </w:r>
            <w:r w:rsidRPr="003310CD">
              <w:t>)</w:t>
            </w:r>
            <w:r w:rsidRPr="003310CD">
              <w:t>면</w:t>
            </w:r>
          </w:p>
        </w:tc>
      </w:tr>
      <w:tr w:rsidR="003310CD" w:rsidRPr="003310CD" w14:paraId="411E01B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DDB72ED" w14:textId="77777777" w:rsidR="003310CD" w:rsidRPr="003310CD" w:rsidRDefault="003310CD" w:rsidP="003310CD">
            <w:r w:rsidRPr="003310CD">
              <w:t>비가</w:t>
            </w:r>
            <w:r w:rsidRPr="003310CD">
              <w:t xml:space="preserve"> </w:t>
            </w:r>
            <w:r w:rsidRPr="003310CD">
              <w:t>오</w:t>
            </w:r>
            <w:r w:rsidRPr="003310CD">
              <w:rPr>
                <w:b/>
                <w:bCs/>
              </w:rPr>
              <w:t>면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6D4A1F4" w14:textId="77777777" w:rsidR="003310CD" w:rsidRPr="003310CD" w:rsidRDefault="003310CD" w:rsidP="003310CD">
            <w:r w:rsidRPr="003310CD">
              <w:t>nếu trời mưa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655B56E" w14:textId="77777777" w:rsidR="003310CD" w:rsidRPr="003310CD" w:rsidRDefault="003310CD" w:rsidP="003310CD">
            <w:r w:rsidRPr="003310CD">
              <w:t>(</w:t>
            </w:r>
            <w:r w:rsidRPr="003310CD">
              <w:t>으</w:t>
            </w:r>
            <w:r w:rsidRPr="003310CD">
              <w:t>)</w:t>
            </w:r>
            <w:r w:rsidRPr="003310CD">
              <w:t>면</w:t>
            </w:r>
          </w:p>
        </w:tc>
      </w:tr>
      <w:tr w:rsidR="003310CD" w:rsidRPr="003310CD" w14:paraId="16A5006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735CC7C" w14:textId="77777777" w:rsidR="003310CD" w:rsidRPr="003310CD" w:rsidRDefault="003310CD" w:rsidP="003310CD">
            <w:r w:rsidRPr="003310CD">
              <w:t>~</w:t>
            </w:r>
            <w:r w:rsidRPr="003310CD">
              <w:t>하</w:t>
            </w:r>
            <w:r w:rsidRPr="003310CD">
              <w:rPr>
                <w:b/>
                <w:bCs/>
              </w:rPr>
              <w:t>면</w:t>
            </w:r>
            <w:r w:rsidRPr="003310CD">
              <w:t> </w:t>
            </w:r>
            <w:r w:rsidRPr="003310CD">
              <w:t>좋겠다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5F2918E" w14:textId="77777777" w:rsidR="003310CD" w:rsidRPr="003310CD" w:rsidRDefault="003310CD" w:rsidP="003310CD">
            <w:r w:rsidRPr="003310CD">
              <w:t>ước gì...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5C6CCA0" w14:textId="77777777" w:rsidR="003310CD" w:rsidRPr="003310CD" w:rsidRDefault="003310CD" w:rsidP="003310CD">
            <w:r w:rsidRPr="003310CD">
              <w:t>(</w:t>
            </w:r>
            <w:r w:rsidRPr="003310CD">
              <w:t>으</w:t>
            </w:r>
            <w:r w:rsidRPr="003310CD">
              <w:t>)</w:t>
            </w:r>
            <w:r w:rsidRPr="003310CD">
              <w:t>면</w:t>
            </w:r>
            <w:r w:rsidRPr="003310CD">
              <w:t xml:space="preserve"> + </w:t>
            </w:r>
            <w:r w:rsidRPr="003310CD">
              <w:t>좋겠다</w:t>
            </w:r>
          </w:p>
        </w:tc>
      </w:tr>
    </w:tbl>
    <w:p w14:paraId="530C2C14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✏️</w:t>
      </w:r>
      <w:r w:rsidRPr="003310CD">
        <w:rPr>
          <w:b/>
          <w:bCs/>
        </w:rPr>
        <w:t xml:space="preserve"> Mini Quiz</w:t>
      </w:r>
    </w:p>
    <w:p w14:paraId="1503E6DE" w14:textId="77777777" w:rsidR="003310CD" w:rsidRPr="003310CD" w:rsidRDefault="003310CD" w:rsidP="003310CD">
      <w:r w:rsidRPr="003310CD">
        <w:t>Chọn </w:t>
      </w:r>
      <w:r w:rsidRPr="003310CD">
        <w:rPr>
          <w:b/>
          <w:bCs/>
        </w:rPr>
        <w:t>고</w:t>
      </w:r>
      <w:r w:rsidRPr="003310CD">
        <w:rPr>
          <w:b/>
          <w:bCs/>
        </w:rPr>
        <w:t>,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면서</w:t>
      </w:r>
      <w:r w:rsidRPr="003310CD">
        <w:rPr>
          <w:b/>
          <w:bCs/>
        </w:rPr>
        <w:t>,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면</w:t>
      </w:r>
      <w:r w:rsidRPr="003310CD">
        <w:t> và chia đúng dạng:</w:t>
      </w:r>
    </w:p>
    <w:p w14:paraId="51BC7FD4" w14:textId="77777777" w:rsidR="003310CD" w:rsidRPr="003310CD" w:rsidRDefault="003310CD" w:rsidP="003310CD">
      <w:pPr>
        <w:numPr>
          <w:ilvl w:val="0"/>
          <w:numId w:val="72"/>
        </w:numPr>
      </w:pPr>
      <w:r w:rsidRPr="003310CD">
        <w:t>저는</w:t>
      </w:r>
      <w:r w:rsidRPr="003310CD">
        <w:t xml:space="preserve"> </w:t>
      </w:r>
      <w:r w:rsidRPr="003310CD">
        <w:t>커피를</w:t>
      </w:r>
      <w:r w:rsidRPr="003310CD">
        <w:t xml:space="preserve"> </w:t>
      </w:r>
      <w:r w:rsidRPr="003310CD">
        <w:t>마시</w:t>
      </w:r>
      <w:r w:rsidRPr="003310CD">
        <w:t xml:space="preserve">___ </w:t>
      </w:r>
      <w:r w:rsidRPr="003310CD">
        <w:t>책을</w:t>
      </w:r>
      <w:r w:rsidRPr="003310CD">
        <w:t xml:space="preserve"> </w:t>
      </w:r>
      <w:r w:rsidRPr="003310CD">
        <w:t>읽어요</w:t>
      </w:r>
      <w:r w:rsidRPr="003310CD">
        <w:t>. </w:t>
      </w:r>
      <w:r w:rsidRPr="003310CD">
        <w:rPr>
          <w:i/>
          <w:iCs/>
        </w:rPr>
        <w:t>(Tôi vừa uống cà phê vừa đọc sách.)</w:t>
      </w:r>
    </w:p>
    <w:p w14:paraId="4780D629" w14:textId="77777777" w:rsidR="003310CD" w:rsidRPr="003310CD" w:rsidRDefault="003310CD" w:rsidP="003310CD">
      <w:pPr>
        <w:numPr>
          <w:ilvl w:val="0"/>
          <w:numId w:val="72"/>
        </w:numPr>
      </w:pPr>
      <w:r w:rsidRPr="003310CD">
        <w:lastRenderedPageBreak/>
        <w:t>손을</w:t>
      </w:r>
      <w:r w:rsidRPr="003310CD">
        <w:t xml:space="preserve"> </w:t>
      </w:r>
      <w:r w:rsidRPr="003310CD">
        <w:t>씻</w:t>
      </w:r>
      <w:r w:rsidRPr="003310CD">
        <w:t xml:space="preserve">___ </w:t>
      </w:r>
      <w:r w:rsidRPr="003310CD">
        <w:t>밥을</w:t>
      </w:r>
      <w:r w:rsidRPr="003310CD">
        <w:t xml:space="preserve"> </w:t>
      </w:r>
      <w:r w:rsidRPr="003310CD">
        <w:t>먹어요</w:t>
      </w:r>
      <w:r w:rsidRPr="003310CD">
        <w:t>. </w:t>
      </w:r>
      <w:r w:rsidRPr="003310CD">
        <w:rPr>
          <w:i/>
          <w:iCs/>
        </w:rPr>
        <w:t>(Rửa tay rồi ăn cơm.)</w:t>
      </w:r>
    </w:p>
    <w:p w14:paraId="34A4BD2F" w14:textId="77777777" w:rsidR="003310CD" w:rsidRPr="003310CD" w:rsidRDefault="003310CD" w:rsidP="003310CD">
      <w:pPr>
        <w:numPr>
          <w:ilvl w:val="0"/>
          <w:numId w:val="72"/>
        </w:numPr>
      </w:pPr>
      <w:r w:rsidRPr="003310CD">
        <w:t>한국에</w:t>
      </w:r>
      <w:r w:rsidRPr="003310CD">
        <w:t xml:space="preserve"> ___ </w:t>
      </w:r>
      <w:r w:rsidRPr="003310CD">
        <w:t>꼭</w:t>
      </w:r>
      <w:r w:rsidRPr="003310CD">
        <w:t xml:space="preserve"> </w:t>
      </w:r>
      <w:r w:rsidRPr="003310CD">
        <w:t>불고기를</w:t>
      </w:r>
      <w:r w:rsidRPr="003310CD">
        <w:t xml:space="preserve"> </w:t>
      </w:r>
      <w:r w:rsidRPr="003310CD">
        <w:t>먹고</w:t>
      </w:r>
      <w:r w:rsidRPr="003310CD">
        <w:t xml:space="preserve"> </w:t>
      </w:r>
      <w:r w:rsidRPr="003310CD">
        <w:t>싶어요</w:t>
      </w:r>
      <w:r w:rsidRPr="003310CD">
        <w:t>. (</w:t>
      </w:r>
      <w:r w:rsidRPr="003310CD">
        <w:t>가다</w:t>
      </w:r>
      <w:r w:rsidRPr="003310CD">
        <w:t>) </w:t>
      </w:r>
      <w:r w:rsidRPr="003310CD">
        <w:rPr>
          <w:i/>
          <w:iCs/>
        </w:rPr>
        <w:t>(Nếu đến Hàn Quốc tôi nhất định muốn ăn bulgogi.)</w:t>
      </w:r>
    </w:p>
    <w:p w14:paraId="2EFA8932" w14:textId="77777777" w:rsidR="003310CD" w:rsidRPr="003310CD" w:rsidRDefault="003310CD" w:rsidP="003310CD">
      <w:pPr>
        <w:numPr>
          <w:ilvl w:val="0"/>
          <w:numId w:val="72"/>
        </w:numPr>
      </w:pPr>
      <w:r w:rsidRPr="003310CD">
        <w:t>이</w:t>
      </w:r>
      <w:r w:rsidRPr="003310CD">
        <w:t xml:space="preserve"> </w:t>
      </w:r>
      <w:r w:rsidRPr="003310CD">
        <w:t>식당은</w:t>
      </w:r>
      <w:r w:rsidRPr="003310CD">
        <w:t xml:space="preserve"> </w:t>
      </w:r>
      <w:r w:rsidRPr="003310CD">
        <w:t>음식이</w:t>
      </w:r>
      <w:r w:rsidRPr="003310CD">
        <w:t xml:space="preserve"> </w:t>
      </w:r>
      <w:r w:rsidRPr="003310CD">
        <w:t>맛있</w:t>
      </w:r>
      <w:r w:rsidRPr="003310CD">
        <w:t xml:space="preserve">___ </w:t>
      </w:r>
      <w:r w:rsidRPr="003310CD">
        <w:t>가격도</w:t>
      </w:r>
      <w:r w:rsidRPr="003310CD">
        <w:t xml:space="preserve"> </w:t>
      </w:r>
      <w:r w:rsidRPr="003310CD">
        <w:t>싸요</w:t>
      </w:r>
      <w:r w:rsidRPr="003310CD">
        <w:t>. </w:t>
      </w:r>
      <w:r w:rsidRPr="003310CD">
        <w:rPr>
          <w:i/>
          <w:iCs/>
        </w:rPr>
        <w:t>(Nhà hàng này vừa ngon vừa rẻ.)</w:t>
      </w:r>
    </w:p>
    <w:p w14:paraId="5C6E03D3" w14:textId="77777777" w:rsidR="003310CD" w:rsidRPr="003310CD" w:rsidRDefault="003310CD" w:rsidP="003310CD">
      <w:pPr>
        <w:numPr>
          <w:ilvl w:val="0"/>
          <w:numId w:val="72"/>
        </w:numPr>
      </w:pPr>
      <w:r w:rsidRPr="003310CD">
        <w:t>날씨가</w:t>
      </w:r>
      <w:r w:rsidRPr="003310CD">
        <w:t xml:space="preserve"> </w:t>
      </w:r>
      <w:r w:rsidRPr="003310CD">
        <w:t>따뜻하</w:t>
      </w:r>
      <w:r w:rsidRPr="003310CD">
        <w:t xml:space="preserve">___ </w:t>
      </w:r>
      <w:r w:rsidRPr="003310CD">
        <w:t>같이</w:t>
      </w:r>
      <w:r w:rsidRPr="003310CD">
        <w:t xml:space="preserve"> </w:t>
      </w:r>
      <w:r w:rsidRPr="003310CD">
        <w:t>공원에</w:t>
      </w:r>
      <w:r w:rsidRPr="003310CD">
        <w:t xml:space="preserve"> </w:t>
      </w:r>
      <w:r w:rsidRPr="003310CD">
        <w:t>가요</w:t>
      </w:r>
      <w:r w:rsidRPr="003310CD">
        <w:t>. (</w:t>
      </w:r>
      <w:r w:rsidRPr="003310CD">
        <w:t>따뜻하다</w:t>
      </w:r>
      <w:r w:rsidRPr="003310CD">
        <w:t>) </w:t>
      </w:r>
      <w:r w:rsidRPr="003310CD">
        <w:rPr>
          <w:i/>
          <w:iCs/>
        </w:rPr>
        <w:t>(Nếu thời tiết ấm thì cùng đến công viên nhé.)</w:t>
      </w:r>
    </w:p>
    <w:p w14:paraId="0395AC7E" w14:textId="77777777" w:rsidR="003310CD" w:rsidRPr="003310CD" w:rsidRDefault="003310CD" w:rsidP="003310CD">
      <w:pPr>
        <w:numPr>
          <w:ilvl w:val="0"/>
          <w:numId w:val="72"/>
        </w:numPr>
      </w:pPr>
      <w:r w:rsidRPr="003310CD">
        <w:t>음악을</w:t>
      </w:r>
      <w:r w:rsidRPr="003310CD">
        <w:t xml:space="preserve"> </w:t>
      </w:r>
      <w:r w:rsidRPr="003310CD">
        <w:t>들</w:t>
      </w:r>
      <w:r w:rsidRPr="003310CD">
        <w:t xml:space="preserve">___ </w:t>
      </w:r>
      <w:r w:rsidRPr="003310CD">
        <w:t>잠이</w:t>
      </w:r>
      <w:r w:rsidRPr="003310CD">
        <w:t xml:space="preserve"> </w:t>
      </w:r>
      <w:r w:rsidRPr="003310CD">
        <w:t>들었어요</w:t>
      </w:r>
      <w:r w:rsidRPr="003310CD">
        <w:t>. (</w:t>
      </w:r>
      <w:r w:rsidRPr="003310CD">
        <w:t>듣다</w:t>
      </w:r>
      <w:r w:rsidRPr="003310CD">
        <w:t>) </w:t>
      </w:r>
      <w:r w:rsidRPr="003310CD">
        <w:rPr>
          <w:i/>
          <w:iCs/>
        </w:rPr>
        <w:t>(Tôi vừa nghe nhạc vừa thiếp đi.)</w:t>
      </w:r>
    </w:p>
    <w:p w14:paraId="20071466" w14:textId="77777777" w:rsidR="003310CD" w:rsidRPr="003310CD" w:rsidRDefault="003310CD" w:rsidP="003310CD">
      <w:pPr>
        <w:numPr>
          <w:ilvl w:val="0"/>
          <w:numId w:val="72"/>
        </w:numPr>
      </w:pPr>
      <w:r w:rsidRPr="003310CD">
        <w:t>운동하</w:t>
      </w:r>
      <w:r w:rsidRPr="003310CD">
        <w:t xml:space="preserve">___ </w:t>
      </w:r>
      <w:r w:rsidRPr="003310CD">
        <w:t>체중이</w:t>
      </w:r>
      <w:r w:rsidRPr="003310CD">
        <w:t xml:space="preserve"> </w:t>
      </w:r>
      <w:r w:rsidRPr="003310CD">
        <w:t>줄었어요</w:t>
      </w:r>
      <w:r w:rsidRPr="003310CD">
        <w:t>. </w:t>
      </w:r>
      <w:r w:rsidRPr="003310CD">
        <w:rPr>
          <w:i/>
          <w:iCs/>
        </w:rPr>
        <w:t>(Tập thể dục rồi cân nặng giảm.)</w:t>
      </w:r>
    </w:p>
    <w:p w14:paraId="4AA6507D" w14:textId="77777777" w:rsidR="003310CD" w:rsidRPr="003310CD" w:rsidRDefault="003310CD" w:rsidP="003310CD">
      <w:r w:rsidRPr="003310CD">
        <w:t>&lt;details&gt; &lt;summary&gt;</w:t>
      </w:r>
      <w:r w:rsidRPr="003310CD">
        <w:rPr>
          <w:rFonts w:ascii="Segoe UI Emoji" w:hAnsi="Segoe UI Emoji" w:cs="Segoe UI Emoji"/>
        </w:rPr>
        <w:t>👉</w:t>
      </w:r>
      <w:r w:rsidRPr="003310CD">
        <w:t xml:space="preserve"> Xem đáp án&lt;/summary&gt;</w:t>
      </w:r>
    </w:p>
    <w:p w14:paraId="696AB788" w14:textId="77777777" w:rsidR="003310CD" w:rsidRPr="003310CD" w:rsidRDefault="003310CD" w:rsidP="003310CD">
      <w:pPr>
        <w:numPr>
          <w:ilvl w:val="0"/>
          <w:numId w:val="73"/>
        </w:numPr>
      </w:pPr>
      <w:r w:rsidRPr="003310CD">
        <w:t>커피를</w:t>
      </w:r>
      <w:r w:rsidRPr="003310CD">
        <w:t xml:space="preserve"> </w:t>
      </w:r>
      <w:r w:rsidRPr="003310CD">
        <w:t>마시</w:t>
      </w:r>
      <w:r w:rsidRPr="003310CD">
        <w:rPr>
          <w:b/>
          <w:bCs/>
        </w:rPr>
        <w:t>면서</w:t>
      </w:r>
      <w:r w:rsidRPr="003310CD">
        <w:t> — đồng thời → (</w:t>
      </w:r>
      <w:r w:rsidRPr="003310CD">
        <w:t>으</w:t>
      </w:r>
      <w:r w:rsidRPr="003310CD">
        <w:t>)</w:t>
      </w:r>
      <w:r w:rsidRPr="003310CD">
        <w:t>면서</w:t>
      </w:r>
    </w:p>
    <w:p w14:paraId="3E0FBA5E" w14:textId="77777777" w:rsidR="003310CD" w:rsidRPr="003310CD" w:rsidRDefault="003310CD" w:rsidP="003310CD">
      <w:pPr>
        <w:numPr>
          <w:ilvl w:val="0"/>
          <w:numId w:val="73"/>
        </w:numPr>
      </w:pPr>
      <w:r w:rsidRPr="003310CD">
        <w:t>손을</w:t>
      </w:r>
      <w:r w:rsidRPr="003310CD">
        <w:t xml:space="preserve"> </w:t>
      </w:r>
      <w:r w:rsidRPr="003310CD">
        <w:t>씻</w:t>
      </w:r>
      <w:r w:rsidRPr="003310CD">
        <w:rPr>
          <w:b/>
          <w:bCs/>
        </w:rPr>
        <w:t>고</w:t>
      </w:r>
      <w:r w:rsidRPr="003310CD">
        <w:t xml:space="preserve"> — tuần tự (rửa tay trước, ăn sau) → </w:t>
      </w:r>
      <w:r w:rsidRPr="003310CD">
        <w:t>고</w:t>
      </w:r>
    </w:p>
    <w:p w14:paraId="7C6D7971" w14:textId="77777777" w:rsidR="003310CD" w:rsidRPr="003310CD" w:rsidRDefault="003310CD" w:rsidP="003310CD">
      <w:pPr>
        <w:numPr>
          <w:ilvl w:val="0"/>
          <w:numId w:val="73"/>
        </w:numPr>
      </w:pPr>
      <w:r w:rsidRPr="003310CD">
        <w:t>한국에</w:t>
      </w:r>
      <w:r w:rsidRPr="003310CD">
        <w:t> </w:t>
      </w:r>
      <w:r w:rsidRPr="003310CD">
        <w:rPr>
          <w:b/>
          <w:bCs/>
        </w:rPr>
        <w:t>가면</w:t>
      </w:r>
      <w:r w:rsidRPr="003310CD">
        <w:t> — điều kiện → (</w:t>
      </w:r>
      <w:r w:rsidRPr="003310CD">
        <w:t>으</w:t>
      </w:r>
      <w:r w:rsidRPr="003310CD">
        <w:t>)</w:t>
      </w:r>
      <w:r w:rsidRPr="003310CD">
        <w:t>면</w:t>
      </w:r>
    </w:p>
    <w:p w14:paraId="0ED8E754" w14:textId="77777777" w:rsidR="003310CD" w:rsidRPr="003310CD" w:rsidRDefault="003310CD" w:rsidP="003310CD">
      <w:pPr>
        <w:numPr>
          <w:ilvl w:val="0"/>
          <w:numId w:val="73"/>
        </w:numPr>
      </w:pPr>
      <w:r w:rsidRPr="003310CD">
        <w:t>맛있</w:t>
      </w:r>
      <w:r w:rsidRPr="003310CD">
        <w:rPr>
          <w:b/>
          <w:bCs/>
        </w:rPr>
        <w:t>고</w:t>
      </w:r>
      <w:r w:rsidRPr="003310CD">
        <w:t xml:space="preserve"> — liệt kê tính chất → </w:t>
      </w:r>
      <w:r w:rsidRPr="003310CD">
        <w:t>고</w:t>
      </w:r>
    </w:p>
    <w:p w14:paraId="322F3DFC" w14:textId="77777777" w:rsidR="003310CD" w:rsidRPr="003310CD" w:rsidRDefault="003310CD" w:rsidP="003310CD">
      <w:pPr>
        <w:numPr>
          <w:ilvl w:val="0"/>
          <w:numId w:val="73"/>
        </w:numPr>
      </w:pPr>
      <w:r w:rsidRPr="003310CD">
        <w:t>날씨가</w:t>
      </w:r>
      <w:r w:rsidRPr="003310CD">
        <w:t xml:space="preserve"> </w:t>
      </w:r>
      <w:r w:rsidRPr="003310CD">
        <w:t>따뜻하</w:t>
      </w:r>
      <w:r w:rsidRPr="003310CD">
        <w:rPr>
          <w:b/>
          <w:bCs/>
        </w:rPr>
        <w:t>면</w:t>
      </w:r>
      <w:r w:rsidRPr="003310CD">
        <w:t xml:space="preserve"> — </w:t>
      </w:r>
      <w:r w:rsidRPr="003310CD">
        <w:t>ㅎ</w:t>
      </w:r>
      <w:r w:rsidRPr="003310CD">
        <w:t xml:space="preserve"> </w:t>
      </w:r>
      <w:r w:rsidRPr="003310CD">
        <w:t>불규칙</w:t>
      </w:r>
      <w:r w:rsidRPr="003310CD">
        <w:t xml:space="preserve">: </w:t>
      </w:r>
      <w:r w:rsidRPr="003310CD">
        <w:t>따뜻하다</w:t>
      </w:r>
      <w:r w:rsidRPr="003310CD">
        <w:t xml:space="preserve"> → </w:t>
      </w:r>
      <w:r w:rsidRPr="003310CD">
        <w:t>따뜻하면</w:t>
      </w:r>
      <w:r w:rsidRPr="003310CD">
        <w:t xml:space="preserve"> </w:t>
      </w:r>
      <w:r w:rsidRPr="003310CD">
        <w:rPr>
          <w:rFonts w:ascii="Segoe UI Emoji" w:hAnsi="Segoe UI Emoji" w:cs="Segoe UI Emoji"/>
        </w:rPr>
        <w:t>✅</w:t>
      </w:r>
    </w:p>
    <w:p w14:paraId="5969B66D" w14:textId="77777777" w:rsidR="003310CD" w:rsidRPr="003310CD" w:rsidRDefault="003310CD" w:rsidP="003310CD">
      <w:pPr>
        <w:numPr>
          <w:ilvl w:val="0"/>
          <w:numId w:val="73"/>
        </w:numPr>
      </w:pPr>
      <w:r w:rsidRPr="003310CD">
        <w:t>음악을</w:t>
      </w:r>
      <w:r w:rsidRPr="003310CD">
        <w:t> </w:t>
      </w:r>
      <w:r w:rsidRPr="003310CD">
        <w:rPr>
          <w:b/>
          <w:bCs/>
        </w:rPr>
        <w:t>들으면서</w:t>
      </w:r>
      <w:r w:rsidRPr="003310CD">
        <w:t xml:space="preserve"> — </w:t>
      </w:r>
      <w:r w:rsidRPr="003310CD">
        <w:t>ㄷ</w:t>
      </w:r>
      <w:r w:rsidRPr="003310CD">
        <w:t xml:space="preserve"> </w:t>
      </w:r>
      <w:r w:rsidRPr="003310CD">
        <w:t>불규칙</w:t>
      </w:r>
      <w:r w:rsidRPr="003310CD">
        <w:t xml:space="preserve">: </w:t>
      </w:r>
      <w:r w:rsidRPr="003310CD">
        <w:t>듣다</w:t>
      </w:r>
      <w:r w:rsidRPr="003310CD">
        <w:t xml:space="preserve"> → </w:t>
      </w:r>
      <w:r w:rsidRPr="003310CD">
        <w:t>들으면서</w:t>
      </w:r>
      <w:r w:rsidRPr="003310CD">
        <w:t>, đồng thời → (</w:t>
      </w:r>
      <w:r w:rsidRPr="003310CD">
        <w:t>으</w:t>
      </w:r>
      <w:r w:rsidRPr="003310CD">
        <w:t>)</w:t>
      </w:r>
      <w:r w:rsidRPr="003310CD">
        <w:t>면서</w:t>
      </w:r>
    </w:p>
    <w:p w14:paraId="4788512F" w14:textId="77777777" w:rsidR="003310CD" w:rsidRPr="003310CD" w:rsidRDefault="003310CD" w:rsidP="003310CD">
      <w:pPr>
        <w:numPr>
          <w:ilvl w:val="0"/>
          <w:numId w:val="73"/>
        </w:numPr>
      </w:pPr>
      <w:r w:rsidRPr="003310CD">
        <w:t>운동하</w:t>
      </w:r>
      <w:r w:rsidRPr="003310CD">
        <w:rPr>
          <w:b/>
          <w:bCs/>
        </w:rPr>
        <w:t>고</w:t>
      </w:r>
      <w:r w:rsidRPr="003310CD">
        <w:t xml:space="preserve"> — tuần tự (tập thể dục → giảm cân) → </w:t>
      </w:r>
      <w:r w:rsidRPr="003310CD">
        <w:t>고</w:t>
      </w:r>
    </w:p>
    <w:p w14:paraId="539F4CE4" w14:textId="77777777" w:rsidR="003310CD" w:rsidRPr="003310CD" w:rsidRDefault="003310CD" w:rsidP="003310CD">
      <w:r w:rsidRPr="003310CD">
        <w:t>&lt;/details&gt;</w:t>
      </w:r>
    </w:p>
    <w:p w14:paraId="2155B859" w14:textId="77777777" w:rsidR="003310CD" w:rsidRPr="003310CD" w:rsidRDefault="003310CD" w:rsidP="003310CD">
      <w:r w:rsidRPr="003310CD">
        <w:pict w14:anchorId="6D879FB0">
          <v:rect id="_x0000_i2927" style="width:0;height:0" o:hralign="center" o:hrstd="t" o:hr="t" fillcolor="#a0a0a0" stroked="f"/>
        </w:pict>
      </w:r>
    </w:p>
    <w:p w14:paraId="708DE8EC" w14:textId="77777777" w:rsidR="003310CD" w:rsidRPr="003310CD" w:rsidRDefault="003310CD" w:rsidP="003310CD">
      <w:r w:rsidRPr="003310CD">
        <w:rPr>
          <w:rFonts w:ascii="Segoe UI Emoji" w:hAnsi="Segoe UI Emoji" w:cs="Segoe UI Emoji"/>
        </w:rPr>
        <w:t>✅</w:t>
      </w:r>
      <w:r w:rsidRPr="003310CD">
        <w:t> </w:t>
      </w:r>
      <w:r w:rsidRPr="003310CD">
        <w:rPr>
          <w:b/>
          <w:bCs/>
        </w:rPr>
        <w:t>Xong Bài 15!</w:t>
      </w:r>
      <w:r w:rsidRPr="003310CD">
        <w:t> Gõ </w:t>
      </w:r>
      <w:r w:rsidRPr="003310CD">
        <w:rPr>
          <w:b/>
          <w:bCs/>
        </w:rPr>
        <w:t>"tiếp"</w:t>
      </w:r>
      <w:r w:rsidRPr="003310CD">
        <w:t> để sang </w:t>
      </w:r>
      <w:r w:rsidRPr="003310CD">
        <w:rPr>
          <w:b/>
          <w:bCs/>
        </w:rPr>
        <w:t>No.55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ㅂ시다</w:t>
      </w:r>
      <w:r w:rsidRPr="003310CD">
        <w:rPr>
          <w:b/>
          <w:bCs/>
        </w:rPr>
        <w:t xml:space="preserve"> · No.56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세요</w:t>
      </w:r>
      <w:r w:rsidRPr="003310CD">
        <w:rPr>
          <w:b/>
          <w:bCs/>
        </w:rPr>
        <w:t xml:space="preserve"> · No.57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십시오</w:t>
      </w:r>
      <w:r w:rsidRPr="003310CD">
        <w:rPr>
          <w:b/>
          <w:bCs/>
        </w:rPr>
        <w:t xml:space="preserve"> · No.80 </w:t>
      </w:r>
      <w:r w:rsidRPr="003310CD">
        <w:rPr>
          <w:b/>
          <w:bCs/>
        </w:rPr>
        <w:t>지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말다</w:t>
      </w:r>
      <w:r w:rsidRPr="003310CD">
        <w:t> — nhóm diễn đạt </w:t>
      </w:r>
      <w:r w:rsidRPr="003310CD">
        <w:rPr>
          <w:b/>
          <w:bCs/>
        </w:rPr>
        <w:t>lời mời / mệnh lệnh / cấm đoán</w:t>
      </w:r>
      <w:r w:rsidRPr="003310CD">
        <w:t> — 4 cấu trúc cơ bản nhất khi giao tiếp tiếng Hàn nhé!</w:t>
      </w:r>
    </w:p>
    <w:p w14:paraId="0F2DA797" w14:textId="77777777" w:rsidR="003310CD" w:rsidRPr="003310CD" w:rsidRDefault="003310CD" w:rsidP="003310CD">
      <w:r w:rsidRPr="003310CD">
        <w:t>tiếp</w:t>
      </w:r>
    </w:p>
    <w:p w14:paraId="6582F716" w14:textId="77777777" w:rsidR="003310CD" w:rsidRPr="003310CD" w:rsidRDefault="003310CD" w:rsidP="003310CD">
      <w:r w:rsidRPr="003310CD">
        <w:t>10:46 AM</w:t>
      </w:r>
    </w:p>
    <w:p w14:paraId="6C4DFFC6" w14:textId="77777777" w:rsidR="003310CD" w:rsidRPr="003310CD" w:rsidRDefault="003310CD" w:rsidP="003310CD">
      <w:r w:rsidRPr="003310CD">
        <w:lastRenderedPageBreak/>
        <w:t>Prepared Vietnamese lesson on invitations and commands</w:t>
      </w:r>
    </w:p>
    <w:p w14:paraId="075A47A5" w14:textId="77777777" w:rsidR="003310CD" w:rsidRPr="003310CD" w:rsidRDefault="003310CD" w:rsidP="003310CD">
      <w:r w:rsidRPr="003310CD">
        <w:t>Prepared Vietnamese lesson on invitations and commands</w:t>
      </w:r>
    </w:p>
    <w:p w14:paraId="2D7B2A08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📚</w:t>
      </w:r>
      <w:r w:rsidRPr="003310CD">
        <w:rPr>
          <w:b/>
          <w:bCs/>
        </w:rPr>
        <w:t xml:space="preserve"> Bài 16 — Lời Mời / Mệnh Lệnh / Cấm Đoán (No.55, 56, 57, 80)</w:t>
      </w:r>
    </w:p>
    <w:p w14:paraId="69084B5F" w14:textId="77777777" w:rsidR="003310CD" w:rsidRPr="003310CD" w:rsidRDefault="003310CD" w:rsidP="003310CD">
      <w:r w:rsidRPr="003310CD">
        <w:rPr>
          <w:b/>
          <w:bCs/>
        </w:rPr>
        <w:t>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ㅂ시다</w:t>
      </w:r>
      <w:r w:rsidRPr="003310CD">
        <w:t> · </w:t>
      </w:r>
      <w:r w:rsidRPr="003310CD">
        <w:rPr>
          <w:b/>
          <w:bCs/>
        </w:rPr>
        <w:t>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세요</w:t>
      </w:r>
      <w:r w:rsidRPr="003310CD">
        <w:t> · </w:t>
      </w:r>
      <w:r w:rsidRPr="003310CD">
        <w:rPr>
          <w:b/>
          <w:bCs/>
        </w:rPr>
        <w:t>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십시오</w:t>
      </w:r>
      <w:r w:rsidRPr="003310CD">
        <w:t> · </w:t>
      </w:r>
      <w:r w:rsidRPr="003310CD">
        <w:rPr>
          <w:b/>
          <w:bCs/>
        </w:rPr>
        <w:t>지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말다</w:t>
      </w:r>
      <w:r w:rsidRPr="003310CD">
        <w:t> Bộ tứ này xoay quanh </w:t>
      </w:r>
      <w:r w:rsidRPr="003310CD">
        <w:rPr>
          <w:b/>
          <w:bCs/>
        </w:rPr>
        <w:t>"hãy làm / đừng làm"</w:t>
      </w:r>
      <w:r w:rsidRPr="003310CD">
        <w:t> — nhưng </w:t>
      </w:r>
      <w:r w:rsidRPr="003310CD">
        <w:rPr>
          <w:b/>
          <w:bCs/>
        </w:rPr>
        <w:t>mức độ trang trọng và đối tượng</w:t>
      </w:r>
      <w:r w:rsidRPr="003310CD">
        <w:t> hoàn toàn khác nhau. Đây là nhóm </w:t>
      </w:r>
      <w:r w:rsidRPr="003310CD">
        <w:rPr>
          <w:b/>
          <w:bCs/>
        </w:rPr>
        <w:t>giao tiếp cơ bản nhất</w:t>
      </w:r>
      <w:r w:rsidRPr="003310CD">
        <w:t> — không nắm là không nói được tiếng Hàn!</w:t>
      </w:r>
    </w:p>
    <w:p w14:paraId="7E406CE0" w14:textId="77777777" w:rsidR="003310CD" w:rsidRPr="003310CD" w:rsidRDefault="003310CD" w:rsidP="003310CD">
      <w:r w:rsidRPr="003310CD">
        <w:pict w14:anchorId="07061BA7">
          <v:rect id="_x0000_i2928" style="width:0;height:0" o:hralign="center" o:hrstd="t" o:hr="t" fillcolor="#a0a0a0" stroked="f"/>
        </w:pict>
      </w:r>
    </w:p>
    <w:p w14:paraId="089DC6C3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🔷</w:t>
      </w:r>
      <w:r w:rsidRPr="003310CD">
        <w:rPr>
          <w:b/>
          <w:bCs/>
        </w:rPr>
        <w:t xml:space="preserve"> Bức Tranh Tổng Thể Trước</w:t>
      </w:r>
    </w:p>
    <w:p w14:paraId="27DEE435" w14:textId="77777777" w:rsidR="003310CD" w:rsidRPr="003310CD" w:rsidRDefault="003310CD" w:rsidP="003310CD">
      <w:r w:rsidRPr="003310CD">
        <w:t xml:space="preserve">          TRANG TRỌNG NHẤT</w:t>
      </w:r>
    </w:p>
    <w:p w14:paraId="2CE59607" w14:textId="77777777" w:rsidR="003310CD" w:rsidRPr="003310CD" w:rsidRDefault="003310CD" w:rsidP="003310CD">
      <w:r w:rsidRPr="003310CD">
        <w:t xml:space="preserve">               ↓</w:t>
      </w:r>
    </w:p>
    <w:p w14:paraId="7EB95D09" w14:textId="77777777" w:rsidR="003310CD" w:rsidRPr="003310CD" w:rsidRDefault="003310CD" w:rsidP="003310CD">
      <w:r w:rsidRPr="003310CD">
        <w:t xml:space="preserve">        (</w:t>
      </w:r>
      <w:r w:rsidRPr="003310CD">
        <w:t>으</w:t>
      </w:r>
      <w:r w:rsidRPr="003310CD">
        <w:t>)</w:t>
      </w:r>
      <w:r w:rsidRPr="003310CD">
        <w:t>십시오</w:t>
      </w:r>
      <w:r w:rsidRPr="003310CD">
        <w:t xml:space="preserve">   →  "Xin hãy..." (văn bản / thông báo chính thức)</w:t>
      </w:r>
    </w:p>
    <w:p w14:paraId="283321F3" w14:textId="77777777" w:rsidR="003310CD" w:rsidRPr="003310CD" w:rsidRDefault="003310CD" w:rsidP="003310CD">
      <w:r w:rsidRPr="003310CD">
        <w:t xml:space="preserve">        (</w:t>
      </w:r>
      <w:r w:rsidRPr="003310CD">
        <w:t>으</w:t>
      </w:r>
      <w:r w:rsidRPr="003310CD">
        <w:t>)</w:t>
      </w:r>
      <w:r w:rsidRPr="003310CD">
        <w:t>세요</w:t>
      </w:r>
      <w:r w:rsidRPr="003310CD">
        <w:t xml:space="preserve">     →  "Hãy / Xin..." (lịch sự, hàng ngày)</w:t>
      </w:r>
    </w:p>
    <w:p w14:paraId="4CAA2E89" w14:textId="77777777" w:rsidR="003310CD" w:rsidRPr="003310CD" w:rsidRDefault="003310CD" w:rsidP="003310CD">
      <w:r w:rsidRPr="003310CD">
        <w:t xml:space="preserve">        (</w:t>
      </w:r>
      <w:r w:rsidRPr="003310CD">
        <w:t>으</w:t>
      </w:r>
      <w:r w:rsidRPr="003310CD">
        <w:t>)</w:t>
      </w:r>
      <w:r w:rsidRPr="003310CD">
        <w:t>ㅂ시다</w:t>
      </w:r>
      <w:r w:rsidRPr="003310CD">
        <w:t xml:space="preserve">   →  "Chúng ta hãy cùng..." (rủ rê, đề xuất)</w:t>
      </w:r>
    </w:p>
    <w:p w14:paraId="37C80DA5" w14:textId="77777777" w:rsidR="003310CD" w:rsidRPr="003310CD" w:rsidRDefault="003310CD" w:rsidP="003310CD">
      <w:r w:rsidRPr="003310CD">
        <w:t xml:space="preserve">               ↓</w:t>
      </w:r>
    </w:p>
    <w:p w14:paraId="10C03E8C" w14:textId="77777777" w:rsidR="003310CD" w:rsidRPr="003310CD" w:rsidRDefault="003310CD" w:rsidP="003310CD">
      <w:r w:rsidRPr="003310CD">
        <w:t xml:space="preserve">          THÂN MẬT NHẤT</w:t>
      </w:r>
    </w:p>
    <w:p w14:paraId="3A2C3EE7" w14:textId="77777777" w:rsidR="003310CD" w:rsidRPr="003310CD" w:rsidRDefault="003310CD" w:rsidP="003310CD"/>
    <w:p w14:paraId="4E75E6AE" w14:textId="77777777" w:rsidR="003310CD" w:rsidRPr="003310CD" w:rsidRDefault="003310CD" w:rsidP="003310CD">
      <w:r w:rsidRPr="003310CD">
        <w:t xml:space="preserve">        </w:t>
      </w:r>
      <w:r w:rsidRPr="003310CD">
        <w:t>지</w:t>
      </w:r>
      <w:r w:rsidRPr="003310CD">
        <w:t xml:space="preserve"> </w:t>
      </w:r>
      <w:r w:rsidRPr="003310CD">
        <w:t>말다</w:t>
      </w:r>
      <w:r w:rsidRPr="003310CD">
        <w:t xml:space="preserve">      →  "Đừng / Không được..." (cấm đoán)</w:t>
      </w:r>
    </w:p>
    <w:p w14:paraId="1C1F74FC" w14:textId="77777777" w:rsidR="003310CD" w:rsidRPr="003310CD" w:rsidRDefault="003310CD" w:rsidP="003310CD">
      <w:r w:rsidRPr="003310CD">
        <w:pict w14:anchorId="105F7AC3">
          <v:rect id="_x0000_i2929" style="width:0;height:0" o:hralign="center" o:hrstd="t" o:hr="t" fillcolor="#a0a0a0" stroked="f"/>
        </w:pict>
      </w:r>
    </w:p>
    <w:p w14:paraId="7DD79DDE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🔷</w:t>
      </w:r>
      <w:r w:rsidRPr="003310CD">
        <w:rPr>
          <w:b/>
          <w:bCs/>
        </w:rPr>
        <w:t xml:space="preserve"> No.57 —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십시오</w:t>
      </w:r>
      <w:r w:rsidRPr="003310CD">
        <w:rPr>
          <w:b/>
          <w:bCs/>
        </w:rPr>
        <w:t xml:space="preserve"> (Xin hãy — trang trọng nhất)</w:t>
      </w:r>
    </w:p>
    <w:p w14:paraId="53D041F0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Công thức</w:t>
      </w:r>
    </w:p>
    <w:p w14:paraId="777E6A6D" w14:textId="77777777" w:rsidR="003310CD" w:rsidRPr="003310CD" w:rsidRDefault="003310CD" w:rsidP="003310CD">
      <w:r w:rsidRPr="003310CD">
        <w:t>Động từ + (</w:t>
      </w:r>
      <w:r w:rsidRPr="003310CD">
        <w:t>으</w:t>
      </w:r>
      <w:r w:rsidRPr="003310CD">
        <w:t>)</w:t>
      </w:r>
      <w:r w:rsidRPr="003310CD">
        <w:t>십시오</w:t>
      </w:r>
    </w:p>
    <w:p w14:paraId="47C5DA6C" w14:textId="77777777" w:rsidR="003310CD" w:rsidRPr="003310CD" w:rsidRDefault="003310CD" w:rsidP="003310CD"/>
    <w:p w14:paraId="0C5940C5" w14:textId="77777777" w:rsidR="003310CD" w:rsidRPr="003310CD" w:rsidRDefault="003310CD" w:rsidP="003310CD">
      <w:r w:rsidRPr="003310CD">
        <w:t xml:space="preserve">Kết thúc nguyên âm  + </w:t>
      </w:r>
      <w:r w:rsidRPr="003310CD">
        <w:t>십시오</w:t>
      </w:r>
    </w:p>
    <w:p w14:paraId="57168FBF" w14:textId="77777777" w:rsidR="003310CD" w:rsidRPr="003310CD" w:rsidRDefault="003310CD" w:rsidP="003310CD">
      <w:r w:rsidRPr="003310CD">
        <w:t xml:space="preserve">Kết thúc phụ âm     + </w:t>
      </w:r>
      <w:r w:rsidRPr="003310CD">
        <w:t>으십시오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9"/>
        <w:gridCol w:w="1519"/>
      </w:tblGrid>
      <w:tr w:rsidR="003310CD" w:rsidRPr="003310CD" w14:paraId="47921E41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795657C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lastRenderedPageBreak/>
              <w:t>Gốc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9630A61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Kết quả</w:t>
            </w:r>
          </w:p>
        </w:tc>
      </w:tr>
      <w:tr w:rsidR="003310CD" w:rsidRPr="003310CD" w14:paraId="43A4391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B9F767C" w14:textId="77777777" w:rsidR="003310CD" w:rsidRPr="003310CD" w:rsidRDefault="003310CD" w:rsidP="003310CD">
            <w:r w:rsidRPr="003310CD">
              <w:t>오다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F9148D7" w14:textId="77777777" w:rsidR="003310CD" w:rsidRPr="003310CD" w:rsidRDefault="003310CD" w:rsidP="003310CD">
            <w:r w:rsidRPr="003310CD">
              <w:rPr>
                <w:b/>
                <w:bCs/>
              </w:rPr>
              <w:t>오십시오</w:t>
            </w:r>
          </w:p>
        </w:tc>
      </w:tr>
      <w:tr w:rsidR="003310CD" w:rsidRPr="003310CD" w14:paraId="6BD5FB1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E302C03" w14:textId="77777777" w:rsidR="003310CD" w:rsidRPr="003310CD" w:rsidRDefault="003310CD" w:rsidP="003310CD">
            <w:r w:rsidRPr="003310CD">
              <w:t>앉다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9152915" w14:textId="77777777" w:rsidR="003310CD" w:rsidRPr="003310CD" w:rsidRDefault="003310CD" w:rsidP="003310CD">
            <w:r w:rsidRPr="003310CD">
              <w:rPr>
                <w:b/>
                <w:bCs/>
              </w:rPr>
              <w:t>앉으십시오</w:t>
            </w:r>
          </w:p>
        </w:tc>
      </w:tr>
      <w:tr w:rsidR="003310CD" w:rsidRPr="003310CD" w14:paraId="5EC70F2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B0EBA36" w14:textId="77777777" w:rsidR="003310CD" w:rsidRPr="003310CD" w:rsidRDefault="003310CD" w:rsidP="003310CD">
            <w:r w:rsidRPr="003310CD">
              <w:t>기다리다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F0A7212" w14:textId="77777777" w:rsidR="003310CD" w:rsidRPr="003310CD" w:rsidRDefault="003310CD" w:rsidP="003310CD">
            <w:r w:rsidRPr="003310CD">
              <w:rPr>
                <w:b/>
                <w:bCs/>
              </w:rPr>
              <w:t>기다리십시오</w:t>
            </w:r>
          </w:p>
        </w:tc>
      </w:tr>
      <w:tr w:rsidR="003310CD" w:rsidRPr="003310CD" w14:paraId="022A869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59E2E1B" w14:textId="77777777" w:rsidR="003310CD" w:rsidRPr="003310CD" w:rsidRDefault="003310CD" w:rsidP="003310CD">
            <w:r w:rsidRPr="003310CD">
              <w:t>놀러</w:t>
            </w:r>
            <w:r w:rsidRPr="003310CD">
              <w:t xml:space="preserve"> </w:t>
            </w:r>
            <w:r w:rsidRPr="003310CD">
              <w:t>오다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05B85D7" w14:textId="77777777" w:rsidR="003310CD" w:rsidRPr="003310CD" w:rsidRDefault="003310CD" w:rsidP="003310CD">
            <w:r w:rsidRPr="003310CD">
              <w:rPr>
                <w:b/>
                <w:bCs/>
              </w:rPr>
              <w:t>놀러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오십시오</w:t>
            </w:r>
          </w:p>
        </w:tc>
      </w:tr>
    </w:tbl>
    <w:p w14:paraId="347AF21A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Cách Dùng</w:t>
      </w:r>
    </w:p>
    <w:p w14:paraId="6BA6AAB5" w14:textId="77777777" w:rsidR="003310CD" w:rsidRPr="003310CD" w:rsidRDefault="003310CD" w:rsidP="003310CD">
      <w:r w:rsidRPr="003310CD">
        <w:rPr>
          <w:b/>
          <w:bCs/>
        </w:rPr>
        <w:t>① Thông báo / biển hiệu / hướng dẫn chính thức</w:t>
      </w:r>
    </w:p>
    <w:p w14:paraId="73EFDBBC" w14:textId="77777777" w:rsidR="003310CD" w:rsidRPr="003310CD" w:rsidRDefault="003310CD" w:rsidP="003310CD">
      <w:r w:rsidRPr="003310CD">
        <w:t>또</w:t>
      </w:r>
      <w:r w:rsidRPr="003310CD">
        <w:t xml:space="preserve"> </w:t>
      </w:r>
      <w:r w:rsidRPr="003310CD">
        <w:t>놀러</w:t>
      </w:r>
      <w:r w:rsidRPr="003310CD">
        <w:t xml:space="preserve"> </w:t>
      </w:r>
      <w:r w:rsidRPr="003310CD">
        <w:t>오</w:t>
      </w:r>
      <w:r w:rsidRPr="003310CD">
        <w:rPr>
          <w:b/>
          <w:bCs/>
        </w:rPr>
        <w:t>십시오</w:t>
      </w:r>
      <w:r w:rsidRPr="003310CD">
        <w:t>. </w:t>
      </w:r>
      <w:r w:rsidRPr="003310CD">
        <w:rPr>
          <w:i/>
          <w:iCs/>
        </w:rPr>
        <w:t>Xin hãy ghé thăm lại.</w:t>
      </w:r>
    </w:p>
    <w:p w14:paraId="53CDB069" w14:textId="77777777" w:rsidR="003310CD" w:rsidRPr="003310CD" w:rsidRDefault="003310CD" w:rsidP="003310CD">
      <w:r w:rsidRPr="003310CD">
        <w:t>안전벨트를</w:t>
      </w:r>
      <w:r w:rsidRPr="003310CD">
        <w:t xml:space="preserve"> </w:t>
      </w:r>
      <w:r w:rsidRPr="003310CD">
        <w:t>착용하</w:t>
      </w:r>
      <w:r w:rsidRPr="003310CD">
        <w:rPr>
          <w:b/>
          <w:bCs/>
        </w:rPr>
        <w:t>십시오</w:t>
      </w:r>
      <w:r w:rsidRPr="003310CD">
        <w:t>. </w:t>
      </w:r>
      <w:r w:rsidRPr="003310CD">
        <w:rPr>
          <w:i/>
          <w:iCs/>
        </w:rPr>
        <w:t>Xin hãy thắt dây an toàn.</w:t>
      </w:r>
    </w:p>
    <w:p w14:paraId="14F58264" w14:textId="77777777" w:rsidR="003310CD" w:rsidRPr="003310CD" w:rsidRDefault="003310CD" w:rsidP="003310CD">
      <w:r w:rsidRPr="003310CD">
        <w:t>차례를</w:t>
      </w:r>
      <w:r w:rsidRPr="003310CD">
        <w:t xml:space="preserve"> </w:t>
      </w:r>
      <w:r w:rsidRPr="003310CD">
        <w:t>기다리</w:t>
      </w:r>
      <w:r w:rsidRPr="003310CD">
        <w:rPr>
          <w:b/>
          <w:bCs/>
        </w:rPr>
        <w:t>십시오</w:t>
      </w:r>
      <w:r w:rsidRPr="003310CD">
        <w:t>. </w:t>
      </w:r>
      <w:r w:rsidRPr="003310CD">
        <w:rPr>
          <w:i/>
          <w:iCs/>
        </w:rPr>
        <w:t>Xin hãy chờ đến lượt.</w:t>
      </w:r>
    </w:p>
    <w:p w14:paraId="2997EC6E" w14:textId="77777777" w:rsidR="003310CD" w:rsidRPr="003310CD" w:rsidRDefault="003310CD" w:rsidP="003310CD">
      <w:r w:rsidRPr="003310CD">
        <w:rPr>
          <w:b/>
          <w:bCs/>
        </w:rPr>
        <w:t>② Dịch vụ khách hàng / phát thanh viên</w:t>
      </w:r>
    </w:p>
    <w:p w14:paraId="4455F0FB" w14:textId="77777777" w:rsidR="003310CD" w:rsidRPr="003310CD" w:rsidRDefault="003310CD" w:rsidP="003310CD">
      <w:r w:rsidRPr="003310CD">
        <w:t>탑승권을</w:t>
      </w:r>
      <w:r w:rsidRPr="003310CD">
        <w:t xml:space="preserve"> </w:t>
      </w:r>
      <w:r w:rsidRPr="003310CD">
        <w:t>제시하</w:t>
      </w:r>
      <w:r w:rsidRPr="003310CD">
        <w:rPr>
          <w:b/>
          <w:bCs/>
        </w:rPr>
        <w:t>십시오</w:t>
      </w:r>
      <w:r w:rsidRPr="003310CD">
        <w:t>. </w:t>
      </w:r>
      <w:r w:rsidRPr="003310CD">
        <w:rPr>
          <w:i/>
          <w:iCs/>
        </w:rPr>
        <w:t>Xin hãy xuất trình vé.</w:t>
      </w:r>
    </w:p>
    <w:p w14:paraId="300AAFCA" w14:textId="77777777" w:rsidR="003310CD" w:rsidRPr="003310CD" w:rsidRDefault="003310CD" w:rsidP="003310CD">
      <w:r w:rsidRPr="003310CD">
        <w:t>이쪽으로</w:t>
      </w:r>
      <w:r w:rsidRPr="003310CD">
        <w:t xml:space="preserve"> </w:t>
      </w:r>
      <w:r w:rsidRPr="003310CD">
        <w:t>오</w:t>
      </w:r>
      <w:r w:rsidRPr="003310CD">
        <w:rPr>
          <w:b/>
          <w:bCs/>
        </w:rPr>
        <w:t>십시오</w:t>
      </w:r>
      <w:r w:rsidRPr="003310CD">
        <w:t>. </w:t>
      </w:r>
      <w:r w:rsidRPr="003310CD">
        <w:rPr>
          <w:i/>
          <w:iCs/>
        </w:rPr>
        <w:t>Xin mời đi hướng này.</w:t>
      </w:r>
    </w:p>
    <w:p w14:paraId="2506B3B9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Ngữ cảnh</w:t>
      </w:r>
    </w:p>
    <w:p w14:paraId="0D2983CC" w14:textId="77777777" w:rsidR="003310CD" w:rsidRPr="003310CD" w:rsidRDefault="003310CD" w:rsidP="003310CD">
      <w:r w:rsidRPr="003310CD">
        <w:rPr>
          <w:rFonts w:ascii="Segoe UI Emoji" w:hAnsi="Segoe UI Emoji" w:cs="Segoe UI Emoji"/>
        </w:rPr>
        <w:t>✍️</w:t>
      </w:r>
      <w:r w:rsidRPr="003310CD">
        <w:t xml:space="preserve"> Biển hiệu công cộng, thông báo sân bay, hướng dẫn an toàn, dịch vụ khách hàng trang trọng </w:t>
      </w:r>
      <w:r w:rsidRPr="003310CD">
        <w:rPr>
          <w:b/>
          <w:bCs/>
        </w:rPr>
        <w:t>Không dùng</w:t>
      </w:r>
      <w:r w:rsidRPr="003310CD">
        <w:t> trong hội thoại thông thường — nghe rất cứng nhắc!</w:t>
      </w:r>
    </w:p>
    <w:p w14:paraId="0CB1D672" w14:textId="77777777" w:rsidR="003310CD" w:rsidRPr="003310CD" w:rsidRDefault="003310CD" w:rsidP="003310CD">
      <w:r w:rsidRPr="003310CD">
        <w:pict w14:anchorId="39F53AF2">
          <v:rect id="_x0000_i2930" style="width:0;height:0" o:hralign="center" o:hrstd="t" o:hr="t" fillcolor="#a0a0a0" stroked="f"/>
        </w:pict>
      </w:r>
    </w:p>
    <w:p w14:paraId="1D7C82C5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🔷</w:t>
      </w:r>
      <w:r w:rsidRPr="003310CD">
        <w:rPr>
          <w:b/>
          <w:bCs/>
        </w:rPr>
        <w:t xml:space="preserve"> No.56 —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세요</w:t>
      </w:r>
      <w:r w:rsidRPr="003310CD">
        <w:rPr>
          <w:b/>
          <w:bCs/>
        </w:rPr>
        <w:t xml:space="preserve"> (Hãy / Xin — lịch sự hàng ngày)</w:t>
      </w:r>
    </w:p>
    <w:p w14:paraId="4CB1919D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Công thức</w:t>
      </w:r>
    </w:p>
    <w:p w14:paraId="532C09E7" w14:textId="77777777" w:rsidR="003310CD" w:rsidRPr="003310CD" w:rsidRDefault="003310CD" w:rsidP="003310CD">
      <w:r w:rsidRPr="003310CD">
        <w:t>Động từ + (</w:t>
      </w:r>
      <w:r w:rsidRPr="003310CD">
        <w:t>으</w:t>
      </w:r>
      <w:r w:rsidRPr="003310CD">
        <w:t>)</w:t>
      </w:r>
      <w:r w:rsidRPr="003310CD">
        <w:t>세요</w:t>
      </w:r>
    </w:p>
    <w:p w14:paraId="5B84C2E6" w14:textId="77777777" w:rsidR="003310CD" w:rsidRPr="003310CD" w:rsidRDefault="003310CD" w:rsidP="003310CD"/>
    <w:p w14:paraId="0F35E58C" w14:textId="77777777" w:rsidR="003310CD" w:rsidRPr="003310CD" w:rsidRDefault="003310CD" w:rsidP="003310CD">
      <w:r w:rsidRPr="003310CD">
        <w:t xml:space="preserve">Kết thúc nguyên âm  + </w:t>
      </w:r>
      <w:r w:rsidRPr="003310CD">
        <w:t>세요</w:t>
      </w:r>
    </w:p>
    <w:p w14:paraId="21B3E63B" w14:textId="77777777" w:rsidR="003310CD" w:rsidRPr="003310CD" w:rsidRDefault="003310CD" w:rsidP="003310CD">
      <w:r w:rsidRPr="003310CD">
        <w:lastRenderedPageBreak/>
        <w:t xml:space="preserve">Kết thúc phụ âm     + </w:t>
      </w:r>
      <w:r w:rsidRPr="003310CD">
        <w:t>으세요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3010"/>
      </w:tblGrid>
      <w:tr w:rsidR="003310CD" w:rsidRPr="003310CD" w14:paraId="507A9AEF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D942C05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Gốc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8697358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Kết quả</w:t>
            </w:r>
          </w:p>
        </w:tc>
      </w:tr>
      <w:tr w:rsidR="003310CD" w:rsidRPr="003310CD" w14:paraId="66FCC5D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A96A3DC" w14:textId="77777777" w:rsidR="003310CD" w:rsidRPr="003310CD" w:rsidRDefault="003310CD" w:rsidP="003310CD">
            <w:r w:rsidRPr="003310CD">
              <w:t>주다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018EB04" w14:textId="77777777" w:rsidR="003310CD" w:rsidRPr="003310CD" w:rsidRDefault="003310CD" w:rsidP="003310CD">
            <w:r w:rsidRPr="003310CD">
              <w:rPr>
                <w:b/>
                <w:bCs/>
              </w:rPr>
              <w:t>주세요</w:t>
            </w:r>
          </w:p>
        </w:tc>
      </w:tr>
      <w:tr w:rsidR="003310CD" w:rsidRPr="003310CD" w14:paraId="11BCED6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A3F2E64" w14:textId="77777777" w:rsidR="003310CD" w:rsidRPr="003310CD" w:rsidRDefault="003310CD" w:rsidP="003310CD">
            <w:r w:rsidRPr="003310CD">
              <w:t>앉다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4E35EE9" w14:textId="77777777" w:rsidR="003310CD" w:rsidRPr="003310CD" w:rsidRDefault="003310CD" w:rsidP="003310CD">
            <w:r w:rsidRPr="003310CD">
              <w:rPr>
                <w:b/>
                <w:bCs/>
              </w:rPr>
              <w:t>앉으세요</w:t>
            </w:r>
          </w:p>
        </w:tc>
      </w:tr>
      <w:tr w:rsidR="003310CD" w:rsidRPr="003310CD" w14:paraId="5AE2E7E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7EC83AE" w14:textId="77777777" w:rsidR="003310CD" w:rsidRPr="003310CD" w:rsidRDefault="003310CD" w:rsidP="003310CD">
            <w:r w:rsidRPr="003310CD">
              <w:t>오다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78455F8" w14:textId="77777777" w:rsidR="003310CD" w:rsidRPr="003310CD" w:rsidRDefault="003310CD" w:rsidP="003310CD">
            <w:r w:rsidRPr="003310CD">
              <w:rPr>
                <w:b/>
                <w:bCs/>
              </w:rPr>
              <w:t>오세요</w:t>
            </w:r>
          </w:p>
        </w:tc>
      </w:tr>
      <w:tr w:rsidR="003310CD" w:rsidRPr="003310CD" w14:paraId="485FF46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DE87153" w14:textId="77777777" w:rsidR="003310CD" w:rsidRPr="003310CD" w:rsidRDefault="003310CD" w:rsidP="003310CD">
            <w:r w:rsidRPr="003310CD">
              <w:t>먹다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9504B27" w14:textId="77777777" w:rsidR="003310CD" w:rsidRPr="003310CD" w:rsidRDefault="003310CD" w:rsidP="003310CD">
            <w:r w:rsidRPr="003310CD">
              <w:rPr>
                <w:b/>
                <w:bCs/>
              </w:rPr>
              <w:t>드세요</w:t>
            </w:r>
            <w:r w:rsidRPr="003310CD">
              <w:t> </w:t>
            </w:r>
            <w:r w:rsidRPr="003310CD">
              <w:rPr>
                <w:i/>
                <w:iCs/>
              </w:rPr>
              <w:t>(kính ngữ đặc biệt!)</w:t>
            </w:r>
          </w:p>
        </w:tc>
      </w:tr>
      <w:tr w:rsidR="003310CD" w:rsidRPr="003310CD" w14:paraId="056699C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42F0595" w14:textId="77777777" w:rsidR="003310CD" w:rsidRPr="003310CD" w:rsidRDefault="003310CD" w:rsidP="003310CD">
            <w:r w:rsidRPr="003310CD">
              <w:t>자다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AF5DE86" w14:textId="77777777" w:rsidR="003310CD" w:rsidRPr="003310CD" w:rsidRDefault="003310CD" w:rsidP="003310CD">
            <w:r w:rsidRPr="003310CD">
              <w:rPr>
                <w:b/>
                <w:bCs/>
              </w:rPr>
              <w:t>주무세요</w:t>
            </w:r>
            <w:r w:rsidRPr="003310CD">
              <w:t> </w:t>
            </w:r>
            <w:r w:rsidRPr="003310CD">
              <w:rPr>
                <w:i/>
                <w:iCs/>
              </w:rPr>
              <w:t>(kính ngữ đặc biệt!)</w:t>
            </w:r>
          </w:p>
        </w:tc>
      </w:tr>
    </w:tbl>
    <w:p w14:paraId="4C25BAEF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Cách Dùng</w:t>
      </w:r>
    </w:p>
    <w:p w14:paraId="5E814EA5" w14:textId="77777777" w:rsidR="003310CD" w:rsidRPr="003310CD" w:rsidRDefault="003310CD" w:rsidP="003310CD">
      <w:r w:rsidRPr="003310CD">
        <w:rPr>
          <w:b/>
          <w:bCs/>
        </w:rPr>
        <w:t>① Yêu cầu / đề nghị lịch sự</w:t>
      </w:r>
    </w:p>
    <w:p w14:paraId="21B2F865" w14:textId="77777777" w:rsidR="003310CD" w:rsidRPr="003310CD" w:rsidRDefault="003310CD" w:rsidP="003310CD">
      <w:r w:rsidRPr="003310CD">
        <w:t>삼겹살</w:t>
      </w:r>
      <w:r w:rsidRPr="003310CD">
        <w:t xml:space="preserve"> 2</w:t>
      </w:r>
      <w:r w:rsidRPr="003310CD">
        <w:t>인분</w:t>
      </w:r>
      <w:r w:rsidRPr="003310CD">
        <w:t xml:space="preserve"> </w:t>
      </w:r>
      <w:r w:rsidRPr="003310CD">
        <w:t>주</w:t>
      </w:r>
      <w:r w:rsidRPr="003310CD">
        <w:rPr>
          <w:b/>
          <w:bCs/>
        </w:rPr>
        <w:t>세요</w:t>
      </w:r>
      <w:r w:rsidRPr="003310CD">
        <w:t>. </w:t>
      </w:r>
      <w:r w:rsidRPr="003310CD">
        <w:rPr>
          <w:i/>
          <w:iCs/>
        </w:rPr>
        <w:t>Cho tôi 2 phần samgyeopsal.</w:t>
      </w:r>
    </w:p>
    <w:p w14:paraId="69EFF61B" w14:textId="77777777" w:rsidR="003310CD" w:rsidRPr="003310CD" w:rsidRDefault="003310CD" w:rsidP="003310CD">
      <w:r w:rsidRPr="003310CD">
        <w:t>이쪽으로</w:t>
      </w:r>
      <w:r w:rsidRPr="003310CD">
        <w:t xml:space="preserve"> </w:t>
      </w:r>
      <w:r w:rsidRPr="003310CD">
        <w:t>오</w:t>
      </w:r>
      <w:r w:rsidRPr="003310CD">
        <w:rPr>
          <w:b/>
          <w:bCs/>
        </w:rPr>
        <w:t>세요</w:t>
      </w:r>
      <w:r w:rsidRPr="003310CD">
        <w:t>. </w:t>
      </w:r>
      <w:r w:rsidRPr="003310CD">
        <w:rPr>
          <w:i/>
          <w:iCs/>
        </w:rPr>
        <w:t>Xin mời đi hướng này.</w:t>
      </w:r>
    </w:p>
    <w:p w14:paraId="35C16B96" w14:textId="77777777" w:rsidR="003310CD" w:rsidRPr="003310CD" w:rsidRDefault="003310CD" w:rsidP="003310CD">
      <w:r w:rsidRPr="003310CD">
        <w:t>잠깐만</w:t>
      </w:r>
      <w:r w:rsidRPr="003310CD">
        <w:t xml:space="preserve"> </w:t>
      </w:r>
      <w:r w:rsidRPr="003310CD">
        <w:t>기다리</w:t>
      </w:r>
      <w:r w:rsidRPr="003310CD">
        <w:rPr>
          <w:b/>
          <w:bCs/>
        </w:rPr>
        <w:t>세요</w:t>
      </w:r>
      <w:r w:rsidRPr="003310CD">
        <w:t>. </w:t>
      </w:r>
      <w:r w:rsidRPr="003310CD">
        <w:rPr>
          <w:i/>
          <w:iCs/>
        </w:rPr>
        <w:t>Xin chờ một chút.</w:t>
      </w:r>
    </w:p>
    <w:p w14:paraId="5849240B" w14:textId="77777777" w:rsidR="003310CD" w:rsidRPr="003310CD" w:rsidRDefault="003310CD" w:rsidP="003310CD">
      <w:r w:rsidRPr="003310CD">
        <w:rPr>
          <w:b/>
          <w:bCs/>
        </w:rPr>
        <w:t>② Lời khuyên / đề nghị quan tâm</w:t>
      </w:r>
    </w:p>
    <w:p w14:paraId="08F8AFF0" w14:textId="77777777" w:rsidR="003310CD" w:rsidRPr="003310CD" w:rsidRDefault="003310CD" w:rsidP="003310CD">
      <w:r w:rsidRPr="003310CD">
        <w:t>많이</w:t>
      </w:r>
      <w:r w:rsidRPr="003310CD">
        <w:t xml:space="preserve"> </w:t>
      </w:r>
      <w:r w:rsidRPr="003310CD">
        <w:t>드</w:t>
      </w:r>
      <w:r w:rsidRPr="003310CD">
        <w:rPr>
          <w:b/>
          <w:bCs/>
        </w:rPr>
        <w:t>세요</w:t>
      </w:r>
      <w:r w:rsidRPr="003310CD">
        <w:t>. </w:t>
      </w:r>
      <w:r w:rsidRPr="003310CD">
        <w:rPr>
          <w:i/>
          <w:iCs/>
        </w:rPr>
        <w:t>(</w:t>
      </w:r>
      <w:r w:rsidRPr="003310CD">
        <w:rPr>
          <w:i/>
          <w:iCs/>
        </w:rPr>
        <w:t>드시다</w:t>
      </w:r>
      <w:r w:rsidRPr="003310CD">
        <w:rPr>
          <w:i/>
          <w:iCs/>
        </w:rPr>
        <w:t xml:space="preserve"> = ăn kính ngữ)</w:t>
      </w:r>
      <w:r w:rsidRPr="003310CD">
        <w:t> </w:t>
      </w:r>
      <w:r w:rsidRPr="003310CD">
        <w:rPr>
          <w:i/>
          <w:iCs/>
        </w:rPr>
        <w:t>Xin mời ăn nhiều nhé.</w:t>
      </w:r>
    </w:p>
    <w:p w14:paraId="478239EB" w14:textId="77777777" w:rsidR="003310CD" w:rsidRPr="003310CD" w:rsidRDefault="003310CD" w:rsidP="003310CD">
      <w:r w:rsidRPr="003310CD">
        <w:t>조심하</w:t>
      </w:r>
      <w:r w:rsidRPr="003310CD">
        <w:rPr>
          <w:b/>
          <w:bCs/>
        </w:rPr>
        <w:t>세요</w:t>
      </w:r>
      <w:r w:rsidRPr="003310CD">
        <w:t>. </w:t>
      </w:r>
      <w:r w:rsidRPr="003310CD">
        <w:rPr>
          <w:i/>
          <w:iCs/>
        </w:rPr>
        <w:t>Hãy cẩn thận nhé.</w:t>
      </w:r>
    </w:p>
    <w:p w14:paraId="69F4BAE5" w14:textId="77777777" w:rsidR="003310CD" w:rsidRPr="003310CD" w:rsidRDefault="003310CD" w:rsidP="003310CD">
      <w:r w:rsidRPr="003310CD">
        <w:t>건강하</w:t>
      </w:r>
      <w:r w:rsidRPr="003310CD">
        <w:rPr>
          <w:b/>
          <w:bCs/>
        </w:rPr>
        <w:t>세요</w:t>
      </w:r>
      <w:r w:rsidRPr="003310CD">
        <w:t>. </w:t>
      </w:r>
      <w:r w:rsidRPr="003310CD">
        <w:rPr>
          <w:i/>
          <w:iCs/>
        </w:rPr>
        <w:t>Chúc bạn mạnh khỏe.</w:t>
      </w:r>
    </w:p>
    <w:p w14:paraId="6CB2CAD1" w14:textId="77777777" w:rsidR="003310CD" w:rsidRPr="003310CD" w:rsidRDefault="003310CD" w:rsidP="003310CD">
      <w:r w:rsidRPr="003310CD">
        <w:rPr>
          <w:b/>
          <w:bCs/>
        </w:rPr>
        <w:t xml:space="preserve">③ Kết hợp với </w:t>
      </w:r>
      <w:r w:rsidRPr="003310CD">
        <w:rPr>
          <w:b/>
          <w:bCs/>
        </w:rPr>
        <w:t>아</w:t>
      </w:r>
      <w:r w:rsidRPr="003310CD">
        <w:rPr>
          <w:b/>
          <w:bCs/>
        </w:rPr>
        <w:t>/</w:t>
      </w:r>
      <w:r w:rsidRPr="003310CD">
        <w:rPr>
          <w:b/>
          <w:bCs/>
        </w:rPr>
        <w:t>어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보다</w:t>
      </w:r>
      <w:r w:rsidRPr="003310CD">
        <w:rPr>
          <w:b/>
          <w:bCs/>
        </w:rPr>
        <w:t xml:space="preserve"> — "thử làm đi"</w:t>
      </w:r>
    </w:p>
    <w:p w14:paraId="221B95C9" w14:textId="77777777" w:rsidR="003310CD" w:rsidRPr="003310CD" w:rsidRDefault="003310CD" w:rsidP="003310CD">
      <w:r w:rsidRPr="003310CD">
        <w:t>이것도</w:t>
      </w:r>
      <w:r w:rsidRPr="003310CD">
        <w:t xml:space="preserve"> </w:t>
      </w:r>
      <w:r w:rsidRPr="003310CD">
        <w:t>시식해</w:t>
      </w:r>
      <w:r w:rsidRPr="003310CD">
        <w:t xml:space="preserve"> </w:t>
      </w:r>
      <w:r w:rsidRPr="003310CD">
        <w:t>보</w:t>
      </w:r>
      <w:r w:rsidRPr="003310CD">
        <w:rPr>
          <w:b/>
          <w:bCs/>
        </w:rPr>
        <w:t>세요</w:t>
      </w:r>
      <w:r w:rsidRPr="003310CD">
        <w:t>. </w:t>
      </w:r>
      <w:r w:rsidRPr="003310CD">
        <w:rPr>
          <w:i/>
          <w:iCs/>
        </w:rPr>
        <w:t>Hãy thử ăn thử cái này.</w:t>
      </w:r>
    </w:p>
    <w:p w14:paraId="174DFC31" w14:textId="77777777" w:rsidR="003310CD" w:rsidRPr="003310CD" w:rsidRDefault="003310CD" w:rsidP="003310CD">
      <w:r w:rsidRPr="003310CD">
        <w:t>한번</w:t>
      </w:r>
      <w:r w:rsidRPr="003310CD">
        <w:t xml:space="preserve"> </w:t>
      </w:r>
      <w:r w:rsidRPr="003310CD">
        <w:t>입어</w:t>
      </w:r>
      <w:r w:rsidRPr="003310CD">
        <w:t xml:space="preserve"> </w:t>
      </w:r>
      <w:r w:rsidRPr="003310CD">
        <w:t>보</w:t>
      </w:r>
      <w:r w:rsidRPr="003310CD">
        <w:rPr>
          <w:b/>
          <w:bCs/>
        </w:rPr>
        <w:t>세요</w:t>
      </w:r>
      <w:r w:rsidRPr="003310CD">
        <w:t>. </w:t>
      </w:r>
      <w:r w:rsidRPr="003310CD">
        <w:rPr>
          <w:i/>
          <w:iCs/>
        </w:rPr>
        <w:t>Hãy thử mặc vào xem.</w:t>
      </w:r>
    </w:p>
    <w:p w14:paraId="25D091CF" w14:textId="77777777" w:rsidR="003310CD" w:rsidRPr="003310CD" w:rsidRDefault="003310CD" w:rsidP="003310CD">
      <w:r w:rsidRPr="003310CD">
        <w:pict w14:anchorId="0FE320EC">
          <v:rect id="_x0000_i2931" style="width:0;height:0" o:hralign="center" o:hrstd="t" o:hr="t" fillcolor="#a0a0a0" stroked="f"/>
        </w:pict>
      </w:r>
    </w:p>
    <w:p w14:paraId="4D7679E8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Kính Ngữ Đặc Biệt Với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세요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2672"/>
        <w:gridCol w:w="1387"/>
      </w:tblGrid>
      <w:tr w:rsidR="003310CD" w:rsidRPr="003310CD" w14:paraId="42A91191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52F8C9A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lastRenderedPageBreak/>
              <w:t>Động từ thường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C31C930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Kính ngữ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CFFF6BA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Nghĩa</w:t>
            </w:r>
          </w:p>
        </w:tc>
      </w:tr>
      <w:tr w:rsidR="003310CD" w:rsidRPr="003310CD" w14:paraId="096CEB9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B13B2E7" w14:textId="77777777" w:rsidR="003310CD" w:rsidRPr="003310CD" w:rsidRDefault="003310CD" w:rsidP="003310CD">
            <w:r w:rsidRPr="003310CD">
              <w:t>먹다</w:t>
            </w:r>
            <w:r w:rsidRPr="003310CD">
              <w:t>/</w:t>
            </w:r>
            <w:r w:rsidRPr="003310CD">
              <w:t>마시다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DC32FD7" w14:textId="77777777" w:rsidR="003310CD" w:rsidRPr="003310CD" w:rsidRDefault="003310CD" w:rsidP="003310CD">
            <w:r w:rsidRPr="003310CD">
              <w:rPr>
                <w:b/>
                <w:bCs/>
              </w:rPr>
              <w:t>드시다</w:t>
            </w:r>
            <w:r w:rsidRPr="003310CD">
              <w:t xml:space="preserve"> → </w:t>
            </w:r>
            <w:r w:rsidRPr="003310CD">
              <w:t>드세요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40F48E8" w14:textId="77777777" w:rsidR="003310CD" w:rsidRPr="003310CD" w:rsidRDefault="003310CD" w:rsidP="003310CD">
            <w:r w:rsidRPr="003310CD">
              <w:t>ăn/uống</w:t>
            </w:r>
          </w:p>
        </w:tc>
      </w:tr>
      <w:tr w:rsidR="003310CD" w:rsidRPr="003310CD" w14:paraId="46A97BB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296A459" w14:textId="77777777" w:rsidR="003310CD" w:rsidRPr="003310CD" w:rsidRDefault="003310CD" w:rsidP="003310CD">
            <w:r w:rsidRPr="003310CD">
              <w:t>자다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82BAF6A" w14:textId="77777777" w:rsidR="003310CD" w:rsidRPr="003310CD" w:rsidRDefault="003310CD" w:rsidP="003310CD">
            <w:r w:rsidRPr="003310CD">
              <w:rPr>
                <w:b/>
                <w:bCs/>
              </w:rPr>
              <w:t>주무시다</w:t>
            </w:r>
            <w:r w:rsidRPr="003310CD">
              <w:t xml:space="preserve"> → </w:t>
            </w:r>
            <w:r w:rsidRPr="003310CD">
              <w:t>주무세요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EF5617B" w14:textId="77777777" w:rsidR="003310CD" w:rsidRPr="003310CD" w:rsidRDefault="003310CD" w:rsidP="003310CD">
            <w:r w:rsidRPr="003310CD">
              <w:t>ngủ</w:t>
            </w:r>
          </w:p>
        </w:tc>
      </w:tr>
      <w:tr w:rsidR="003310CD" w:rsidRPr="003310CD" w14:paraId="24EAC58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EFBA84A" w14:textId="77777777" w:rsidR="003310CD" w:rsidRPr="003310CD" w:rsidRDefault="003310CD" w:rsidP="003310CD">
            <w:r w:rsidRPr="003310CD">
              <w:t>있다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7742168" w14:textId="77777777" w:rsidR="003310CD" w:rsidRPr="003310CD" w:rsidRDefault="003310CD" w:rsidP="003310CD">
            <w:r w:rsidRPr="003310CD">
              <w:rPr>
                <w:b/>
                <w:bCs/>
              </w:rPr>
              <w:t>계시다</w:t>
            </w:r>
            <w:r w:rsidRPr="003310CD">
              <w:t xml:space="preserve"> → </w:t>
            </w:r>
            <w:r w:rsidRPr="003310CD">
              <w:t>계세요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D327CCE" w14:textId="77777777" w:rsidR="003310CD" w:rsidRPr="003310CD" w:rsidRDefault="003310CD" w:rsidP="003310CD">
            <w:r w:rsidRPr="003310CD">
              <w:t>có / ở</w:t>
            </w:r>
          </w:p>
        </w:tc>
      </w:tr>
      <w:tr w:rsidR="003310CD" w:rsidRPr="003310CD" w14:paraId="2629BC0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DA79118" w14:textId="77777777" w:rsidR="003310CD" w:rsidRPr="003310CD" w:rsidRDefault="003310CD" w:rsidP="003310CD">
            <w:r w:rsidRPr="003310CD">
              <w:t>말하다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0763E82" w14:textId="77777777" w:rsidR="003310CD" w:rsidRPr="003310CD" w:rsidRDefault="003310CD" w:rsidP="003310CD">
            <w:r w:rsidRPr="003310CD">
              <w:rPr>
                <w:b/>
                <w:bCs/>
              </w:rPr>
              <w:t>말씀하시다</w:t>
            </w:r>
            <w:r w:rsidRPr="003310CD">
              <w:t xml:space="preserve"> → </w:t>
            </w:r>
            <w:r w:rsidRPr="003310CD">
              <w:t>말씀하세요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348AD35" w14:textId="77777777" w:rsidR="003310CD" w:rsidRPr="003310CD" w:rsidRDefault="003310CD" w:rsidP="003310CD">
            <w:r w:rsidRPr="003310CD">
              <w:t>nói</w:t>
            </w:r>
          </w:p>
        </w:tc>
      </w:tr>
      <w:tr w:rsidR="003310CD" w:rsidRPr="003310CD" w14:paraId="13613C0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A1E009A" w14:textId="77777777" w:rsidR="003310CD" w:rsidRPr="003310CD" w:rsidRDefault="003310CD" w:rsidP="003310CD">
            <w:r w:rsidRPr="003310CD">
              <w:t>죽다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C09DB0D" w14:textId="77777777" w:rsidR="003310CD" w:rsidRPr="003310CD" w:rsidRDefault="003310CD" w:rsidP="003310CD">
            <w:r w:rsidRPr="003310CD">
              <w:rPr>
                <w:b/>
                <w:bCs/>
              </w:rPr>
              <w:t>돌아가시다</w:t>
            </w:r>
            <w:r w:rsidRPr="003310CD">
              <w:t xml:space="preserve"> → </w:t>
            </w:r>
            <w:r w:rsidRPr="003310CD">
              <w:t>돌아가세요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1256A07" w14:textId="77777777" w:rsidR="003310CD" w:rsidRPr="003310CD" w:rsidRDefault="003310CD" w:rsidP="003310CD">
            <w:r w:rsidRPr="003310CD">
              <w:t>mất / qua đời</w:t>
            </w:r>
          </w:p>
        </w:tc>
      </w:tr>
    </w:tbl>
    <w:p w14:paraId="144895D7" w14:textId="77777777" w:rsidR="003310CD" w:rsidRPr="003310CD" w:rsidRDefault="003310CD" w:rsidP="003310CD">
      <w:r w:rsidRPr="003310CD">
        <w:rPr>
          <w:rFonts w:ascii="Segoe UI Emoji" w:hAnsi="Segoe UI Emoji" w:cs="Segoe UI Emoji"/>
        </w:rPr>
        <w:t>⚠️</w:t>
      </w:r>
      <w:r w:rsidRPr="003310CD">
        <w:t xml:space="preserve"> Khi dùng (</w:t>
      </w:r>
      <w:r w:rsidRPr="003310CD">
        <w:t>으</w:t>
      </w:r>
      <w:r w:rsidRPr="003310CD">
        <w:t>)</w:t>
      </w:r>
      <w:r w:rsidRPr="003310CD">
        <w:t>세요</w:t>
      </w:r>
      <w:r w:rsidRPr="003310CD">
        <w:t xml:space="preserve"> với người bề trên → </w:t>
      </w:r>
      <w:r w:rsidRPr="003310CD">
        <w:rPr>
          <w:b/>
          <w:bCs/>
        </w:rPr>
        <w:t>bắt buộc</w:t>
      </w:r>
      <w:r w:rsidRPr="003310CD">
        <w:t> dùng động từ kính ngữ nếu có!</w:t>
      </w:r>
    </w:p>
    <w:p w14:paraId="3FA9080C" w14:textId="77777777" w:rsidR="003310CD" w:rsidRPr="003310CD" w:rsidRDefault="003310CD" w:rsidP="003310CD">
      <w:r w:rsidRPr="003310CD">
        <w:pict w14:anchorId="1772AA65">
          <v:rect id="_x0000_i2932" style="width:0;height:0" o:hralign="center" o:hrstd="t" o:hr="t" fillcolor="#a0a0a0" stroked="f"/>
        </w:pict>
      </w:r>
    </w:p>
    <w:p w14:paraId="52A699A0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🔷</w:t>
      </w:r>
      <w:r w:rsidRPr="003310CD">
        <w:rPr>
          <w:b/>
          <w:bCs/>
        </w:rPr>
        <w:t xml:space="preserve"> No.55 —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ㅂ시다</w:t>
      </w:r>
      <w:r w:rsidRPr="003310CD">
        <w:rPr>
          <w:b/>
          <w:bCs/>
        </w:rPr>
        <w:t xml:space="preserve"> (Chúng ta hãy cùng — rủ rê)</w:t>
      </w:r>
    </w:p>
    <w:p w14:paraId="5C606870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Công thức</w:t>
      </w:r>
    </w:p>
    <w:p w14:paraId="79937E4E" w14:textId="77777777" w:rsidR="003310CD" w:rsidRPr="003310CD" w:rsidRDefault="003310CD" w:rsidP="003310CD">
      <w:r w:rsidRPr="003310CD">
        <w:t>Động từ + (</w:t>
      </w:r>
      <w:r w:rsidRPr="003310CD">
        <w:t>으</w:t>
      </w:r>
      <w:r w:rsidRPr="003310CD">
        <w:t>)</w:t>
      </w:r>
      <w:r w:rsidRPr="003310CD">
        <w:t>ㅂ시다</w:t>
      </w:r>
    </w:p>
    <w:p w14:paraId="2A616C93" w14:textId="77777777" w:rsidR="003310CD" w:rsidRPr="003310CD" w:rsidRDefault="003310CD" w:rsidP="003310CD"/>
    <w:p w14:paraId="768F0F27" w14:textId="77777777" w:rsidR="003310CD" w:rsidRPr="003310CD" w:rsidRDefault="003310CD" w:rsidP="003310CD">
      <w:r w:rsidRPr="003310CD">
        <w:t xml:space="preserve">Kết thúc nguyên âm  + </w:t>
      </w:r>
      <w:r w:rsidRPr="003310CD">
        <w:t>ㅂ시다</w:t>
      </w:r>
    </w:p>
    <w:p w14:paraId="69453D82" w14:textId="77777777" w:rsidR="003310CD" w:rsidRPr="003310CD" w:rsidRDefault="003310CD" w:rsidP="003310CD">
      <w:r w:rsidRPr="003310CD">
        <w:t xml:space="preserve">Kết thúc phụ âm     + </w:t>
      </w:r>
      <w:r w:rsidRPr="003310CD">
        <w:t>읍시다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1230"/>
      </w:tblGrid>
      <w:tr w:rsidR="003310CD" w:rsidRPr="003310CD" w14:paraId="151DCABA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0558543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Gốc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BE61770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Kết quả</w:t>
            </w:r>
          </w:p>
        </w:tc>
      </w:tr>
      <w:tr w:rsidR="003310CD" w:rsidRPr="003310CD" w14:paraId="3BFD3DC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2F70D66" w14:textId="77777777" w:rsidR="003310CD" w:rsidRPr="003310CD" w:rsidRDefault="003310CD" w:rsidP="003310CD">
            <w:r w:rsidRPr="003310CD">
              <w:t>가다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AC9D500" w14:textId="77777777" w:rsidR="003310CD" w:rsidRPr="003310CD" w:rsidRDefault="003310CD" w:rsidP="003310CD">
            <w:r w:rsidRPr="003310CD">
              <w:rPr>
                <w:b/>
                <w:bCs/>
              </w:rPr>
              <w:t>갑시다</w:t>
            </w:r>
          </w:p>
        </w:tc>
      </w:tr>
      <w:tr w:rsidR="003310CD" w:rsidRPr="003310CD" w14:paraId="6BEC91B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D3736BB" w14:textId="77777777" w:rsidR="003310CD" w:rsidRPr="003310CD" w:rsidRDefault="003310CD" w:rsidP="003310CD">
            <w:r w:rsidRPr="003310CD">
              <w:t>먹다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A3B9C6B" w14:textId="77777777" w:rsidR="003310CD" w:rsidRPr="003310CD" w:rsidRDefault="003310CD" w:rsidP="003310CD">
            <w:r w:rsidRPr="003310CD">
              <w:rPr>
                <w:b/>
                <w:bCs/>
              </w:rPr>
              <w:t>먹읍시다</w:t>
            </w:r>
          </w:p>
        </w:tc>
      </w:tr>
      <w:tr w:rsidR="003310CD" w:rsidRPr="003310CD" w14:paraId="6D3E7D1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D9EA89D" w14:textId="77777777" w:rsidR="003310CD" w:rsidRPr="003310CD" w:rsidRDefault="003310CD" w:rsidP="003310CD">
            <w:r w:rsidRPr="003310CD">
              <w:t>시작하다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AB7838C" w14:textId="77777777" w:rsidR="003310CD" w:rsidRPr="003310CD" w:rsidRDefault="003310CD" w:rsidP="003310CD">
            <w:r w:rsidRPr="003310CD">
              <w:rPr>
                <w:b/>
                <w:bCs/>
              </w:rPr>
              <w:t>시작합시다</w:t>
            </w:r>
          </w:p>
        </w:tc>
      </w:tr>
      <w:tr w:rsidR="003310CD" w:rsidRPr="003310CD" w14:paraId="508426E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15165C6" w14:textId="77777777" w:rsidR="003310CD" w:rsidRPr="003310CD" w:rsidRDefault="003310CD" w:rsidP="003310CD">
            <w:r w:rsidRPr="003310CD">
              <w:t>주문하다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ABA19FE" w14:textId="77777777" w:rsidR="003310CD" w:rsidRPr="003310CD" w:rsidRDefault="003310CD" w:rsidP="003310CD">
            <w:r w:rsidRPr="003310CD">
              <w:rPr>
                <w:b/>
                <w:bCs/>
              </w:rPr>
              <w:t>주문합시다</w:t>
            </w:r>
          </w:p>
        </w:tc>
      </w:tr>
      <w:tr w:rsidR="003310CD" w:rsidRPr="003310CD" w14:paraId="5CCE0EC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8D528AF" w14:textId="77777777" w:rsidR="003310CD" w:rsidRPr="003310CD" w:rsidRDefault="003310CD" w:rsidP="003310CD">
            <w:r w:rsidRPr="003310CD">
              <w:t>앉다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486A754" w14:textId="77777777" w:rsidR="003310CD" w:rsidRPr="003310CD" w:rsidRDefault="003310CD" w:rsidP="003310CD">
            <w:r w:rsidRPr="003310CD">
              <w:rPr>
                <w:b/>
                <w:bCs/>
              </w:rPr>
              <w:t>앉읍시다</w:t>
            </w:r>
          </w:p>
        </w:tc>
      </w:tr>
    </w:tbl>
    <w:p w14:paraId="68195974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Cách Dùng</w:t>
      </w:r>
    </w:p>
    <w:p w14:paraId="2F89B8B1" w14:textId="77777777" w:rsidR="003310CD" w:rsidRPr="003310CD" w:rsidRDefault="003310CD" w:rsidP="003310CD">
      <w:r w:rsidRPr="003310CD">
        <w:rPr>
          <w:b/>
          <w:bCs/>
        </w:rPr>
        <w:lastRenderedPageBreak/>
        <w:t>① Đề xuất cùng làm — "Chúng ta hãy..."</w:t>
      </w:r>
    </w:p>
    <w:p w14:paraId="517F3A50" w14:textId="77777777" w:rsidR="003310CD" w:rsidRPr="003310CD" w:rsidRDefault="003310CD" w:rsidP="003310CD">
      <w:r w:rsidRPr="003310CD">
        <w:t>순두부를</w:t>
      </w:r>
      <w:r w:rsidRPr="003310CD">
        <w:t xml:space="preserve"> </w:t>
      </w:r>
      <w:r w:rsidRPr="003310CD">
        <w:t>주문해</w:t>
      </w:r>
      <w:r w:rsidRPr="003310CD">
        <w:t xml:space="preserve"> </w:t>
      </w:r>
      <w:r w:rsidRPr="003310CD">
        <w:t>봅</w:t>
      </w:r>
      <w:r w:rsidRPr="003310CD">
        <w:rPr>
          <w:b/>
          <w:bCs/>
        </w:rPr>
        <w:t>시다</w:t>
      </w:r>
      <w:r w:rsidRPr="003310CD">
        <w:t>. </w:t>
      </w:r>
      <w:r w:rsidRPr="003310CD">
        <w:rPr>
          <w:i/>
          <w:iCs/>
        </w:rPr>
        <w:t>Chúng ta hãy thử gọi súp đậu hũ non.</w:t>
      </w:r>
    </w:p>
    <w:p w14:paraId="18ECEB01" w14:textId="77777777" w:rsidR="003310CD" w:rsidRPr="003310CD" w:rsidRDefault="003310CD" w:rsidP="003310CD">
      <w:r w:rsidRPr="003310CD">
        <w:t>빨리</w:t>
      </w:r>
      <w:r w:rsidRPr="003310CD">
        <w:t> </w:t>
      </w:r>
      <w:r w:rsidRPr="003310CD">
        <w:rPr>
          <w:b/>
          <w:bCs/>
        </w:rPr>
        <w:t>갑시다</w:t>
      </w:r>
      <w:r w:rsidRPr="003310CD">
        <w:t>! </w:t>
      </w:r>
      <w:r w:rsidRPr="003310CD">
        <w:rPr>
          <w:i/>
          <w:iCs/>
        </w:rPr>
        <w:t>Chúng ta đi nhanh thôi!</w:t>
      </w:r>
    </w:p>
    <w:p w14:paraId="540033F8" w14:textId="77777777" w:rsidR="003310CD" w:rsidRPr="003310CD" w:rsidRDefault="003310CD" w:rsidP="003310CD">
      <w:r w:rsidRPr="003310CD">
        <w:t>같이</w:t>
      </w:r>
      <w:r w:rsidRPr="003310CD">
        <w:t> </w:t>
      </w:r>
      <w:r w:rsidRPr="003310CD">
        <w:rPr>
          <w:b/>
          <w:bCs/>
        </w:rPr>
        <w:t>먹읍시다</w:t>
      </w:r>
      <w:r w:rsidRPr="003310CD">
        <w:t>. </w:t>
      </w:r>
      <w:r w:rsidRPr="003310CD">
        <w:rPr>
          <w:i/>
          <w:iCs/>
        </w:rPr>
        <w:t>Chúng ta ăn cùng nhau nhé.</w:t>
      </w:r>
    </w:p>
    <w:p w14:paraId="26D68A2F" w14:textId="77777777" w:rsidR="003310CD" w:rsidRPr="003310CD" w:rsidRDefault="003310CD" w:rsidP="003310CD">
      <w:r w:rsidRPr="003310CD">
        <w:rPr>
          <w:b/>
          <w:bCs/>
        </w:rPr>
        <w:t>② Kêu gọi tập thể hành động</w:t>
      </w:r>
    </w:p>
    <w:p w14:paraId="0F8005CB" w14:textId="77777777" w:rsidR="003310CD" w:rsidRPr="003310CD" w:rsidRDefault="003310CD" w:rsidP="003310CD">
      <w:r w:rsidRPr="003310CD">
        <w:t>환경을</w:t>
      </w:r>
      <w:r w:rsidRPr="003310CD">
        <w:t xml:space="preserve"> </w:t>
      </w:r>
      <w:r w:rsidRPr="003310CD">
        <w:t>보호합</w:t>
      </w:r>
      <w:r w:rsidRPr="003310CD">
        <w:rPr>
          <w:b/>
          <w:bCs/>
        </w:rPr>
        <w:t>시다</w:t>
      </w:r>
      <w:r w:rsidRPr="003310CD">
        <w:t>. </w:t>
      </w:r>
      <w:r w:rsidRPr="003310CD">
        <w:rPr>
          <w:i/>
          <w:iCs/>
        </w:rPr>
        <w:t>Chúng ta hãy bảo vệ môi trường.</w:t>
      </w:r>
    </w:p>
    <w:p w14:paraId="3D6AF29F" w14:textId="77777777" w:rsidR="003310CD" w:rsidRPr="003310CD" w:rsidRDefault="003310CD" w:rsidP="003310CD">
      <w:r w:rsidRPr="003310CD">
        <w:t>열심히</w:t>
      </w:r>
      <w:r w:rsidRPr="003310CD">
        <w:t xml:space="preserve"> </w:t>
      </w:r>
      <w:r w:rsidRPr="003310CD">
        <w:t>공부합</w:t>
      </w:r>
      <w:r w:rsidRPr="003310CD">
        <w:rPr>
          <w:b/>
          <w:bCs/>
        </w:rPr>
        <w:t>시다</w:t>
      </w:r>
      <w:r w:rsidRPr="003310CD">
        <w:t>! </w:t>
      </w:r>
      <w:r w:rsidRPr="003310CD">
        <w:rPr>
          <w:i/>
          <w:iCs/>
        </w:rPr>
        <w:t>Chúng ta hãy học chăm chỉ!</w:t>
      </w:r>
    </w:p>
    <w:p w14:paraId="4AEA883D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Ngữ cảnh</w:t>
      </w:r>
    </w:p>
    <w:p w14:paraId="22797B22" w14:textId="77777777" w:rsidR="003310CD" w:rsidRPr="003310CD" w:rsidRDefault="003310CD" w:rsidP="003310CD">
      <w:r w:rsidRPr="003310CD">
        <w:rPr>
          <w:rFonts w:ascii="Segoe UI Emoji" w:hAnsi="Segoe UI Emoji" w:cs="Segoe UI Emoji"/>
        </w:rPr>
        <w:t>🗣️</w:t>
      </w:r>
      <w:r w:rsidRPr="003310CD">
        <w:t xml:space="preserve"> Trang trọng vừa — dùng khi đề nghị </w:t>
      </w:r>
      <w:r w:rsidRPr="003310CD">
        <w:rPr>
          <w:b/>
          <w:bCs/>
        </w:rPr>
        <w:t>cả nhóm cùng làm</w:t>
      </w:r>
      <w:r w:rsidRPr="003310CD">
        <w:t> Ít trang trọng hơn (</w:t>
      </w:r>
      <w:r w:rsidRPr="003310CD">
        <w:t>으</w:t>
      </w:r>
      <w:r w:rsidRPr="003310CD">
        <w:t>)</w:t>
      </w:r>
      <w:r w:rsidRPr="003310CD">
        <w:t>십시오</w:t>
      </w:r>
      <w:r w:rsidRPr="003310CD">
        <w:t xml:space="preserve"> nhưng trang trọng hơn </w:t>
      </w:r>
      <w:r w:rsidRPr="003310CD">
        <w:t>자</w:t>
      </w:r>
      <w:r w:rsidRPr="003310CD">
        <w:t xml:space="preserve"> (thân mật)</w:t>
      </w:r>
    </w:p>
    <w:p w14:paraId="29757B34" w14:textId="77777777" w:rsidR="003310CD" w:rsidRPr="003310CD" w:rsidRDefault="003310CD" w:rsidP="003310CD">
      <w:r w:rsidRPr="003310CD">
        <w:pict w14:anchorId="24FFA20F">
          <v:rect id="_x0000_i2933" style="width:0;height:0" o:hralign="center" o:hrstd="t" o:hr="t" fillcolor="#a0a0a0" stroked="f"/>
        </w:pict>
      </w:r>
    </w:p>
    <w:p w14:paraId="1B04480B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ㅂ시다</w:t>
      </w:r>
      <w:r w:rsidRPr="003310CD">
        <w:rPr>
          <w:b/>
          <w:bCs/>
        </w:rPr>
        <w:t xml:space="preserve"> vs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ㄹ까요</w:t>
      </w:r>
      <w:r w:rsidRPr="003310CD">
        <w:rPr>
          <w:b/>
          <w:bCs/>
        </w:rPr>
        <w:t>? — Đều là "đề xuất"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7"/>
        <w:gridCol w:w="2456"/>
        <w:gridCol w:w="2398"/>
      </w:tblGrid>
      <w:tr w:rsidR="003310CD" w:rsidRPr="003310CD" w14:paraId="3F69A9CE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E4C92C9" w14:textId="77777777" w:rsidR="003310CD" w:rsidRPr="003310CD" w:rsidRDefault="003310CD" w:rsidP="003310CD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AA7D2C2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(</w:t>
            </w:r>
            <w:r w:rsidRPr="003310CD">
              <w:rPr>
                <w:b/>
                <w:bCs/>
              </w:rPr>
              <w:t>으</w:t>
            </w:r>
            <w:r w:rsidRPr="003310CD">
              <w:rPr>
                <w:b/>
                <w:bCs/>
              </w:rPr>
              <w:t>)</w:t>
            </w:r>
            <w:r w:rsidRPr="003310CD">
              <w:rPr>
                <w:b/>
                <w:bCs/>
              </w:rPr>
              <w:t>ㅂ시다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4D16A0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(</w:t>
            </w:r>
            <w:r w:rsidRPr="003310CD">
              <w:rPr>
                <w:b/>
                <w:bCs/>
              </w:rPr>
              <w:t>으</w:t>
            </w:r>
            <w:r w:rsidRPr="003310CD">
              <w:rPr>
                <w:b/>
                <w:bCs/>
              </w:rPr>
              <w:t>)</w:t>
            </w:r>
            <w:r w:rsidRPr="003310CD">
              <w:rPr>
                <w:b/>
                <w:bCs/>
              </w:rPr>
              <w:t>ㄹ까요</w:t>
            </w:r>
            <w:r w:rsidRPr="003310CD">
              <w:rPr>
                <w:b/>
                <w:bCs/>
              </w:rPr>
              <w:t>?</w:t>
            </w:r>
          </w:p>
        </w:tc>
      </w:tr>
      <w:tr w:rsidR="003310CD" w:rsidRPr="003310CD" w14:paraId="3941290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3A407B9" w14:textId="77777777" w:rsidR="003310CD" w:rsidRPr="003310CD" w:rsidRDefault="003310CD" w:rsidP="003310CD">
            <w:r w:rsidRPr="003310CD">
              <w:t>Tính chất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6C9246A" w14:textId="77777777" w:rsidR="003310CD" w:rsidRPr="003310CD" w:rsidRDefault="003310CD" w:rsidP="003310CD">
            <w:r w:rsidRPr="003310CD">
              <w:t>Đề xuất </w:t>
            </w:r>
            <w:r w:rsidRPr="003310CD">
              <w:rPr>
                <w:b/>
                <w:bCs/>
              </w:rPr>
              <w:t>chắc chắn hơn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D86D909" w14:textId="77777777" w:rsidR="003310CD" w:rsidRPr="003310CD" w:rsidRDefault="003310CD" w:rsidP="003310CD">
            <w:r w:rsidRPr="003310CD">
              <w:t>Hỏi ý kiến / đề xuất nhẹ</w:t>
            </w:r>
          </w:p>
        </w:tc>
      </w:tr>
      <w:tr w:rsidR="003310CD" w:rsidRPr="003310CD" w14:paraId="1E9924F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3CED339" w14:textId="77777777" w:rsidR="003310CD" w:rsidRPr="003310CD" w:rsidRDefault="003310CD" w:rsidP="003310CD">
            <w:r w:rsidRPr="003310CD">
              <w:t>Sắc thái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089EC9B" w14:textId="77777777" w:rsidR="003310CD" w:rsidRPr="003310CD" w:rsidRDefault="003310CD" w:rsidP="003310CD">
            <w:r w:rsidRPr="003310CD">
              <w:t>Quyết đoán hơn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646A0F1" w14:textId="77777777" w:rsidR="003310CD" w:rsidRPr="003310CD" w:rsidRDefault="003310CD" w:rsidP="003310CD">
            <w:r w:rsidRPr="003310CD">
              <w:t>Mềm mại, lịch sự hơn</w:t>
            </w:r>
          </w:p>
        </w:tc>
      </w:tr>
      <w:tr w:rsidR="003310CD" w:rsidRPr="003310CD" w14:paraId="5A90B80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42B7D0E" w14:textId="77777777" w:rsidR="003310CD" w:rsidRPr="003310CD" w:rsidRDefault="003310CD" w:rsidP="003310CD">
            <w:r w:rsidRPr="003310CD">
              <w:t>Ví dụ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36968D0" w14:textId="77777777" w:rsidR="003310CD" w:rsidRPr="003310CD" w:rsidRDefault="003310CD" w:rsidP="003310CD">
            <w:r w:rsidRPr="003310CD">
              <w:rPr>
                <w:b/>
                <w:bCs/>
              </w:rPr>
              <w:t>갑시다</w:t>
            </w:r>
            <w:r w:rsidRPr="003310CD">
              <w:rPr>
                <w:b/>
                <w:bCs/>
              </w:rPr>
              <w:t>!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DE6CE9A" w14:textId="77777777" w:rsidR="003310CD" w:rsidRPr="003310CD" w:rsidRDefault="003310CD" w:rsidP="003310CD">
            <w:r w:rsidRPr="003310CD">
              <w:rPr>
                <w:b/>
                <w:bCs/>
              </w:rPr>
              <w:t>갈까요</w:t>
            </w:r>
            <w:r w:rsidRPr="003310CD">
              <w:rPr>
                <w:b/>
                <w:bCs/>
              </w:rPr>
              <w:t>?</w:t>
            </w:r>
          </w:p>
        </w:tc>
      </w:tr>
      <w:tr w:rsidR="003310CD" w:rsidRPr="003310CD" w14:paraId="7445EFD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CF07BFE" w14:textId="77777777" w:rsidR="003310CD" w:rsidRPr="003310CD" w:rsidRDefault="003310CD" w:rsidP="003310CD">
            <w:r w:rsidRPr="003310CD">
              <w:t>Dịch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0D1B9DB" w14:textId="77777777" w:rsidR="003310CD" w:rsidRPr="003310CD" w:rsidRDefault="003310CD" w:rsidP="003310CD">
            <w:r w:rsidRPr="003310CD">
              <w:rPr>
                <w:i/>
                <w:iCs/>
              </w:rPr>
              <w:t>Đi thôi!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8D3E6B0" w14:textId="77777777" w:rsidR="003310CD" w:rsidRPr="003310CD" w:rsidRDefault="003310CD" w:rsidP="003310CD">
            <w:r w:rsidRPr="003310CD">
              <w:rPr>
                <w:i/>
                <w:iCs/>
              </w:rPr>
              <w:t>Chúng ta đi nhé?</w:t>
            </w:r>
          </w:p>
        </w:tc>
      </w:tr>
    </w:tbl>
    <w:p w14:paraId="3A0FC9ED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🔷</w:t>
      </w:r>
      <w:r w:rsidRPr="003310CD">
        <w:rPr>
          <w:b/>
          <w:bCs/>
        </w:rPr>
        <w:t xml:space="preserve"> No.80 — </w:t>
      </w:r>
      <w:r w:rsidRPr="003310CD">
        <w:rPr>
          <w:b/>
          <w:bCs/>
        </w:rPr>
        <w:t>지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말다</w:t>
      </w:r>
      <w:r w:rsidRPr="003310CD">
        <w:rPr>
          <w:b/>
          <w:bCs/>
        </w:rPr>
        <w:t xml:space="preserve"> (Đừng / Không được — cấm đoán)</w:t>
      </w:r>
    </w:p>
    <w:p w14:paraId="0AC25E72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Công thức</w:t>
      </w:r>
    </w:p>
    <w:p w14:paraId="5DADEA9E" w14:textId="77777777" w:rsidR="003310CD" w:rsidRPr="003310CD" w:rsidRDefault="003310CD" w:rsidP="003310CD">
      <w:r w:rsidRPr="003310CD">
        <w:t xml:space="preserve">Động từ + </w:t>
      </w:r>
      <w:r w:rsidRPr="003310CD">
        <w:t>지</w:t>
      </w:r>
      <w:r w:rsidRPr="003310CD">
        <w:t xml:space="preserve"> </w:t>
      </w:r>
      <w:r w:rsidRPr="003310CD">
        <w:t>말다</w:t>
      </w:r>
    </w:p>
    <w:p w14:paraId="740E99DE" w14:textId="77777777" w:rsidR="003310CD" w:rsidRPr="003310CD" w:rsidRDefault="003310CD" w:rsidP="003310CD"/>
    <w:p w14:paraId="6F31DE1E" w14:textId="77777777" w:rsidR="003310CD" w:rsidRPr="003310CD" w:rsidRDefault="003310CD" w:rsidP="003310CD">
      <w:r w:rsidRPr="003310CD">
        <w:t xml:space="preserve">Dạng mệnh lệnh lịch sự:  </w:t>
      </w:r>
      <w:r w:rsidRPr="003310CD">
        <w:t>동사</w:t>
      </w:r>
      <w:r w:rsidRPr="003310CD">
        <w:t xml:space="preserve"> + </w:t>
      </w:r>
      <w:r w:rsidRPr="003310CD">
        <w:t>지</w:t>
      </w:r>
      <w:r w:rsidRPr="003310CD">
        <w:t xml:space="preserve"> </w:t>
      </w:r>
      <w:r w:rsidRPr="003310CD">
        <w:t>마세요</w:t>
      </w:r>
    </w:p>
    <w:p w14:paraId="67232A7E" w14:textId="77777777" w:rsidR="003310CD" w:rsidRPr="003310CD" w:rsidRDefault="003310CD" w:rsidP="003310CD">
      <w:r w:rsidRPr="003310CD">
        <w:lastRenderedPageBreak/>
        <w:t xml:space="preserve">Dạng rất trang trọng:     </w:t>
      </w:r>
      <w:r w:rsidRPr="003310CD">
        <w:t>동사</w:t>
      </w:r>
      <w:r w:rsidRPr="003310CD">
        <w:t xml:space="preserve"> + </w:t>
      </w:r>
      <w:r w:rsidRPr="003310CD">
        <w:t>지</w:t>
      </w:r>
      <w:r w:rsidRPr="003310CD">
        <w:t xml:space="preserve"> </w:t>
      </w:r>
      <w:r w:rsidRPr="003310CD">
        <w:t>마십시오</w:t>
      </w:r>
    </w:p>
    <w:p w14:paraId="4B221EE1" w14:textId="77777777" w:rsidR="003310CD" w:rsidRPr="003310CD" w:rsidRDefault="003310CD" w:rsidP="003310CD">
      <w:r w:rsidRPr="003310CD">
        <w:t xml:space="preserve">Dạng thân mật:            </w:t>
      </w:r>
      <w:r w:rsidRPr="003310CD">
        <w:t>동사</w:t>
      </w:r>
      <w:r w:rsidRPr="003310CD">
        <w:t xml:space="preserve"> + </w:t>
      </w:r>
      <w:r w:rsidRPr="003310CD">
        <w:t>지</w:t>
      </w:r>
      <w:r w:rsidRPr="003310CD">
        <w:t xml:space="preserve"> </w:t>
      </w:r>
      <w:r w:rsidRPr="003310CD">
        <w:t>마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1519"/>
        <w:gridCol w:w="1759"/>
        <w:gridCol w:w="1039"/>
      </w:tblGrid>
      <w:tr w:rsidR="003310CD" w:rsidRPr="003310CD" w14:paraId="1F6E5FA7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7078849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Gốc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7043D98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마세요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8BBF1C4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마십시오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D36EEA7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마</w:t>
            </w:r>
          </w:p>
        </w:tc>
      </w:tr>
      <w:tr w:rsidR="003310CD" w:rsidRPr="003310CD" w14:paraId="4D2165F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8583B1E" w14:textId="77777777" w:rsidR="003310CD" w:rsidRPr="003310CD" w:rsidRDefault="003310CD" w:rsidP="003310CD">
            <w:r w:rsidRPr="003310CD">
              <w:t>피우다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BE0E99C" w14:textId="77777777" w:rsidR="003310CD" w:rsidRPr="003310CD" w:rsidRDefault="003310CD" w:rsidP="003310CD">
            <w:r w:rsidRPr="003310CD">
              <w:rPr>
                <w:b/>
                <w:bCs/>
              </w:rPr>
              <w:t>피우지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마세요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E6EB4E1" w14:textId="77777777" w:rsidR="003310CD" w:rsidRPr="003310CD" w:rsidRDefault="003310CD" w:rsidP="003310CD">
            <w:r w:rsidRPr="003310CD">
              <w:rPr>
                <w:b/>
                <w:bCs/>
              </w:rPr>
              <w:t>피우지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마십시오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81DDFDA" w14:textId="77777777" w:rsidR="003310CD" w:rsidRPr="003310CD" w:rsidRDefault="003310CD" w:rsidP="003310CD">
            <w:r w:rsidRPr="003310CD">
              <w:rPr>
                <w:b/>
                <w:bCs/>
              </w:rPr>
              <w:t>피우지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마</w:t>
            </w:r>
          </w:p>
        </w:tc>
      </w:tr>
      <w:tr w:rsidR="003310CD" w:rsidRPr="003310CD" w14:paraId="76AA96E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550ADCA" w14:textId="77777777" w:rsidR="003310CD" w:rsidRPr="003310CD" w:rsidRDefault="003310CD" w:rsidP="003310CD">
            <w:r w:rsidRPr="003310CD">
              <w:t>걷다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327CCB0" w14:textId="77777777" w:rsidR="003310CD" w:rsidRPr="003310CD" w:rsidRDefault="003310CD" w:rsidP="003310CD">
            <w:r w:rsidRPr="003310CD">
              <w:rPr>
                <w:b/>
                <w:bCs/>
              </w:rPr>
              <w:t>걷지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마세요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8E45F85" w14:textId="77777777" w:rsidR="003310CD" w:rsidRPr="003310CD" w:rsidRDefault="003310CD" w:rsidP="003310CD">
            <w:r w:rsidRPr="003310CD">
              <w:rPr>
                <w:b/>
                <w:bCs/>
              </w:rPr>
              <w:t>걷지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마십시오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C313427" w14:textId="77777777" w:rsidR="003310CD" w:rsidRPr="003310CD" w:rsidRDefault="003310CD" w:rsidP="003310CD">
            <w:r w:rsidRPr="003310CD">
              <w:rPr>
                <w:b/>
                <w:bCs/>
              </w:rPr>
              <w:t>걷지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마</w:t>
            </w:r>
          </w:p>
        </w:tc>
      </w:tr>
      <w:tr w:rsidR="003310CD" w:rsidRPr="003310CD" w14:paraId="6232102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96C1ADA" w14:textId="77777777" w:rsidR="003310CD" w:rsidRPr="003310CD" w:rsidRDefault="003310CD" w:rsidP="003310CD">
            <w:r w:rsidRPr="003310CD">
              <w:t>보다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34EC549" w14:textId="77777777" w:rsidR="003310CD" w:rsidRPr="003310CD" w:rsidRDefault="003310CD" w:rsidP="003310CD">
            <w:r w:rsidRPr="003310CD">
              <w:rPr>
                <w:b/>
                <w:bCs/>
              </w:rPr>
              <w:t>보지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마세요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FF33BD0" w14:textId="77777777" w:rsidR="003310CD" w:rsidRPr="003310CD" w:rsidRDefault="003310CD" w:rsidP="003310CD">
            <w:r w:rsidRPr="003310CD">
              <w:rPr>
                <w:b/>
                <w:bCs/>
              </w:rPr>
              <w:t>보지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마십시오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14A808A" w14:textId="77777777" w:rsidR="003310CD" w:rsidRPr="003310CD" w:rsidRDefault="003310CD" w:rsidP="003310CD">
            <w:r w:rsidRPr="003310CD">
              <w:rPr>
                <w:b/>
                <w:bCs/>
              </w:rPr>
              <w:t>보지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마</w:t>
            </w:r>
          </w:p>
        </w:tc>
      </w:tr>
      <w:tr w:rsidR="003310CD" w:rsidRPr="003310CD" w14:paraId="7B50AF5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5A1FF09" w14:textId="77777777" w:rsidR="003310CD" w:rsidRPr="003310CD" w:rsidRDefault="003310CD" w:rsidP="003310CD">
            <w:r w:rsidRPr="003310CD">
              <w:t>하다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2C1BA76" w14:textId="77777777" w:rsidR="003310CD" w:rsidRPr="003310CD" w:rsidRDefault="003310CD" w:rsidP="003310CD">
            <w:r w:rsidRPr="003310CD">
              <w:rPr>
                <w:b/>
                <w:bCs/>
              </w:rPr>
              <w:t>하지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마세요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D1B1190" w14:textId="77777777" w:rsidR="003310CD" w:rsidRPr="003310CD" w:rsidRDefault="003310CD" w:rsidP="003310CD">
            <w:r w:rsidRPr="003310CD">
              <w:rPr>
                <w:b/>
                <w:bCs/>
              </w:rPr>
              <w:t>하지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마십시오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27DB335" w14:textId="77777777" w:rsidR="003310CD" w:rsidRPr="003310CD" w:rsidRDefault="003310CD" w:rsidP="003310CD">
            <w:r w:rsidRPr="003310CD">
              <w:rPr>
                <w:b/>
                <w:bCs/>
              </w:rPr>
              <w:t>하지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마</w:t>
            </w:r>
          </w:p>
        </w:tc>
      </w:tr>
    </w:tbl>
    <w:p w14:paraId="6162F065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Cách Dùng</w:t>
      </w:r>
    </w:p>
    <w:p w14:paraId="2BAD4C9A" w14:textId="77777777" w:rsidR="003310CD" w:rsidRPr="003310CD" w:rsidRDefault="003310CD" w:rsidP="003310CD">
      <w:r w:rsidRPr="003310CD">
        <w:rPr>
          <w:b/>
          <w:bCs/>
        </w:rPr>
        <w:t>① Cấm đoán lịch sự</w:t>
      </w:r>
    </w:p>
    <w:p w14:paraId="326077BA" w14:textId="77777777" w:rsidR="003310CD" w:rsidRPr="003310CD" w:rsidRDefault="003310CD" w:rsidP="003310CD">
      <w:r w:rsidRPr="003310CD">
        <w:t>담배</w:t>
      </w:r>
      <w:r w:rsidRPr="003310CD">
        <w:t xml:space="preserve"> </w:t>
      </w:r>
      <w:r w:rsidRPr="003310CD">
        <w:t>피우지</w:t>
      </w:r>
      <w:r w:rsidRPr="003310CD">
        <w:t xml:space="preserve"> </w:t>
      </w:r>
      <w:r w:rsidRPr="003310CD">
        <w:t>마</w:t>
      </w:r>
      <w:r w:rsidRPr="003310CD">
        <w:rPr>
          <w:b/>
          <w:bCs/>
        </w:rPr>
        <w:t>세요</w:t>
      </w:r>
      <w:r w:rsidRPr="003310CD">
        <w:t>. </w:t>
      </w:r>
      <w:r w:rsidRPr="003310CD">
        <w:rPr>
          <w:i/>
          <w:iCs/>
        </w:rPr>
        <w:t>Xin đừng hút thuốc.</w:t>
      </w:r>
    </w:p>
    <w:p w14:paraId="39DDF4DC" w14:textId="77777777" w:rsidR="003310CD" w:rsidRPr="003310CD" w:rsidRDefault="003310CD" w:rsidP="003310CD">
      <w:r w:rsidRPr="003310CD">
        <w:t>핸드폰을</w:t>
      </w:r>
      <w:r w:rsidRPr="003310CD">
        <w:t xml:space="preserve"> </w:t>
      </w:r>
      <w:r w:rsidRPr="003310CD">
        <w:t>보면서</w:t>
      </w:r>
      <w:r w:rsidRPr="003310CD">
        <w:t xml:space="preserve"> </w:t>
      </w:r>
      <w:r w:rsidRPr="003310CD">
        <w:t>걷지</w:t>
      </w:r>
      <w:r w:rsidRPr="003310CD">
        <w:t xml:space="preserve"> </w:t>
      </w:r>
      <w:r w:rsidRPr="003310CD">
        <w:t>마</w:t>
      </w:r>
      <w:r w:rsidRPr="003310CD">
        <w:rPr>
          <w:b/>
          <w:bCs/>
        </w:rPr>
        <w:t>세요</w:t>
      </w:r>
      <w:r w:rsidRPr="003310CD">
        <w:t>. </w:t>
      </w:r>
      <w:r w:rsidRPr="003310CD">
        <w:rPr>
          <w:i/>
          <w:iCs/>
        </w:rPr>
        <w:t>Đừng vừa nhìn điện thoại vừa đi bộ.</w:t>
      </w:r>
    </w:p>
    <w:p w14:paraId="1307710B" w14:textId="77777777" w:rsidR="003310CD" w:rsidRPr="003310CD" w:rsidRDefault="003310CD" w:rsidP="003310CD">
      <w:r w:rsidRPr="003310CD">
        <w:t>걱정하지</w:t>
      </w:r>
      <w:r w:rsidRPr="003310CD">
        <w:t xml:space="preserve"> </w:t>
      </w:r>
      <w:r w:rsidRPr="003310CD">
        <w:t>마</w:t>
      </w:r>
      <w:r w:rsidRPr="003310CD">
        <w:rPr>
          <w:b/>
          <w:bCs/>
        </w:rPr>
        <w:t>세요</w:t>
      </w:r>
      <w:r w:rsidRPr="003310CD">
        <w:t>. </w:t>
      </w:r>
      <w:r w:rsidRPr="003310CD">
        <w:rPr>
          <w:i/>
          <w:iCs/>
        </w:rPr>
        <w:t>Đừng lo lắng.</w:t>
      </w:r>
    </w:p>
    <w:p w14:paraId="1F8873A9" w14:textId="77777777" w:rsidR="003310CD" w:rsidRPr="003310CD" w:rsidRDefault="003310CD" w:rsidP="003310CD">
      <w:r w:rsidRPr="003310CD">
        <w:rPr>
          <w:b/>
          <w:bCs/>
        </w:rPr>
        <w:t>② Biển hiệu / thông báo cấm</w:t>
      </w:r>
    </w:p>
    <w:p w14:paraId="50C9EADE" w14:textId="77777777" w:rsidR="003310CD" w:rsidRPr="003310CD" w:rsidRDefault="003310CD" w:rsidP="003310CD">
      <w:r w:rsidRPr="003310CD">
        <w:t>여기서</w:t>
      </w:r>
      <w:r w:rsidRPr="003310CD">
        <w:t xml:space="preserve"> </w:t>
      </w:r>
      <w:r w:rsidRPr="003310CD">
        <w:t>뛰지</w:t>
      </w:r>
      <w:r w:rsidRPr="003310CD">
        <w:t xml:space="preserve"> </w:t>
      </w:r>
      <w:r w:rsidRPr="003310CD">
        <w:t>마</w:t>
      </w:r>
      <w:r w:rsidRPr="003310CD">
        <w:rPr>
          <w:b/>
          <w:bCs/>
        </w:rPr>
        <w:t>십시오</w:t>
      </w:r>
      <w:r w:rsidRPr="003310CD">
        <w:t>. </w:t>
      </w:r>
      <w:r w:rsidRPr="003310CD">
        <w:rPr>
          <w:i/>
          <w:iCs/>
        </w:rPr>
        <w:t>Xin không chạy ở đây.</w:t>
      </w:r>
    </w:p>
    <w:p w14:paraId="6D4423A2" w14:textId="77777777" w:rsidR="003310CD" w:rsidRPr="003310CD" w:rsidRDefault="003310CD" w:rsidP="003310CD">
      <w:r w:rsidRPr="003310CD">
        <w:t>사진을</w:t>
      </w:r>
      <w:r w:rsidRPr="003310CD">
        <w:t xml:space="preserve"> </w:t>
      </w:r>
      <w:r w:rsidRPr="003310CD">
        <w:t>찍지</w:t>
      </w:r>
      <w:r w:rsidRPr="003310CD">
        <w:t xml:space="preserve"> </w:t>
      </w:r>
      <w:r w:rsidRPr="003310CD">
        <w:t>마</w:t>
      </w:r>
      <w:r w:rsidRPr="003310CD">
        <w:rPr>
          <w:b/>
          <w:bCs/>
        </w:rPr>
        <w:t>십시오</w:t>
      </w:r>
      <w:r w:rsidRPr="003310CD">
        <w:t>. </w:t>
      </w:r>
      <w:r w:rsidRPr="003310CD">
        <w:rPr>
          <w:i/>
          <w:iCs/>
        </w:rPr>
        <w:t>Xin không chụp ảnh.</w:t>
      </w:r>
    </w:p>
    <w:p w14:paraId="6A17E7A6" w14:textId="77777777" w:rsidR="003310CD" w:rsidRPr="003310CD" w:rsidRDefault="003310CD" w:rsidP="003310CD">
      <w:r w:rsidRPr="003310CD">
        <w:rPr>
          <w:b/>
          <w:bCs/>
        </w:rPr>
        <w:t>③ Lời khuyên quan tâm</w:t>
      </w:r>
    </w:p>
    <w:p w14:paraId="321EB76D" w14:textId="77777777" w:rsidR="003310CD" w:rsidRPr="003310CD" w:rsidRDefault="003310CD" w:rsidP="003310CD">
      <w:r w:rsidRPr="003310CD">
        <w:t>너무</w:t>
      </w:r>
      <w:r w:rsidRPr="003310CD">
        <w:t xml:space="preserve"> </w:t>
      </w:r>
      <w:r w:rsidRPr="003310CD">
        <w:t>무리하지</w:t>
      </w:r>
      <w:r w:rsidRPr="003310CD">
        <w:t xml:space="preserve"> </w:t>
      </w:r>
      <w:r w:rsidRPr="003310CD">
        <w:t>마</w:t>
      </w:r>
      <w:r w:rsidRPr="003310CD">
        <w:rPr>
          <w:b/>
          <w:bCs/>
        </w:rPr>
        <w:t>세요</w:t>
      </w:r>
      <w:r w:rsidRPr="003310CD">
        <w:t>. </w:t>
      </w:r>
      <w:r w:rsidRPr="003310CD">
        <w:rPr>
          <w:i/>
          <w:iCs/>
        </w:rPr>
        <w:t>Đừng cố quá sức.</w:t>
      </w:r>
    </w:p>
    <w:p w14:paraId="5F6FAE8E" w14:textId="77777777" w:rsidR="003310CD" w:rsidRPr="003310CD" w:rsidRDefault="003310CD" w:rsidP="003310CD">
      <w:r w:rsidRPr="003310CD">
        <w:t>늦게까지</w:t>
      </w:r>
      <w:r w:rsidRPr="003310CD">
        <w:t xml:space="preserve"> </w:t>
      </w:r>
      <w:r w:rsidRPr="003310CD">
        <w:t>일하지</w:t>
      </w:r>
      <w:r w:rsidRPr="003310CD">
        <w:t xml:space="preserve"> </w:t>
      </w:r>
      <w:r w:rsidRPr="003310CD">
        <w:t>마</w:t>
      </w:r>
      <w:r w:rsidRPr="003310CD">
        <w:rPr>
          <w:b/>
          <w:bCs/>
        </w:rPr>
        <w:t>세요</w:t>
      </w:r>
      <w:r w:rsidRPr="003310CD">
        <w:t>. </w:t>
      </w:r>
      <w:r w:rsidRPr="003310CD">
        <w:rPr>
          <w:i/>
          <w:iCs/>
        </w:rPr>
        <w:t>Đừng làm việc đến quá khuya.</w:t>
      </w:r>
    </w:p>
    <w:p w14:paraId="5A88753F" w14:textId="77777777" w:rsidR="003310CD" w:rsidRPr="003310CD" w:rsidRDefault="003310CD" w:rsidP="003310CD">
      <w:r w:rsidRPr="003310CD">
        <w:rPr>
          <w:b/>
          <w:bCs/>
        </w:rPr>
        <w:t xml:space="preserve">④ Kết hợp với </w:t>
      </w:r>
      <w:r w:rsidRPr="003310CD">
        <w:rPr>
          <w:b/>
          <w:bCs/>
        </w:rPr>
        <w:t>아</w:t>
      </w:r>
      <w:r w:rsidRPr="003310CD">
        <w:rPr>
          <w:b/>
          <w:bCs/>
        </w:rPr>
        <w:t>/</w:t>
      </w:r>
      <w:r w:rsidRPr="003310CD">
        <w:rPr>
          <w:b/>
          <w:bCs/>
        </w:rPr>
        <w:t>어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주다</w:t>
      </w:r>
      <w:r w:rsidRPr="003310CD">
        <w:rPr>
          <w:b/>
          <w:bCs/>
        </w:rPr>
        <w:t xml:space="preserve"> — nhờ ai đừng làm gì</w:t>
      </w:r>
    </w:p>
    <w:p w14:paraId="4006CECC" w14:textId="77777777" w:rsidR="003310CD" w:rsidRPr="003310CD" w:rsidRDefault="003310CD" w:rsidP="003310CD">
      <w:r w:rsidRPr="003310CD">
        <w:t>비밀이니까</w:t>
      </w:r>
      <w:r w:rsidRPr="003310CD">
        <w:t xml:space="preserve"> </w:t>
      </w:r>
      <w:r w:rsidRPr="003310CD">
        <w:t>말하지</w:t>
      </w:r>
      <w:r w:rsidRPr="003310CD">
        <w:t xml:space="preserve"> </w:t>
      </w:r>
      <w:r w:rsidRPr="003310CD">
        <w:t>말아</w:t>
      </w:r>
      <w:r w:rsidRPr="003310CD">
        <w:rPr>
          <w:b/>
          <w:bCs/>
        </w:rPr>
        <w:t>줘요</w:t>
      </w:r>
      <w:r w:rsidRPr="003310CD">
        <w:t>. </w:t>
      </w:r>
      <w:r w:rsidRPr="003310CD">
        <w:rPr>
          <w:i/>
          <w:iCs/>
        </w:rPr>
        <w:t>Vì là bí mật nên đừng nói ra nhé.</w:t>
      </w:r>
    </w:p>
    <w:p w14:paraId="60384AF0" w14:textId="77777777" w:rsidR="003310CD" w:rsidRPr="003310CD" w:rsidRDefault="003310CD" w:rsidP="003310CD">
      <w:r w:rsidRPr="003310CD">
        <w:pict w14:anchorId="7DF8EA38">
          <v:rect id="_x0000_i2934" style="width:0;height:0" o:hralign="center" o:hrstd="t" o:hr="t" fillcolor="#a0a0a0" stroked="f"/>
        </w:pict>
      </w:r>
    </w:p>
    <w:p w14:paraId="6A9FC96E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lastRenderedPageBreak/>
        <w:t>🔶</w:t>
      </w:r>
      <w:r w:rsidRPr="003310CD">
        <w:rPr>
          <w:b/>
          <w:bCs/>
        </w:rPr>
        <w:t xml:space="preserve"> So Sánh Tổng Hợp 4 Cấu Trúc</w:t>
      </w:r>
    </w:p>
    <w:p w14:paraId="0EFF5E8D" w14:textId="77777777" w:rsidR="003310CD" w:rsidRPr="003310CD" w:rsidRDefault="003310CD" w:rsidP="003310CD">
      <w:pPr>
        <w:rPr>
          <w:b/>
          <w:bCs/>
        </w:rPr>
      </w:pPr>
      <w:r w:rsidRPr="003310CD">
        <w:rPr>
          <w:b/>
          <w:bCs/>
        </w:rPr>
        <w:t>Cùng tình huống: </w:t>
      </w:r>
      <w:r w:rsidRPr="003310CD">
        <w:rPr>
          <w:b/>
          <w:bCs/>
          <w:i/>
          <w:iCs/>
        </w:rPr>
        <w:t>Ngồi xuống</w:t>
      </w:r>
    </w:p>
    <w:p w14:paraId="75DAF5AD" w14:textId="77777777" w:rsidR="003310CD" w:rsidRPr="003310CD" w:rsidRDefault="003310CD" w:rsidP="003310CD">
      <w:r w:rsidRPr="003310CD">
        <w:t>앉으</w:t>
      </w:r>
      <w:r w:rsidRPr="003310CD">
        <w:rPr>
          <w:b/>
          <w:bCs/>
        </w:rPr>
        <w:t>십시오</w:t>
      </w:r>
      <w:r w:rsidRPr="003310CD">
        <w:t>. → </w:t>
      </w:r>
      <w:r w:rsidRPr="003310CD">
        <w:rPr>
          <w:i/>
          <w:iCs/>
        </w:rPr>
        <w:t>Xin hãy ngồi.</w:t>
      </w:r>
      <w:r w:rsidRPr="003310CD">
        <w:t xml:space="preserve"> (thông báo trang trọng) </w:t>
      </w:r>
      <w:r w:rsidRPr="003310CD">
        <w:t>앉으</w:t>
      </w:r>
      <w:r w:rsidRPr="003310CD">
        <w:rPr>
          <w:b/>
          <w:bCs/>
        </w:rPr>
        <w:t>세요</w:t>
      </w:r>
      <w:r w:rsidRPr="003310CD">
        <w:t>. → </w:t>
      </w:r>
      <w:r w:rsidRPr="003310CD">
        <w:rPr>
          <w:i/>
          <w:iCs/>
        </w:rPr>
        <w:t>Mời ngồi.</w:t>
      </w:r>
      <w:r w:rsidRPr="003310CD">
        <w:t xml:space="preserve"> (lịch sự hàng ngày) </w:t>
      </w:r>
      <w:r w:rsidRPr="003310CD">
        <w:t>앉</w:t>
      </w:r>
      <w:r w:rsidRPr="003310CD">
        <w:rPr>
          <w:b/>
          <w:bCs/>
        </w:rPr>
        <w:t>읍시다</w:t>
      </w:r>
      <w:r w:rsidRPr="003310CD">
        <w:t>. → </w:t>
      </w:r>
      <w:r w:rsidRPr="003310CD">
        <w:rPr>
          <w:i/>
          <w:iCs/>
        </w:rPr>
        <w:t>Chúng ta ngồi xuống nào.</w:t>
      </w:r>
      <w:r w:rsidRPr="003310CD">
        <w:t xml:space="preserve"> (rủ cả nhóm) </w:t>
      </w:r>
      <w:r w:rsidRPr="003310CD">
        <w:t>서지</w:t>
      </w:r>
      <w:r w:rsidRPr="003310CD">
        <w:t xml:space="preserve"> </w:t>
      </w:r>
      <w:r w:rsidRPr="003310CD">
        <w:t>마</w:t>
      </w:r>
      <w:r w:rsidRPr="003310CD">
        <w:rPr>
          <w:b/>
          <w:bCs/>
        </w:rPr>
        <w:t>세요</w:t>
      </w:r>
      <w:r w:rsidRPr="003310CD">
        <w:t>. → </w:t>
      </w:r>
      <w:r w:rsidRPr="003310CD">
        <w:rPr>
          <w:i/>
          <w:iCs/>
        </w:rPr>
        <w:t>Đừng đứng.</w:t>
      </w:r>
      <w:r w:rsidRPr="003310CD">
        <w:t> (cấm đoán lịch sự)</w:t>
      </w:r>
    </w:p>
    <w:p w14:paraId="6C0FDF5D" w14:textId="77777777" w:rsidR="003310CD" w:rsidRPr="003310CD" w:rsidRDefault="003310CD" w:rsidP="003310CD">
      <w:r w:rsidRPr="003310CD">
        <w:pict w14:anchorId="513E5F34">
          <v:rect id="_x0000_i2935" style="width:0;height:0" o:hralign="center" o:hrstd="t" o:hr="t" fillcolor="#a0a0a0" stroked="f"/>
        </w:pict>
      </w:r>
    </w:p>
    <w:p w14:paraId="37F8D3D1" w14:textId="77777777" w:rsidR="003310CD" w:rsidRPr="003310CD" w:rsidRDefault="003310CD" w:rsidP="003310CD">
      <w:pPr>
        <w:rPr>
          <w:b/>
          <w:bCs/>
        </w:rPr>
      </w:pPr>
      <w:r w:rsidRPr="003310CD">
        <w:rPr>
          <w:b/>
          <w:bCs/>
        </w:rPr>
        <w:t>Bảng So Sánh Chi Tiết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9"/>
        <w:gridCol w:w="1570"/>
        <w:gridCol w:w="2180"/>
        <w:gridCol w:w="2787"/>
      </w:tblGrid>
      <w:tr w:rsidR="003310CD" w:rsidRPr="003310CD" w14:paraId="46B0D384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FE2DB74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Cấu trúc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D09EBE0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Nghĩa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0AAB815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Mức trang trọng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064D0F3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Ngữ cảnh</w:t>
            </w:r>
          </w:p>
        </w:tc>
      </w:tr>
      <w:tr w:rsidR="003310CD" w:rsidRPr="003310CD" w14:paraId="3208459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8AF559C" w14:textId="77777777" w:rsidR="003310CD" w:rsidRPr="003310CD" w:rsidRDefault="003310CD" w:rsidP="003310CD">
            <w:r w:rsidRPr="003310CD">
              <w:rPr>
                <w:b/>
                <w:bCs/>
              </w:rPr>
              <w:t>(</w:t>
            </w:r>
            <w:r w:rsidRPr="003310CD">
              <w:rPr>
                <w:b/>
                <w:bCs/>
              </w:rPr>
              <w:t>으</w:t>
            </w:r>
            <w:r w:rsidRPr="003310CD">
              <w:rPr>
                <w:b/>
                <w:bCs/>
              </w:rPr>
              <w:t>)</w:t>
            </w:r>
            <w:r w:rsidRPr="003310CD">
              <w:rPr>
                <w:b/>
                <w:bCs/>
              </w:rPr>
              <w:t>십시오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973EF4E" w14:textId="77777777" w:rsidR="003310CD" w:rsidRPr="003310CD" w:rsidRDefault="003310CD" w:rsidP="003310CD">
            <w:r w:rsidRPr="003310CD">
              <w:t>Xin hãy...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FB04E8F" w14:textId="77777777" w:rsidR="003310CD" w:rsidRPr="003310CD" w:rsidRDefault="003310CD" w:rsidP="003310CD">
            <w:r w:rsidRPr="003310CD">
              <w:rPr>
                <w:rFonts w:ascii="Segoe UI Emoji" w:hAnsi="Segoe UI Emoji" w:cs="Segoe UI Emoji"/>
              </w:rPr>
              <w:t>⭐⭐⭐⭐</w:t>
            </w:r>
            <w:r w:rsidRPr="003310CD">
              <w:t xml:space="preserve"> Rất cao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9C2D23D" w14:textId="77777777" w:rsidR="003310CD" w:rsidRPr="003310CD" w:rsidRDefault="003310CD" w:rsidP="003310CD">
            <w:r w:rsidRPr="003310CD">
              <w:t>Thông báo, biển hiệu</w:t>
            </w:r>
          </w:p>
        </w:tc>
      </w:tr>
      <w:tr w:rsidR="003310CD" w:rsidRPr="003310CD" w14:paraId="2A90B84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262FDD0" w14:textId="77777777" w:rsidR="003310CD" w:rsidRPr="003310CD" w:rsidRDefault="003310CD" w:rsidP="003310CD">
            <w:r w:rsidRPr="003310CD">
              <w:rPr>
                <w:b/>
                <w:bCs/>
              </w:rPr>
              <w:t>(</w:t>
            </w:r>
            <w:r w:rsidRPr="003310CD">
              <w:rPr>
                <w:b/>
                <w:bCs/>
              </w:rPr>
              <w:t>으</w:t>
            </w:r>
            <w:r w:rsidRPr="003310CD">
              <w:rPr>
                <w:b/>
                <w:bCs/>
              </w:rPr>
              <w:t>)</w:t>
            </w:r>
            <w:r w:rsidRPr="003310CD">
              <w:rPr>
                <w:b/>
                <w:bCs/>
              </w:rPr>
              <w:t>세요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AAFD860" w14:textId="77777777" w:rsidR="003310CD" w:rsidRPr="003310CD" w:rsidRDefault="003310CD" w:rsidP="003310CD">
            <w:r w:rsidRPr="003310CD">
              <w:t>Hãy / Xin...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70C9D1D" w14:textId="77777777" w:rsidR="003310CD" w:rsidRPr="003310CD" w:rsidRDefault="003310CD" w:rsidP="003310CD">
            <w:r w:rsidRPr="003310CD">
              <w:rPr>
                <w:rFonts w:ascii="Segoe UI Emoji" w:hAnsi="Segoe UI Emoji" w:cs="Segoe UI Emoji"/>
              </w:rPr>
              <w:t>⭐⭐⭐</w:t>
            </w:r>
            <w:r w:rsidRPr="003310CD">
              <w:t xml:space="preserve"> Cao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9F441E4" w14:textId="77777777" w:rsidR="003310CD" w:rsidRPr="003310CD" w:rsidRDefault="003310CD" w:rsidP="003310CD">
            <w:r w:rsidRPr="003310CD">
              <w:t>Hội thoại lịch sự hàng ngày</w:t>
            </w:r>
          </w:p>
        </w:tc>
      </w:tr>
      <w:tr w:rsidR="003310CD" w:rsidRPr="003310CD" w14:paraId="3878F96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CFB07D1" w14:textId="77777777" w:rsidR="003310CD" w:rsidRPr="003310CD" w:rsidRDefault="003310CD" w:rsidP="003310CD">
            <w:r w:rsidRPr="003310CD">
              <w:rPr>
                <w:b/>
                <w:bCs/>
              </w:rPr>
              <w:t>(</w:t>
            </w:r>
            <w:r w:rsidRPr="003310CD">
              <w:rPr>
                <w:b/>
                <w:bCs/>
              </w:rPr>
              <w:t>으</w:t>
            </w:r>
            <w:r w:rsidRPr="003310CD">
              <w:rPr>
                <w:b/>
                <w:bCs/>
              </w:rPr>
              <w:t>)</w:t>
            </w:r>
            <w:r w:rsidRPr="003310CD">
              <w:rPr>
                <w:b/>
                <w:bCs/>
              </w:rPr>
              <w:t>ㅂ시다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56785FD" w14:textId="77777777" w:rsidR="003310CD" w:rsidRPr="003310CD" w:rsidRDefault="003310CD" w:rsidP="003310CD">
            <w:r w:rsidRPr="003310CD">
              <w:t>Chúng ta hãy...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F8C0311" w14:textId="77777777" w:rsidR="003310CD" w:rsidRPr="003310CD" w:rsidRDefault="003310CD" w:rsidP="003310CD">
            <w:r w:rsidRPr="003310CD">
              <w:rPr>
                <w:rFonts w:ascii="Segoe UI Emoji" w:hAnsi="Segoe UI Emoji" w:cs="Segoe UI Emoji"/>
              </w:rPr>
              <w:t>⭐⭐</w:t>
            </w:r>
            <w:r w:rsidRPr="003310CD">
              <w:t xml:space="preserve"> Trung bình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95E79F1" w14:textId="77777777" w:rsidR="003310CD" w:rsidRPr="003310CD" w:rsidRDefault="003310CD" w:rsidP="003310CD">
            <w:r w:rsidRPr="003310CD">
              <w:t>Rủ rê, đề xuất nhóm</w:t>
            </w:r>
          </w:p>
        </w:tc>
      </w:tr>
      <w:tr w:rsidR="003310CD" w:rsidRPr="003310CD" w14:paraId="3F028EA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405B393" w14:textId="77777777" w:rsidR="003310CD" w:rsidRPr="003310CD" w:rsidRDefault="003310CD" w:rsidP="003310CD">
            <w:r w:rsidRPr="003310CD">
              <w:rPr>
                <w:b/>
                <w:bCs/>
              </w:rPr>
              <w:t>지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마세요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9C6D43C" w14:textId="77777777" w:rsidR="003310CD" w:rsidRPr="003310CD" w:rsidRDefault="003310CD" w:rsidP="003310CD">
            <w:r w:rsidRPr="003310CD">
              <w:t>Đừng...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BC8E6BA" w14:textId="77777777" w:rsidR="003310CD" w:rsidRPr="003310CD" w:rsidRDefault="003310CD" w:rsidP="003310CD">
            <w:r w:rsidRPr="003310CD">
              <w:rPr>
                <w:rFonts w:ascii="Segoe UI Emoji" w:hAnsi="Segoe UI Emoji" w:cs="Segoe UI Emoji"/>
              </w:rPr>
              <w:t>⭐⭐⭐</w:t>
            </w:r>
            <w:r w:rsidRPr="003310CD">
              <w:t xml:space="preserve"> Cao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5483AC0" w14:textId="77777777" w:rsidR="003310CD" w:rsidRPr="003310CD" w:rsidRDefault="003310CD" w:rsidP="003310CD">
            <w:r w:rsidRPr="003310CD">
              <w:t>Cấm lịch sự</w:t>
            </w:r>
          </w:p>
        </w:tc>
      </w:tr>
      <w:tr w:rsidR="003310CD" w:rsidRPr="003310CD" w14:paraId="6EC18E6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0283BCB" w14:textId="77777777" w:rsidR="003310CD" w:rsidRPr="003310CD" w:rsidRDefault="003310CD" w:rsidP="003310CD">
            <w:r w:rsidRPr="003310CD">
              <w:rPr>
                <w:b/>
                <w:bCs/>
              </w:rPr>
              <w:t>지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마십시오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28AB663" w14:textId="77777777" w:rsidR="003310CD" w:rsidRPr="003310CD" w:rsidRDefault="003310CD" w:rsidP="003310CD">
            <w:r w:rsidRPr="003310CD">
              <w:t>Xin không...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E83AD10" w14:textId="77777777" w:rsidR="003310CD" w:rsidRPr="003310CD" w:rsidRDefault="003310CD" w:rsidP="003310CD">
            <w:r w:rsidRPr="003310CD">
              <w:rPr>
                <w:rFonts w:ascii="Segoe UI Emoji" w:hAnsi="Segoe UI Emoji" w:cs="Segoe UI Emoji"/>
              </w:rPr>
              <w:t>⭐⭐⭐⭐</w:t>
            </w:r>
            <w:r w:rsidRPr="003310CD">
              <w:t xml:space="preserve"> Rất cao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C930207" w14:textId="77777777" w:rsidR="003310CD" w:rsidRPr="003310CD" w:rsidRDefault="003310CD" w:rsidP="003310CD">
            <w:r w:rsidRPr="003310CD">
              <w:t>Biển cấm, thông báo</w:t>
            </w:r>
          </w:p>
        </w:tc>
      </w:tr>
    </w:tbl>
    <w:p w14:paraId="1280C051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⚠️</w:t>
      </w:r>
      <w:r w:rsidRPr="003310CD">
        <w:rPr>
          <w:b/>
          <w:bCs/>
        </w:rPr>
        <w:t xml:space="preserve"> Điểm Dễ Nhầm &amp; Hay Ra Thi</w:t>
      </w:r>
    </w:p>
    <w:p w14:paraId="705E8E35" w14:textId="77777777" w:rsidR="003310CD" w:rsidRPr="003310CD" w:rsidRDefault="003310CD" w:rsidP="003310CD">
      <w:r w:rsidRPr="003310CD">
        <w:rPr>
          <w:b/>
          <w:bCs/>
        </w:rPr>
        <w:t>①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세요</w:t>
      </w:r>
      <w:r w:rsidRPr="003310CD">
        <w:rPr>
          <w:b/>
          <w:bCs/>
        </w:rPr>
        <w:t xml:space="preserve"> có 2 nghĩa — hay bị nhầm:</w:t>
      </w:r>
    </w:p>
    <w:p w14:paraId="76827C97" w14:textId="77777777" w:rsidR="003310CD" w:rsidRPr="003310CD" w:rsidRDefault="003310CD" w:rsidP="003310CD">
      <w:r w:rsidRPr="003310CD">
        <w:t>앉으</w:t>
      </w:r>
      <w:r w:rsidRPr="003310CD">
        <w:rPr>
          <w:b/>
          <w:bCs/>
        </w:rPr>
        <w:t>세요</w:t>
      </w:r>
      <w:r w:rsidRPr="003310CD">
        <w:t>. → </w:t>
      </w:r>
      <w:r w:rsidRPr="003310CD">
        <w:rPr>
          <w:i/>
          <w:iCs/>
        </w:rPr>
        <w:t>Hãy ngồi xuống.</w:t>
      </w:r>
      <w:r w:rsidRPr="003310CD">
        <w:t xml:space="preserve"> (mệnh lệnh) </w:t>
      </w:r>
      <w:r w:rsidRPr="003310CD">
        <w:t>지금</w:t>
      </w:r>
      <w:r w:rsidRPr="003310CD">
        <w:t xml:space="preserve"> </w:t>
      </w:r>
      <w:r w:rsidRPr="003310CD">
        <w:t>어디</w:t>
      </w:r>
      <w:r w:rsidRPr="003310CD">
        <w:t xml:space="preserve"> </w:t>
      </w:r>
      <w:r w:rsidRPr="003310CD">
        <w:t>계</w:t>
      </w:r>
      <w:r w:rsidRPr="003310CD">
        <w:rPr>
          <w:b/>
          <w:bCs/>
        </w:rPr>
        <w:t>세요</w:t>
      </w:r>
      <w:r w:rsidRPr="003310CD">
        <w:t>? → </w:t>
      </w:r>
      <w:r w:rsidRPr="003310CD">
        <w:rPr>
          <w:i/>
          <w:iCs/>
        </w:rPr>
        <w:t>Bây giờ bạn đang ở đâu?</w:t>
      </w:r>
      <w:r w:rsidRPr="003310CD">
        <w:t> (câu hỏi kính ngữ)</w:t>
      </w:r>
    </w:p>
    <w:p w14:paraId="06F29815" w14:textId="77777777" w:rsidR="003310CD" w:rsidRPr="003310CD" w:rsidRDefault="003310CD" w:rsidP="003310CD">
      <w:r w:rsidRPr="003310CD">
        <w:rPr>
          <w:rFonts w:ascii="Segoe UI Emoji" w:hAnsi="Segoe UI Emoji" w:cs="Segoe UI Emoji"/>
        </w:rPr>
        <w:t>💡</w:t>
      </w:r>
      <w:r w:rsidRPr="003310CD">
        <w:t xml:space="preserve"> (</w:t>
      </w:r>
      <w:r w:rsidRPr="003310CD">
        <w:t>으</w:t>
      </w:r>
      <w:r w:rsidRPr="003310CD">
        <w:t>)</w:t>
      </w:r>
      <w:r w:rsidRPr="003310CD">
        <w:t>세요</w:t>
      </w:r>
      <w:r w:rsidRPr="003310CD">
        <w:t xml:space="preserve"> = mệnh lệnh kính ngữ </w:t>
      </w:r>
      <w:r w:rsidRPr="003310CD">
        <w:rPr>
          <w:b/>
          <w:bCs/>
        </w:rPr>
        <w:t>VÀ</w:t>
      </w:r>
      <w:r w:rsidRPr="003310CD">
        <w:t> câu hỏi kính ngữ — nhìn ngữ cảnh để phân biệt!</w:t>
      </w:r>
    </w:p>
    <w:p w14:paraId="23C10E69" w14:textId="77777777" w:rsidR="003310CD" w:rsidRPr="003310CD" w:rsidRDefault="003310CD" w:rsidP="003310CD">
      <w:r w:rsidRPr="003310CD">
        <w:rPr>
          <w:b/>
          <w:bCs/>
        </w:rPr>
        <w:t xml:space="preserve">② </w:t>
      </w:r>
      <w:r w:rsidRPr="003310CD">
        <w:rPr>
          <w:b/>
          <w:bCs/>
        </w:rPr>
        <w:t>지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말다</w:t>
      </w:r>
      <w:r w:rsidRPr="003310CD">
        <w:rPr>
          <w:b/>
          <w:bCs/>
        </w:rPr>
        <w:t xml:space="preserve"> — KHÔNG dùng với tính từ:</w:t>
      </w:r>
    </w:p>
    <w:p w14:paraId="40528F23" w14:textId="77777777" w:rsidR="003310CD" w:rsidRPr="003310CD" w:rsidRDefault="003310CD" w:rsidP="003310CD">
      <w:r w:rsidRPr="003310CD">
        <w:rPr>
          <w:rFonts w:ascii="Segoe UI Emoji" w:hAnsi="Segoe UI Emoji" w:cs="Segoe UI Emoji"/>
        </w:rPr>
        <w:t>❌</w:t>
      </w:r>
      <w:r w:rsidRPr="003310CD">
        <w:t> </w:t>
      </w:r>
      <w:del w:id="30" w:author="Unknown">
        <w:r w:rsidRPr="003310CD">
          <w:delText>덥지</w:delText>
        </w:r>
        <w:r w:rsidRPr="003310CD">
          <w:delText xml:space="preserve"> </w:delText>
        </w:r>
        <w:r w:rsidRPr="003310CD">
          <w:delText>마세요</w:delText>
        </w:r>
      </w:del>
      <w:r w:rsidRPr="003310CD">
        <w:t> → sai (</w:t>
      </w:r>
      <w:r w:rsidRPr="003310CD">
        <w:t>덥다</w:t>
      </w:r>
      <w:r w:rsidRPr="003310CD">
        <w:t xml:space="preserve"> là tính từ) </w:t>
      </w:r>
      <w:r w:rsidRPr="003310CD">
        <w:rPr>
          <w:rFonts w:ascii="Segoe UI Emoji" w:hAnsi="Segoe UI Emoji" w:cs="Segoe UI Emoji"/>
        </w:rPr>
        <w:t>✅</w:t>
      </w:r>
      <w:r w:rsidRPr="003310CD">
        <w:t xml:space="preserve"> </w:t>
      </w:r>
      <w:r w:rsidRPr="003310CD">
        <w:t>더운</w:t>
      </w:r>
      <w:r w:rsidRPr="003310CD">
        <w:t xml:space="preserve"> </w:t>
      </w:r>
      <w:r w:rsidRPr="003310CD">
        <w:t>곳에</w:t>
      </w:r>
      <w:r w:rsidRPr="003310CD">
        <w:t> </w:t>
      </w:r>
      <w:r w:rsidRPr="003310CD">
        <w:rPr>
          <w:b/>
          <w:bCs/>
        </w:rPr>
        <w:t>가지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마세요</w:t>
      </w:r>
      <w:r w:rsidRPr="003310CD">
        <w:t>. </w:t>
      </w:r>
      <w:r w:rsidRPr="003310CD">
        <w:rPr>
          <w:i/>
          <w:iCs/>
        </w:rPr>
        <w:t>(Đừng đến chỗ nóng.)</w:t>
      </w:r>
    </w:p>
    <w:p w14:paraId="3A4A0603" w14:textId="77777777" w:rsidR="003310CD" w:rsidRPr="003310CD" w:rsidRDefault="003310CD" w:rsidP="003310CD">
      <w:r w:rsidRPr="003310CD">
        <w:rPr>
          <w:b/>
          <w:bCs/>
        </w:rPr>
        <w:t>③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ㅂ시다</w:t>
      </w:r>
      <w:r w:rsidRPr="003310CD">
        <w:rPr>
          <w:b/>
          <w:bCs/>
        </w:rPr>
        <w:t xml:space="preserve"> — KHÔNG dùng cho người bề trên:</w:t>
      </w:r>
    </w:p>
    <w:p w14:paraId="44D561D4" w14:textId="77777777" w:rsidR="003310CD" w:rsidRPr="003310CD" w:rsidRDefault="003310CD" w:rsidP="003310CD">
      <w:r w:rsidRPr="003310CD">
        <w:rPr>
          <w:rFonts w:ascii="Segoe UI Emoji" w:hAnsi="Segoe UI Emoji" w:cs="Segoe UI Emoji"/>
        </w:rPr>
        <w:t>❌</w:t>
      </w:r>
      <w:r w:rsidRPr="003310CD">
        <w:t> </w:t>
      </w:r>
      <w:del w:id="31" w:author="Unknown">
        <w:r w:rsidRPr="003310CD">
          <w:delText>선생님</w:delText>
        </w:r>
        <w:r w:rsidRPr="003310CD">
          <w:delText xml:space="preserve">, </w:delText>
        </w:r>
        <w:r w:rsidRPr="003310CD">
          <w:delText>같이</w:delText>
        </w:r>
        <w:r w:rsidRPr="003310CD">
          <w:delText xml:space="preserve"> </w:delText>
        </w:r>
        <w:r w:rsidRPr="003310CD">
          <w:delText>갑시다</w:delText>
        </w:r>
      </w:del>
      <w:r w:rsidRPr="003310CD">
        <w:t xml:space="preserve"> → thiếu lịch sự </w:t>
      </w:r>
      <w:r w:rsidRPr="003310CD">
        <w:rPr>
          <w:rFonts w:ascii="Segoe UI Emoji" w:hAnsi="Segoe UI Emoji" w:cs="Segoe UI Emoji"/>
        </w:rPr>
        <w:t>✅</w:t>
      </w:r>
      <w:r w:rsidRPr="003310CD">
        <w:t xml:space="preserve"> </w:t>
      </w:r>
      <w:r w:rsidRPr="003310CD">
        <w:t>선생님</w:t>
      </w:r>
      <w:r w:rsidRPr="003310CD">
        <w:t xml:space="preserve">, </w:t>
      </w:r>
      <w:r w:rsidRPr="003310CD">
        <w:t>같이</w:t>
      </w:r>
      <w:r w:rsidRPr="003310CD">
        <w:t> </w:t>
      </w:r>
      <w:r w:rsidRPr="003310CD">
        <w:rPr>
          <w:b/>
          <w:bCs/>
        </w:rPr>
        <w:t>가시겠어요</w:t>
      </w:r>
      <w:r w:rsidRPr="003310CD">
        <w:t>? </w:t>
      </w:r>
      <w:r w:rsidRPr="003310CD">
        <w:rPr>
          <w:i/>
          <w:iCs/>
        </w:rPr>
        <w:t>(Thầy/cô có muốn đi cùng không?)</w:t>
      </w:r>
    </w:p>
    <w:p w14:paraId="4916D975" w14:textId="77777777" w:rsidR="003310CD" w:rsidRPr="003310CD" w:rsidRDefault="003310CD" w:rsidP="003310CD">
      <w:r w:rsidRPr="003310CD">
        <w:rPr>
          <w:b/>
          <w:bCs/>
        </w:rPr>
        <w:lastRenderedPageBreak/>
        <w:t>④ Bẫy TOPIK — phân biệt ngữ cảnh:</w:t>
      </w:r>
    </w:p>
    <w:p w14:paraId="0CA1365F" w14:textId="77777777" w:rsidR="003310CD" w:rsidRPr="003310CD" w:rsidRDefault="003310CD" w:rsidP="003310CD">
      <w:r w:rsidRPr="003310CD">
        <w:rPr>
          <w:i/>
          <w:iCs/>
        </w:rPr>
        <w:t>Nhân viên nói với khách hàng:</w:t>
      </w:r>
      <w:r w:rsidRPr="003310CD">
        <w:t> </w:t>
      </w:r>
      <w:r w:rsidRPr="003310CD">
        <w:rPr>
          <w:rFonts w:ascii="Segoe UI Emoji" w:hAnsi="Segoe UI Emoji" w:cs="Segoe UI Emoji"/>
        </w:rPr>
        <w:t>✅</w:t>
      </w:r>
      <w:r w:rsidRPr="003310CD">
        <w:t xml:space="preserve"> </w:t>
      </w:r>
      <w:r w:rsidRPr="003310CD">
        <w:t>이쪽으로</w:t>
      </w:r>
      <w:r w:rsidRPr="003310CD">
        <w:t xml:space="preserve"> </w:t>
      </w:r>
      <w:r w:rsidRPr="003310CD">
        <w:t>오</w:t>
      </w:r>
      <w:r w:rsidRPr="003310CD">
        <w:rPr>
          <w:b/>
          <w:bCs/>
        </w:rPr>
        <w:t>십시오</w:t>
      </w:r>
      <w:r w:rsidRPr="003310CD">
        <w:t xml:space="preserve">. hoặc </w:t>
      </w:r>
      <w:r w:rsidRPr="003310CD">
        <w:t>오</w:t>
      </w:r>
      <w:r w:rsidRPr="003310CD">
        <w:rPr>
          <w:b/>
          <w:bCs/>
        </w:rPr>
        <w:t>세요</w:t>
      </w:r>
      <w:r w:rsidRPr="003310CD">
        <w:t>. </w:t>
      </w:r>
      <w:r w:rsidRPr="003310CD">
        <w:rPr>
          <w:i/>
          <w:iCs/>
        </w:rPr>
        <w:t xml:space="preserve">(không dùng </w:t>
      </w:r>
      <w:r w:rsidRPr="003310CD">
        <w:rPr>
          <w:i/>
          <w:iCs/>
        </w:rPr>
        <w:t>옵시다</w:t>
      </w:r>
      <w:r w:rsidRPr="003310CD">
        <w:rPr>
          <w:i/>
          <w:iCs/>
        </w:rPr>
        <w:t>)</w:t>
      </w:r>
      <w:r w:rsidRPr="003310CD">
        <w:t> </w:t>
      </w:r>
      <w:r w:rsidRPr="003310CD">
        <w:rPr>
          <w:rFonts w:ascii="Segoe UI Emoji" w:hAnsi="Segoe UI Emoji" w:cs="Segoe UI Emoji"/>
        </w:rPr>
        <w:t>❌</w:t>
      </w:r>
      <w:r w:rsidRPr="003310CD">
        <w:rPr>
          <w:rFonts w:ascii="Aptos" w:hAnsi="Aptos" w:cs="Aptos"/>
        </w:rPr>
        <w:t> </w:t>
      </w:r>
      <w:del w:id="32" w:author="Unknown">
        <w:r w:rsidRPr="003310CD">
          <w:delText>같이</w:delText>
        </w:r>
        <w:r w:rsidRPr="003310CD">
          <w:delText xml:space="preserve"> </w:delText>
        </w:r>
        <w:r w:rsidRPr="003310CD">
          <w:delText>갑시다</w:delText>
        </w:r>
      </w:del>
      <w:r w:rsidRPr="003310CD">
        <w:t> → (</w:t>
      </w:r>
      <w:r w:rsidRPr="003310CD">
        <w:t>으</w:t>
      </w:r>
      <w:r w:rsidRPr="003310CD">
        <w:t>)</w:t>
      </w:r>
      <w:r w:rsidRPr="003310CD">
        <w:t>ㅂ시다</w:t>
      </w:r>
      <w:r w:rsidRPr="003310CD">
        <w:t xml:space="preserve"> không hợp với người không quen!</w:t>
      </w:r>
    </w:p>
    <w:p w14:paraId="1FAF9E53" w14:textId="77777777" w:rsidR="003310CD" w:rsidRPr="003310CD" w:rsidRDefault="003310CD" w:rsidP="003310CD">
      <w:r w:rsidRPr="003310CD">
        <w:rPr>
          <w:b/>
          <w:bCs/>
        </w:rPr>
        <w:t xml:space="preserve">⑤ </w:t>
      </w:r>
      <w:r w:rsidRPr="003310CD">
        <w:rPr>
          <w:b/>
          <w:bCs/>
        </w:rPr>
        <w:t>지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마세요</w:t>
      </w:r>
      <w:r w:rsidRPr="003310CD">
        <w:rPr>
          <w:b/>
          <w:bCs/>
        </w:rPr>
        <w:t xml:space="preserve"> vs </w:t>
      </w:r>
      <w:r w:rsidRPr="003310CD">
        <w:rPr>
          <w:b/>
          <w:bCs/>
        </w:rPr>
        <w:t>으세요</w:t>
      </w:r>
      <w:r w:rsidRPr="003310CD">
        <w:rPr>
          <w:b/>
          <w:bCs/>
        </w:rPr>
        <w:t xml:space="preserve"> + </w:t>
      </w:r>
      <w:r w:rsidRPr="003310CD">
        <w:rPr>
          <w:b/>
          <w:bCs/>
        </w:rPr>
        <w:t>지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않다</w:t>
      </w:r>
      <w:r w:rsidRPr="003310CD">
        <w:rPr>
          <w:b/>
          <w:bCs/>
        </w:rPr>
        <w:t>:</w:t>
      </w:r>
    </w:p>
    <w:p w14:paraId="2F599864" w14:textId="77777777" w:rsidR="003310CD" w:rsidRPr="003310CD" w:rsidRDefault="003310CD" w:rsidP="003310CD">
      <w:r w:rsidRPr="003310CD">
        <w:t>가</w:t>
      </w:r>
      <w:r w:rsidRPr="003310CD">
        <w:rPr>
          <w:b/>
          <w:bCs/>
        </w:rPr>
        <w:t>지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마세요</w:t>
      </w:r>
      <w:r w:rsidRPr="003310CD">
        <w:t>. → </w:t>
      </w:r>
      <w:r w:rsidRPr="003310CD">
        <w:rPr>
          <w:i/>
          <w:iCs/>
        </w:rPr>
        <w:t>Đừng đi.</w:t>
      </w:r>
      <w:r w:rsidRPr="003310CD">
        <w:t xml:space="preserve"> (cấm) </w:t>
      </w:r>
      <w:r w:rsidRPr="003310CD">
        <w:t>가</w:t>
      </w:r>
      <w:r w:rsidRPr="003310CD">
        <w:rPr>
          <w:b/>
          <w:bCs/>
        </w:rPr>
        <w:t>지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않으세요</w:t>
      </w:r>
      <w:r w:rsidRPr="003310CD">
        <w:t>? → </w:t>
      </w:r>
      <w:r w:rsidRPr="003310CD">
        <w:rPr>
          <w:i/>
          <w:iCs/>
        </w:rPr>
        <w:t>Bạn không đi ư?</w:t>
      </w:r>
      <w:r w:rsidRPr="003310CD">
        <w:t> (hỏi ngạc nhiên) → Hoàn toàn khác nghĩa!</w:t>
      </w:r>
    </w:p>
    <w:p w14:paraId="1B37FDAF" w14:textId="77777777" w:rsidR="003310CD" w:rsidRPr="003310CD" w:rsidRDefault="003310CD" w:rsidP="003310CD">
      <w:r w:rsidRPr="003310CD">
        <w:pict w14:anchorId="60D72747">
          <v:rect id="_x0000_i2936" style="width:0;height:0" o:hralign="center" o:hrstd="t" o:hr="t" fillcolor="#a0a0a0" stroked="f"/>
        </w:pict>
      </w:r>
    </w:p>
    <w:p w14:paraId="4E0BF5BE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Cụm Hay Gặp Trong TOPIK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9"/>
        <w:gridCol w:w="1866"/>
        <w:gridCol w:w="1996"/>
      </w:tblGrid>
      <w:tr w:rsidR="003310CD" w:rsidRPr="003310CD" w14:paraId="0F012766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BDF6BB1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Tiếng Hàn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5332DD6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Nghĩa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77217A1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Cấu trúc</w:t>
            </w:r>
          </w:p>
        </w:tc>
      </w:tr>
      <w:tr w:rsidR="003310CD" w:rsidRPr="003310CD" w14:paraId="3F1C0F1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A513877" w14:textId="77777777" w:rsidR="003310CD" w:rsidRPr="003310CD" w:rsidRDefault="003310CD" w:rsidP="003310CD">
            <w:r w:rsidRPr="003310CD">
              <w:t>잠깐만</w:t>
            </w:r>
            <w:r w:rsidRPr="003310CD">
              <w:t xml:space="preserve"> </w:t>
            </w:r>
            <w:r w:rsidRPr="003310CD">
              <w:t>기다리세요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8F000D9" w14:textId="77777777" w:rsidR="003310CD" w:rsidRPr="003310CD" w:rsidRDefault="003310CD" w:rsidP="003310CD">
            <w:r w:rsidRPr="003310CD">
              <w:t>Xin chờ một chút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A5D79F3" w14:textId="77777777" w:rsidR="003310CD" w:rsidRPr="003310CD" w:rsidRDefault="003310CD" w:rsidP="003310CD">
            <w:r w:rsidRPr="003310CD">
              <w:t>(</w:t>
            </w:r>
            <w:r w:rsidRPr="003310CD">
              <w:t>으</w:t>
            </w:r>
            <w:r w:rsidRPr="003310CD">
              <w:t>)</w:t>
            </w:r>
            <w:r w:rsidRPr="003310CD">
              <w:t>세요</w:t>
            </w:r>
          </w:p>
        </w:tc>
      </w:tr>
      <w:tr w:rsidR="003310CD" w:rsidRPr="003310CD" w14:paraId="7DA20C2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27B6E20" w14:textId="77777777" w:rsidR="003310CD" w:rsidRPr="003310CD" w:rsidRDefault="003310CD" w:rsidP="003310CD">
            <w:r w:rsidRPr="003310CD">
              <w:t>많이</w:t>
            </w:r>
            <w:r w:rsidRPr="003310CD">
              <w:t xml:space="preserve"> </w:t>
            </w:r>
            <w:r w:rsidRPr="003310CD">
              <w:t>드세요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43C7EC4" w14:textId="77777777" w:rsidR="003310CD" w:rsidRPr="003310CD" w:rsidRDefault="003310CD" w:rsidP="003310CD">
            <w:r w:rsidRPr="003310CD">
              <w:t>Xin mời ăn nhiều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FD8076F" w14:textId="77777777" w:rsidR="003310CD" w:rsidRPr="003310CD" w:rsidRDefault="003310CD" w:rsidP="003310CD">
            <w:r w:rsidRPr="003310CD">
              <w:t>(</w:t>
            </w:r>
            <w:r w:rsidRPr="003310CD">
              <w:t>으</w:t>
            </w:r>
            <w:r w:rsidRPr="003310CD">
              <w:t>)</w:t>
            </w:r>
            <w:r w:rsidRPr="003310CD">
              <w:t>세요</w:t>
            </w:r>
            <w:r w:rsidRPr="003310CD">
              <w:t xml:space="preserve"> + kính ngữ</w:t>
            </w:r>
          </w:p>
        </w:tc>
      </w:tr>
      <w:tr w:rsidR="003310CD" w:rsidRPr="003310CD" w14:paraId="771CD59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CBA3F44" w14:textId="77777777" w:rsidR="003310CD" w:rsidRPr="003310CD" w:rsidRDefault="003310CD" w:rsidP="003310CD">
            <w:r w:rsidRPr="003310CD">
              <w:t>조심하세요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019E59A" w14:textId="77777777" w:rsidR="003310CD" w:rsidRPr="003310CD" w:rsidRDefault="003310CD" w:rsidP="003310CD">
            <w:r w:rsidRPr="003310CD">
              <w:t>Hãy cẩn thận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C8A0CE1" w14:textId="77777777" w:rsidR="003310CD" w:rsidRPr="003310CD" w:rsidRDefault="003310CD" w:rsidP="003310CD">
            <w:r w:rsidRPr="003310CD">
              <w:t>(</w:t>
            </w:r>
            <w:r w:rsidRPr="003310CD">
              <w:t>으</w:t>
            </w:r>
            <w:r w:rsidRPr="003310CD">
              <w:t>)</w:t>
            </w:r>
            <w:r w:rsidRPr="003310CD">
              <w:t>세요</w:t>
            </w:r>
          </w:p>
        </w:tc>
      </w:tr>
      <w:tr w:rsidR="003310CD" w:rsidRPr="003310CD" w14:paraId="72886E3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83B41D3" w14:textId="77777777" w:rsidR="003310CD" w:rsidRPr="003310CD" w:rsidRDefault="003310CD" w:rsidP="003310CD">
            <w:r w:rsidRPr="003310CD">
              <w:t>걱정하지</w:t>
            </w:r>
            <w:r w:rsidRPr="003310CD">
              <w:t xml:space="preserve"> </w:t>
            </w:r>
            <w:r w:rsidRPr="003310CD">
              <w:t>마세요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458FD38" w14:textId="77777777" w:rsidR="003310CD" w:rsidRPr="003310CD" w:rsidRDefault="003310CD" w:rsidP="003310CD">
            <w:r w:rsidRPr="003310CD">
              <w:t>Đừng lo lắng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4F6FE58" w14:textId="77777777" w:rsidR="003310CD" w:rsidRPr="003310CD" w:rsidRDefault="003310CD" w:rsidP="003310CD">
            <w:r w:rsidRPr="003310CD">
              <w:t>지</w:t>
            </w:r>
            <w:r w:rsidRPr="003310CD">
              <w:t xml:space="preserve"> </w:t>
            </w:r>
            <w:r w:rsidRPr="003310CD">
              <w:t>마세요</w:t>
            </w:r>
          </w:p>
        </w:tc>
      </w:tr>
      <w:tr w:rsidR="003310CD" w:rsidRPr="003310CD" w14:paraId="46322F6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6F9955D" w14:textId="77777777" w:rsidR="003310CD" w:rsidRPr="003310CD" w:rsidRDefault="003310CD" w:rsidP="003310CD">
            <w:r w:rsidRPr="003310CD">
              <w:t>빨리</w:t>
            </w:r>
            <w:r w:rsidRPr="003310CD">
              <w:t xml:space="preserve"> </w:t>
            </w:r>
            <w:r w:rsidRPr="003310CD">
              <w:t>갑시다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FE3F902" w14:textId="77777777" w:rsidR="003310CD" w:rsidRPr="003310CD" w:rsidRDefault="003310CD" w:rsidP="003310CD">
            <w:r w:rsidRPr="003310CD">
              <w:t>Đi nhanh thôi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7D4B50B" w14:textId="77777777" w:rsidR="003310CD" w:rsidRPr="003310CD" w:rsidRDefault="003310CD" w:rsidP="003310CD">
            <w:r w:rsidRPr="003310CD">
              <w:t>(</w:t>
            </w:r>
            <w:r w:rsidRPr="003310CD">
              <w:t>으</w:t>
            </w:r>
            <w:r w:rsidRPr="003310CD">
              <w:t>)</w:t>
            </w:r>
            <w:r w:rsidRPr="003310CD">
              <w:t>ㅂ시다</w:t>
            </w:r>
          </w:p>
        </w:tc>
      </w:tr>
      <w:tr w:rsidR="003310CD" w:rsidRPr="003310CD" w14:paraId="34CD526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E50618D" w14:textId="77777777" w:rsidR="003310CD" w:rsidRPr="003310CD" w:rsidRDefault="003310CD" w:rsidP="003310CD">
            <w:r w:rsidRPr="003310CD">
              <w:t>같이</w:t>
            </w:r>
            <w:r w:rsidRPr="003310CD">
              <w:t xml:space="preserve"> </w:t>
            </w:r>
            <w:r w:rsidRPr="003310CD">
              <w:t>해봅시다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CBB1260" w14:textId="77777777" w:rsidR="003310CD" w:rsidRPr="003310CD" w:rsidRDefault="003310CD" w:rsidP="003310CD">
            <w:r w:rsidRPr="003310CD">
              <w:t>Cùng thử làm nhé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FBCB088" w14:textId="77777777" w:rsidR="003310CD" w:rsidRPr="003310CD" w:rsidRDefault="003310CD" w:rsidP="003310CD">
            <w:r w:rsidRPr="003310CD">
              <w:t>(</w:t>
            </w:r>
            <w:r w:rsidRPr="003310CD">
              <w:t>으</w:t>
            </w:r>
            <w:r w:rsidRPr="003310CD">
              <w:t>)</w:t>
            </w:r>
            <w:r w:rsidRPr="003310CD">
              <w:t>ㅂ시다</w:t>
            </w:r>
          </w:p>
        </w:tc>
      </w:tr>
      <w:tr w:rsidR="003310CD" w:rsidRPr="003310CD" w14:paraId="48CB948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3E03E12" w14:textId="77777777" w:rsidR="003310CD" w:rsidRPr="003310CD" w:rsidRDefault="003310CD" w:rsidP="003310CD">
            <w:r w:rsidRPr="003310CD">
              <w:t>안전벨트를</w:t>
            </w:r>
            <w:r w:rsidRPr="003310CD">
              <w:t xml:space="preserve"> </w:t>
            </w:r>
            <w:r w:rsidRPr="003310CD">
              <w:t>착용하십시오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CBA18E6" w14:textId="77777777" w:rsidR="003310CD" w:rsidRPr="003310CD" w:rsidRDefault="003310CD" w:rsidP="003310CD">
            <w:r w:rsidRPr="003310CD">
              <w:t>Thắt dây an toàn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A59F9A8" w14:textId="77777777" w:rsidR="003310CD" w:rsidRPr="003310CD" w:rsidRDefault="003310CD" w:rsidP="003310CD">
            <w:r w:rsidRPr="003310CD">
              <w:t>(</w:t>
            </w:r>
            <w:r w:rsidRPr="003310CD">
              <w:t>으</w:t>
            </w:r>
            <w:r w:rsidRPr="003310CD">
              <w:t>)</w:t>
            </w:r>
            <w:r w:rsidRPr="003310CD">
              <w:t>십시오</w:t>
            </w:r>
          </w:p>
        </w:tc>
      </w:tr>
      <w:tr w:rsidR="003310CD" w:rsidRPr="003310CD" w14:paraId="455FF12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50DA123" w14:textId="77777777" w:rsidR="003310CD" w:rsidRPr="003310CD" w:rsidRDefault="003310CD" w:rsidP="003310CD">
            <w:r w:rsidRPr="003310CD">
              <w:t>뛰지</w:t>
            </w:r>
            <w:r w:rsidRPr="003310CD">
              <w:t xml:space="preserve"> </w:t>
            </w:r>
            <w:r w:rsidRPr="003310CD">
              <w:t>마십시오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6EB87FE" w14:textId="77777777" w:rsidR="003310CD" w:rsidRPr="003310CD" w:rsidRDefault="003310CD" w:rsidP="003310CD">
            <w:r w:rsidRPr="003310CD">
              <w:t>Xin không chạy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4CCF1AB" w14:textId="77777777" w:rsidR="003310CD" w:rsidRPr="003310CD" w:rsidRDefault="003310CD" w:rsidP="003310CD">
            <w:r w:rsidRPr="003310CD">
              <w:t>지</w:t>
            </w:r>
            <w:r w:rsidRPr="003310CD">
              <w:t xml:space="preserve"> </w:t>
            </w:r>
            <w:r w:rsidRPr="003310CD">
              <w:t>마십시오</w:t>
            </w:r>
          </w:p>
        </w:tc>
      </w:tr>
    </w:tbl>
    <w:p w14:paraId="0CB362AD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✏️</w:t>
      </w:r>
      <w:r w:rsidRPr="003310CD">
        <w:rPr>
          <w:b/>
          <w:bCs/>
        </w:rPr>
        <w:t xml:space="preserve"> Mini Quiz</w:t>
      </w:r>
    </w:p>
    <w:p w14:paraId="58DD43D7" w14:textId="77777777" w:rsidR="003310CD" w:rsidRPr="003310CD" w:rsidRDefault="003310CD" w:rsidP="003310CD">
      <w:r w:rsidRPr="003310CD">
        <w:t>Chọn cấu trúc đúng </w:t>
      </w:r>
      <w:r w:rsidRPr="003310CD">
        <w:rPr>
          <w:b/>
          <w:bCs/>
        </w:rPr>
        <w:t>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십시오</w:t>
      </w:r>
      <w:r w:rsidRPr="003310CD">
        <w:rPr>
          <w:b/>
          <w:bCs/>
        </w:rPr>
        <w:t>,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세요</w:t>
      </w:r>
      <w:r w:rsidRPr="003310CD">
        <w:rPr>
          <w:b/>
          <w:bCs/>
        </w:rPr>
        <w:t>,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ㅂ시다</w:t>
      </w:r>
      <w:r w:rsidRPr="003310CD">
        <w:rPr>
          <w:b/>
          <w:bCs/>
        </w:rPr>
        <w:t xml:space="preserve">, </w:t>
      </w:r>
      <w:r w:rsidRPr="003310CD">
        <w:rPr>
          <w:b/>
          <w:bCs/>
        </w:rPr>
        <w:t>지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마세요</w:t>
      </w:r>
      <w:r w:rsidRPr="003310CD">
        <w:t>:</w:t>
      </w:r>
    </w:p>
    <w:p w14:paraId="3B806367" w14:textId="77777777" w:rsidR="003310CD" w:rsidRPr="003310CD" w:rsidRDefault="003310CD" w:rsidP="003310CD">
      <w:pPr>
        <w:numPr>
          <w:ilvl w:val="0"/>
          <w:numId w:val="74"/>
        </w:numPr>
      </w:pPr>
      <w:r w:rsidRPr="003310CD">
        <w:rPr>
          <w:i/>
          <w:iCs/>
        </w:rPr>
        <w:t>(Biển hiệu ở bảo tàng)</w:t>
      </w:r>
      <w:r w:rsidRPr="003310CD">
        <w:t> </w:t>
      </w:r>
      <w:r w:rsidRPr="003310CD">
        <w:t>사진을</w:t>
      </w:r>
      <w:r w:rsidRPr="003310CD">
        <w:t xml:space="preserve"> </w:t>
      </w:r>
      <w:r w:rsidRPr="003310CD">
        <w:t>찍</w:t>
      </w:r>
      <w:r w:rsidRPr="003310CD">
        <w:t>___. </w:t>
      </w:r>
      <w:r w:rsidRPr="003310CD">
        <w:rPr>
          <w:i/>
          <w:iCs/>
        </w:rPr>
        <w:t>(Xin không chụp ảnh.)</w:t>
      </w:r>
    </w:p>
    <w:p w14:paraId="47722728" w14:textId="77777777" w:rsidR="003310CD" w:rsidRPr="003310CD" w:rsidRDefault="003310CD" w:rsidP="003310CD">
      <w:pPr>
        <w:numPr>
          <w:ilvl w:val="0"/>
          <w:numId w:val="74"/>
        </w:numPr>
      </w:pPr>
      <w:r w:rsidRPr="003310CD">
        <w:rPr>
          <w:i/>
          <w:iCs/>
        </w:rPr>
        <w:t>(Nhân viên nhà hàng nói với khách)</w:t>
      </w:r>
      <w:r w:rsidRPr="003310CD">
        <w:t> </w:t>
      </w:r>
      <w:r w:rsidRPr="003310CD">
        <w:t>이쪽으로</w:t>
      </w:r>
      <w:r w:rsidRPr="003310CD">
        <w:t xml:space="preserve"> </w:t>
      </w:r>
      <w:r w:rsidRPr="003310CD">
        <w:t>오</w:t>
      </w:r>
      <w:r w:rsidRPr="003310CD">
        <w:t>___. </w:t>
      </w:r>
      <w:r w:rsidRPr="003310CD">
        <w:rPr>
          <w:i/>
          <w:iCs/>
        </w:rPr>
        <w:t>(Xin mời đi hướng này.)</w:t>
      </w:r>
    </w:p>
    <w:p w14:paraId="015500FA" w14:textId="77777777" w:rsidR="003310CD" w:rsidRPr="003310CD" w:rsidRDefault="003310CD" w:rsidP="003310CD">
      <w:pPr>
        <w:numPr>
          <w:ilvl w:val="0"/>
          <w:numId w:val="74"/>
        </w:numPr>
      </w:pPr>
      <w:r w:rsidRPr="003310CD">
        <w:rPr>
          <w:i/>
          <w:iCs/>
        </w:rPr>
        <w:lastRenderedPageBreak/>
        <w:t>(Bạn bè rủ nhau)</w:t>
      </w:r>
      <w:r w:rsidRPr="003310CD">
        <w:t> </w:t>
      </w:r>
      <w:r w:rsidRPr="003310CD">
        <w:t>배고프다</w:t>
      </w:r>
      <w:r w:rsidRPr="003310CD">
        <w:t xml:space="preserve">. </w:t>
      </w:r>
      <w:r w:rsidRPr="003310CD">
        <w:t>우리</w:t>
      </w:r>
      <w:r w:rsidRPr="003310CD">
        <w:t xml:space="preserve"> </w:t>
      </w:r>
      <w:r w:rsidRPr="003310CD">
        <w:t>밥</w:t>
      </w:r>
      <w:r w:rsidRPr="003310CD">
        <w:t xml:space="preserve"> </w:t>
      </w:r>
      <w:r w:rsidRPr="003310CD">
        <w:t>먹</w:t>
      </w:r>
      <w:r w:rsidRPr="003310CD">
        <w:t>___. </w:t>
      </w:r>
      <w:r w:rsidRPr="003310CD">
        <w:rPr>
          <w:i/>
          <w:iCs/>
        </w:rPr>
        <w:t>(Đói quá. Chúng ta ăn cơm thôi.)</w:t>
      </w:r>
    </w:p>
    <w:p w14:paraId="35132953" w14:textId="77777777" w:rsidR="003310CD" w:rsidRPr="003310CD" w:rsidRDefault="003310CD" w:rsidP="003310CD">
      <w:pPr>
        <w:numPr>
          <w:ilvl w:val="0"/>
          <w:numId w:val="74"/>
        </w:numPr>
      </w:pPr>
      <w:r w:rsidRPr="003310CD">
        <w:rPr>
          <w:i/>
          <w:iCs/>
        </w:rPr>
        <w:t>(Nói với bạn đang lo lắng)</w:t>
      </w:r>
      <w:r w:rsidRPr="003310CD">
        <w:t> </w:t>
      </w:r>
      <w:r w:rsidRPr="003310CD">
        <w:t>걱정하</w:t>
      </w:r>
      <w:r w:rsidRPr="003310CD">
        <w:t>___. </w:t>
      </w:r>
      <w:r w:rsidRPr="003310CD">
        <w:rPr>
          <w:i/>
          <w:iCs/>
        </w:rPr>
        <w:t>(Đừng lo lắng.)</w:t>
      </w:r>
    </w:p>
    <w:p w14:paraId="3B2518F7" w14:textId="77777777" w:rsidR="003310CD" w:rsidRPr="003310CD" w:rsidRDefault="003310CD" w:rsidP="003310CD">
      <w:pPr>
        <w:numPr>
          <w:ilvl w:val="0"/>
          <w:numId w:val="74"/>
        </w:numPr>
      </w:pPr>
      <w:r w:rsidRPr="003310CD">
        <w:rPr>
          <w:i/>
          <w:iCs/>
        </w:rPr>
        <w:t>(Phát thanh viên trên máy bay)</w:t>
      </w:r>
      <w:r w:rsidRPr="003310CD">
        <w:t> </w:t>
      </w:r>
      <w:r w:rsidRPr="003310CD">
        <w:t>좌석</w:t>
      </w:r>
      <w:r w:rsidRPr="003310CD">
        <w:t xml:space="preserve"> </w:t>
      </w:r>
      <w:r w:rsidRPr="003310CD">
        <w:t>벨트를</w:t>
      </w:r>
      <w:r w:rsidRPr="003310CD">
        <w:t xml:space="preserve"> </w:t>
      </w:r>
      <w:r w:rsidRPr="003310CD">
        <w:t>착용하</w:t>
      </w:r>
      <w:r w:rsidRPr="003310CD">
        <w:t>___. </w:t>
      </w:r>
      <w:r w:rsidRPr="003310CD">
        <w:rPr>
          <w:i/>
          <w:iCs/>
        </w:rPr>
        <w:t>(Xin hãy thắt dây an toàn.)</w:t>
      </w:r>
    </w:p>
    <w:p w14:paraId="193B8979" w14:textId="77777777" w:rsidR="003310CD" w:rsidRPr="003310CD" w:rsidRDefault="003310CD" w:rsidP="003310CD">
      <w:pPr>
        <w:numPr>
          <w:ilvl w:val="0"/>
          <w:numId w:val="74"/>
        </w:numPr>
      </w:pPr>
      <w:r w:rsidRPr="003310CD">
        <w:rPr>
          <w:i/>
          <w:iCs/>
        </w:rPr>
        <w:t>(Mẹ nói với con)</w:t>
      </w:r>
      <w:r w:rsidRPr="003310CD">
        <w:t> </w:t>
      </w:r>
      <w:r w:rsidRPr="003310CD">
        <w:t>늦게까지</w:t>
      </w:r>
      <w:r w:rsidRPr="003310CD">
        <w:t xml:space="preserve"> </w:t>
      </w:r>
      <w:r w:rsidRPr="003310CD">
        <w:t>게임하</w:t>
      </w:r>
      <w:r w:rsidRPr="003310CD">
        <w:t>___. </w:t>
      </w:r>
      <w:r w:rsidRPr="003310CD">
        <w:rPr>
          <w:i/>
          <w:iCs/>
        </w:rPr>
        <w:t>(Đừng chơi game đến khuya.)</w:t>
      </w:r>
    </w:p>
    <w:p w14:paraId="1C159890" w14:textId="77777777" w:rsidR="003310CD" w:rsidRPr="003310CD" w:rsidRDefault="003310CD" w:rsidP="003310CD">
      <w:pPr>
        <w:numPr>
          <w:ilvl w:val="0"/>
          <w:numId w:val="74"/>
        </w:numPr>
      </w:pPr>
      <w:r w:rsidRPr="003310CD">
        <w:rPr>
          <w:i/>
          <w:iCs/>
        </w:rPr>
        <w:t>(Đồng nghiệp rủ nhau)</w:t>
      </w:r>
      <w:r w:rsidRPr="003310CD">
        <w:t> </w:t>
      </w:r>
      <w:r w:rsidRPr="003310CD">
        <w:t>오늘</w:t>
      </w:r>
      <w:r w:rsidRPr="003310CD">
        <w:t xml:space="preserve"> </w:t>
      </w:r>
      <w:r w:rsidRPr="003310CD">
        <w:t>회의</w:t>
      </w:r>
      <w:r w:rsidRPr="003310CD">
        <w:t xml:space="preserve"> </w:t>
      </w:r>
      <w:r w:rsidRPr="003310CD">
        <w:t>시작합</w:t>
      </w:r>
      <w:r w:rsidRPr="003310CD">
        <w:t>___. </w:t>
      </w:r>
      <w:r w:rsidRPr="003310CD">
        <w:rPr>
          <w:i/>
          <w:iCs/>
        </w:rPr>
        <w:t>(Chúng ta bắt đầu cuộc họp hôm nay nhé.)</w:t>
      </w:r>
    </w:p>
    <w:p w14:paraId="038A893C" w14:textId="77777777" w:rsidR="003310CD" w:rsidRPr="003310CD" w:rsidRDefault="003310CD" w:rsidP="003310CD">
      <w:r w:rsidRPr="003310CD">
        <w:t>&lt;details&gt; &lt;summary&gt;</w:t>
      </w:r>
      <w:r w:rsidRPr="003310CD">
        <w:rPr>
          <w:rFonts w:ascii="Segoe UI Emoji" w:hAnsi="Segoe UI Emoji" w:cs="Segoe UI Emoji"/>
        </w:rPr>
        <w:t>👉</w:t>
      </w:r>
      <w:r w:rsidRPr="003310CD">
        <w:t xml:space="preserve"> Xem đáp án&lt;/summary&gt;</w:t>
      </w:r>
    </w:p>
    <w:p w14:paraId="74BF69C2" w14:textId="77777777" w:rsidR="003310CD" w:rsidRPr="003310CD" w:rsidRDefault="003310CD" w:rsidP="003310CD">
      <w:pPr>
        <w:numPr>
          <w:ilvl w:val="0"/>
          <w:numId w:val="75"/>
        </w:numPr>
      </w:pPr>
      <w:r w:rsidRPr="003310CD">
        <w:t>사진을</w:t>
      </w:r>
      <w:r w:rsidRPr="003310CD">
        <w:t xml:space="preserve"> </w:t>
      </w:r>
      <w:r w:rsidRPr="003310CD">
        <w:t>찍</w:t>
      </w:r>
      <w:r w:rsidRPr="003310CD">
        <w:rPr>
          <w:b/>
          <w:bCs/>
        </w:rPr>
        <w:t>지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마십시오</w:t>
      </w:r>
      <w:r w:rsidRPr="003310CD">
        <w:t xml:space="preserve"> — biển hiệu, trang trọng → </w:t>
      </w:r>
      <w:r w:rsidRPr="003310CD">
        <w:t>지</w:t>
      </w:r>
      <w:r w:rsidRPr="003310CD">
        <w:t xml:space="preserve"> </w:t>
      </w:r>
      <w:r w:rsidRPr="003310CD">
        <w:t>마십시오</w:t>
      </w:r>
    </w:p>
    <w:p w14:paraId="6E4922B2" w14:textId="77777777" w:rsidR="003310CD" w:rsidRPr="003310CD" w:rsidRDefault="003310CD" w:rsidP="003310CD">
      <w:pPr>
        <w:numPr>
          <w:ilvl w:val="0"/>
          <w:numId w:val="75"/>
        </w:numPr>
      </w:pPr>
      <w:r w:rsidRPr="003310CD">
        <w:t>이쪽으로</w:t>
      </w:r>
      <w:r w:rsidRPr="003310CD">
        <w:t xml:space="preserve"> </w:t>
      </w:r>
      <w:r w:rsidRPr="003310CD">
        <w:t>오</w:t>
      </w:r>
      <w:r w:rsidRPr="003310CD">
        <w:rPr>
          <w:b/>
          <w:bCs/>
        </w:rPr>
        <w:t>세요</w:t>
      </w:r>
      <w:r w:rsidRPr="003310CD">
        <w:t> — nhân viên với khách, lịch sự hàng ngày → (</w:t>
      </w:r>
      <w:r w:rsidRPr="003310CD">
        <w:t>으</w:t>
      </w:r>
      <w:r w:rsidRPr="003310CD">
        <w:t>)</w:t>
      </w:r>
      <w:r w:rsidRPr="003310CD">
        <w:t>세요</w:t>
      </w:r>
    </w:p>
    <w:p w14:paraId="06C5042C" w14:textId="77777777" w:rsidR="003310CD" w:rsidRPr="003310CD" w:rsidRDefault="003310CD" w:rsidP="003310CD">
      <w:pPr>
        <w:numPr>
          <w:ilvl w:val="0"/>
          <w:numId w:val="75"/>
        </w:numPr>
      </w:pPr>
      <w:r w:rsidRPr="003310CD">
        <w:t>밥</w:t>
      </w:r>
      <w:r w:rsidRPr="003310CD">
        <w:t xml:space="preserve"> </w:t>
      </w:r>
      <w:r w:rsidRPr="003310CD">
        <w:t>먹</w:t>
      </w:r>
      <w:r w:rsidRPr="003310CD">
        <w:rPr>
          <w:b/>
          <w:bCs/>
        </w:rPr>
        <w:t>읍시다</w:t>
      </w:r>
      <w:r w:rsidRPr="003310CD">
        <w:t> — bạn bè rủ nhau → (</w:t>
      </w:r>
      <w:r w:rsidRPr="003310CD">
        <w:t>으</w:t>
      </w:r>
      <w:r w:rsidRPr="003310CD">
        <w:t>)</w:t>
      </w:r>
      <w:r w:rsidRPr="003310CD">
        <w:t>ㅂ시다</w:t>
      </w:r>
    </w:p>
    <w:p w14:paraId="4F3DC90D" w14:textId="77777777" w:rsidR="003310CD" w:rsidRPr="003310CD" w:rsidRDefault="003310CD" w:rsidP="003310CD">
      <w:pPr>
        <w:numPr>
          <w:ilvl w:val="0"/>
          <w:numId w:val="75"/>
        </w:numPr>
      </w:pPr>
      <w:r w:rsidRPr="003310CD">
        <w:t>걱정하</w:t>
      </w:r>
      <w:r w:rsidRPr="003310CD">
        <w:rPr>
          <w:b/>
          <w:bCs/>
        </w:rPr>
        <w:t>지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마세요</w:t>
      </w:r>
      <w:r w:rsidRPr="003310CD">
        <w:t xml:space="preserve"> — cấm lịch sự → </w:t>
      </w:r>
      <w:r w:rsidRPr="003310CD">
        <w:t>지</w:t>
      </w:r>
      <w:r w:rsidRPr="003310CD">
        <w:t xml:space="preserve"> </w:t>
      </w:r>
      <w:r w:rsidRPr="003310CD">
        <w:t>마세요</w:t>
      </w:r>
    </w:p>
    <w:p w14:paraId="1056D2FD" w14:textId="77777777" w:rsidR="003310CD" w:rsidRPr="003310CD" w:rsidRDefault="003310CD" w:rsidP="003310CD">
      <w:pPr>
        <w:numPr>
          <w:ilvl w:val="0"/>
          <w:numId w:val="75"/>
        </w:numPr>
      </w:pPr>
      <w:r w:rsidRPr="003310CD">
        <w:t>착용하</w:t>
      </w:r>
      <w:r w:rsidRPr="003310CD">
        <w:rPr>
          <w:b/>
          <w:bCs/>
        </w:rPr>
        <w:t>십시오</w:t>
      </w:r>
      <w:r w:rsidRPr="003310CD">
        <w:t> — phát thanh viên, rất trang trọng → (</w:t>
      </w:r>
      <w:r w:rsidRPr="003310CD">
        <w:t>으</w:t>
      </w:r>
      <w:r w:rsidRPr="003310CD">
        <w:t>)</w:t>
      </w:r>
      <w:r w:rsidRPr="003310CD">
        <w:t>십시오</w:t>
      </w:r>
    </w:p>
    <w:p w14:paraId="6DE8F086" w14:textId="77777777" w:rsidR="003310CD" w:rsidRPr="003310CD" w:rsidRDefault="003310CD" w:rsidP="003310CD">
      <w:pPr>
        <w:numPr>
          <w:ilvl w:val="0"/>
          <w:numId w:val="75"/>
        </w:numPr>
      </w:pPr>
      <w:r w:rsidRPr="003310CD">
        <w:t>게임하</w:t>
      </w:r>
      <w:r w:rsidRPr="003310CD">
        <w:rPr>
          <w:b/>
          <w:bCs/>
        </w:rPr>
        <w:t>지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마</w:t>
      </w:r>
      <w:r w:rsidRPr="003310CD">
        <w:t xml:space="preserve"> — mẹ nói với con, thân mật → </w:t>
      </w:r>
      <w:r w:rsidRPr="003310CD">
        <w:t>지</w:t>
      </w:r>
      <w:r w:rsidRPr="003310CD">
        <w:t xml:space="preserve"> </w:t>
      </w:r>
      <w:r w:rsidRPr="003310CD">
        <w:t>마</w:t>
      </w:r>
    </w:p>
    <w:p w14:paraId="1C6042DD" w14:textId="77777777" w:rsidR="003310CD" w:rsidRPr="003310CD" w:rsidRDefault="003310CD" w:rsidP="003310CD">
      <w:pPr>
        <w:numPr>
          <w:ilvl w:val="0"/>
          <w:numId w:val="75"/>
        </w:numPr>
      </w:pPr>
      <w:r w:rsidRPr="003310CD">
        <w:t>시작합</w:t>
      </w:r>
      <w:r w:rsidRPr="003310CD">
        <w:rPr>
          <w:b/>
          <w:bCs/>
        </w:rPr>
        <w:t>시다</w:t>
      </w:r>
      <w:r w:rsidRPr="003310CD">
        <w:t> — đồng nghiệp rủ nhau → (</w:t>
      </w:r>
      <w:r w:rsidRPr="003310CD">
        <w:t>으</w:t>
      </w:r>
      <w:r w:rsidRPr="003310CD">
        <w:t>)</w:t>
      </w:r>
      <w:r w:rsidRPr="003310CD">
        <w:t>ㅂ시다</w:t>
      </w:r>
    </w:p>
    <w:p w14:paraId="33F1C744" w14:textId="77777777" w:rsidR="003310CD" w:rsidRPr="003310CD" w:rsidRDefault="003310CD" w:rsidP="003310CD">
      <w:r w:rsidRPr="003310CD">
        <w:t>&lt;/details&gt;</w:t>
      </w:r>
    </w:p>
    <w:p w14:paraId="5D765145" w14:textId="77777777" w:rsidR="003310CD" w:rsidRPr="003310CD" w:rsidRDefault="003310CD" w:rsidP="003310CD">
      <w:r w:rsidRPr="003310CD">
        <w:pict w14:anchorId="390AC362">
          <v:rect id="_x0000_i2937" style="width:0;height:0" o:hralign="center" o:hrstd="t" o:hr="t" fillcolor="#a0a0a0" stroked="f"/>
        </w:pict>
      </w:r>
    </w:p>
    <w:p w14:paraId="1F18AE8B" w14:textId="77777777" w:rsidR="003310CD" w:rsidRPr="003310CD" w:rsidRDefault="003310CD" w:rsidP="003310CD">
      <w:r w:rsidRPr="003310CD">
        <w:rPr>
          <w:rFonts w:ascii="Segoe UI Emoji" w:hAnsi="Segoe UI Emoji" w:cs="Segoe UI Emoji"/>
        </w:rPr>
        <w:t>✅</w:t>
      </w:r>
      <w:r w:rsidRPr="003310CD">
        <w:t> </w:t>
      </w:r>
      <w:r w:rsidRPr="003310CD">
        <w:rPr>
          <w:b/>
          <w:bCs/>
        </w:rPr>
        <w:t>Xong Bài 16!</w:t>
      </w:r>
      <w:r w:rsidRPr="003310CD">
        <w:t> Gõ </w:t>
      </w:r>
      <w:r w:rsidRPr="003310CD">
        <w:rPr>
          <w:b/>
          <w:bCs/>
        </w:rPr>
        <w:t>"tiếp"</w:t>
      </w:r>
      <w:r w:rsidRPr="003310CD">
        <w:t> để sang </w:t>
      </w:r>
      <w:r w:rsidRPr="003310CD">
        <w:rPr>
          <w:b/>
          <w:bCs/>
        </w:rPr>
        <w:t>No.58 (</w:t>
      </w:r>
      <w:r w:rsidRPr="003310CD">
        <w:rPr>
          <w:b/>
          <w:bCs/>
        </w:rPr>
        <w:t>이</w:t>
      </w:r>
      <w:r w:rsidRPr="003310CD">
        <w:rPr>
          <w:b/>
          <w:bCs/>
        </w:rPr>
        <w:t>)</w:t>
      </w:r>
      <w:r w:rsidRPr="003310CD">
        <w:rPr>
          <w:b/>
          <w:bCs/>
        </w:rPr>
        <w:t>지요</w:t>
      </w:r>
      <w:r w:rsidRPr="003310CD">
        <w:rPr>
          <w:b/>
          <w:bCs/>
        </w:rPr>
        <w:t xml:space="preserve">? · No.65 </w:t>
      </w:r>
      <w:r w:rsidRPr="003310CD">
        <w:rPr>
          <w:b/>
          <w:bCs/>
        </w:rPr>
        <w:t>군요</w:t>
      </w:r>
      <w:r w:rsidRPr="003310CD">
        <w:rPr>
          <w:b/>
          <w:bCs/>
        </w:rPr>
        <w:t xml:space="preserve"> · No.69 </w:t>
      </w:r>
      <w:r w:rsidRPr="003310CD">
        <w:rPr>
          <w:b/>
          <w:bCs/>
        </w:rPr>
        <w:t>네요</w:t>
      </w:r>
      <w:r w:rsidRPr="003310CD">
        <w:t> — nhóm diễn đạt </w:t>
      </w:r>
      <w:r w:rsidRPr="003310CD">
        <w:rPr>
          <w:b/>
          <w:bCs/>
        </w:rPr>
        <w:t>phản ứng / xác nhận / ngạc nhiên</w:t>
      </w:r>
      <w:r w:rsidRPr="003310CD">
        <w:t> — 3 đuôi câu cực hay trong hội thoại TOPIK I nhé!</w:t>
      </w:r>
    </w:p>
    <w:p w14:paraId="10ECC23F" w14:textId="77777777" w:rsidR="003310CD" w:rsidRPr="003310CD" w:rsidRDefault="003310CD" w:rsidP="003310CD">
      <w:r w:rsidRPr="003310CD">
        <w:t>tiếp</w:t>
      </w:r>
    </w:p>
    <w:p w14:paraId="65E4A3C1" w14:textId="77777777" w:rsidR="003310CD" w:rsidRPr="003310CD" w:rsidRDefault="003310CD" w:rsidP="003310CD">
      <w:r w:rsidRPr="003310CD">
        <w:t>11:54 AM</w:t>
      </w:r>
    </w:p>
    <w:p w14:paraId="0F6B1E26" w14:textId="77777777" w:rsidR="003310CD" w:rsidRPr="003310CD" w:rsidRDefault="003310CD" w:rsidP="003310CD">
      <w:r w:rsidRPr="003310CD">
        <w:t>Chuẩn bị tiếp tục bài học về các cấu trúc ngữ pháp</w:t>
      </w:r>
    </w:p>
    <w:p w14:paraId="1B705506" w14:textId="77777777" w:rsidR="003310CD" w:rsidRPr="003310CD" w:rsidRDefault="003310CD" w:rsidP="003310CD">
      <w:r w:rsidRPr="003310CD">
        <w:t>Chuẩn bị tiếp tục bài học về các cấu trúc ngữ pháp</w:t>
      </w:r>
    </w:p>
    <w:p w14:paraId="3F7A8A04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lastRenderedPageBreak/>
        <w:t>📚</w:t>
      </w:r>
      <w:r w:rsidRPr="003310CD">
        <w:rPr>
          <w:b/>
          <w:bCs/>
        </w:rPr>
        <w:t xml:space="preserve"> Bài 17 — Phản Ứng / Xác Nhận / Ngạc Nhiên (No.58, 65, 69)</w:t>
      </w:r>
    </w:p>
    <w:p w14:paraId="5B0D9631" w14:textId="77777777" w:rsidR="003310CD" w:rsidRPr="003310CD" w:rsidRDefault="003310CD" w:rsidP="003310CD">
      <w:r w:rsidRPr="003310CD">
        <w:rPr>
          <w:b/>
          <w:bCs/>
        </w:rPr>
        <w:t>(</w:t>
      </w:r>
      <w:r w:rsidRPr="003310CD">
        <w:rPr>
          <w:b/>
          <w:bCs/>
        </w:rPr>
        <w:t>이</w:t>
      </w:r>
      <w:r w:rsidRPr="003310CD">
        <w:rPr>
          <w:b/>
          <w:bCs/>
        </w:rPr>
        <w:t>)</w:t>
      </w:r>
      <w:r w:rsidRPr="003310CD">
        <w:rPr>
          <w:b/>
          <w:bCs/>
        </w:rPr>
        <w:t>지요</w:t>
      </w:r>
      <w:r w:rsidRPr="003310CD">
        <w:rPr>
          <w:b/>
          <w:bCs/>
        </w:rPr>
        <w:t>?</w:t>
      </w:r>
      <w:r w:rsidRPr="003310CD">
        <w:t> · </w:t>
      </w:r>
      <w:r w:rsidRPr="003310CD">
        <w:rPr>
          <w:b/>
          <w:bCs/>
        </w:rPr>
        <w:t>군요</w:t>
      </w:r>
      <w:r w:rsidRPr="003310CD">
        <w:t> · </w:t>
      </w:r>
      <w:r w:rsidRPr="003310CD">
        <w:rPr>
          <w:b/>
          <w:bCs/>
        </w:rPr>
        <w:t>네요</w:t>
      </w:r>
      <w:r w:rsidRPr="003310CD">
        <w:t> Bộ ba này đều diễn đạt </w:t>
      </w:r>
      <w:r w:rsidRPr="003310CD">
        <w:rPr>
          <w:b/>
          <w:bCs/>
        </w:rPr>
        <w:t>cảm xúc / phản ứng của người nói</w:t>
      </w:r>
      <w:r w:rsidRPr="003310CD">
        <w:t> — nhưng </w:t>
      </w:r>
      <w:r w:rsidRPr="003310CD">
        <w:rPr>
          <w:b/>
          <w:bCs/>
        </w:rPr>
        <w:t>mức độ chắc chắn và cảm xúc</w:t>
      </w:r>
      <w:r w:rsidRPr="003310CD">
        <w:t> khác nhau. Hay xuất hiện trong bài nghe hội thoại và rất đặc trưng trong tiếng Hàn tự nhiên!</w:t>
      </w:r>
    </w:p>
    <w:p w14:paraId="3347AE5E" w14:textId="77777777" w:rsidR="003310CD" w:rsidRPr="003310CD" w:rsidRDefault="003310CD" w:rsidP="003310CD">
      <w:r w:rsidRPr="003310CD">
        <w:pict w14:anchorId="6CF6525A">
          <v:rect id="_x0000_i2938" style="width:0;height:0" o:hralign="center" o:hrstd="t" o:hr="t" fillcolor="#a0a0a0" stroked="f"/>
        </w:pict>
      </w:r>
    </w:p>
    <w:p w14:paraId="5FF91A72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🔷</w:t>
      </w:r>
      <w:r w:rsidRPr="003310CD">
        <w:rPr>
          <w:b/>
          <w:bCs/>
        </w:rPr>
        <w:t xml:space="preserve"> Bức Tranh Tổng Thể Trước</w:t>
      </w:r>
    </w:p>
    <w:p w14:paraId="7278807F" w14:textId="77777777" w:rsidR="003310CD" w:rsidRPr="003310CD" w:rsidRDefault="003310CD" w:rsidP="003310CD">
      <w:r w:rsidRPr="003310CD">
        <w:t>(</w:t>
      </w:r>
      <w:r w:rsidRPr="003310CD">
        <w:t>이</w:t>
      </w:r>
      <w:r w:rsidRPr="003310CD">
        <w:t>)</w:t>
      </w:r>
      <w:r w:rsidRPr="003310CD">
        <w:t>지요</w:t>
      </w:r>
      <w:r w:rsidRPr="003310CD">
        <w:t>?  →  "... phải không? / đúng không?"</w:t>
      </w:r>
    </w:p>
    <w:p w14:paraId="13E6765C" w14:textId="77777777" w:rsidR="003310CD" w:rsidRPr="003310CD" w:rsidRDefault="003310CD" w:rsidP="003310CD">
      <w:r w:rsidRPr="003310CD">
        <w:t xml:space="preserve">            →  Người nói ĐÃ BIẾT, hỏi để XÁC NHẬN</w:t>
      </w:r>
    </w:p>
    <w:p w14:paraId="0B576265" w14:textId="77777777" w:rsidR="003310CD" w:rsidRPr="003310CD" w:rsidRDefault="003310CD" w:rsidP="003310CD"/>
    <w:p w14:paraId="32666E4C" w14:textId="77777777" w:rsidR="003310CD" w:rsidRPr="003310CD" w:rsidRDefault="003310CD" w:rsidP="003310CD">
      <w:r w:rsidRPr="003310CD">
        <w:t>군요</w:t>
      </w:r>
      <w:r w:rsidRPr="003310CD">
        <w:t xml:space="preserve">        →  "... đấy nhỉ / ... thế à!"</w:t>
      </w:r>
    </w:p>
    <w:p w14:paraId="1EA21687" w14:textId="77777777" w:rsidR="003310CD" w:rsidRPr="003310CD" w:rsidRDefault="003310CD" w:rsidP="003310CD">
      <w:r w:rsidRPr="003310CD">
        <w:t xml:space="preserve">            →  Vừa NHẬN RA điều gì đó — ngạc nhiên nhẹ</w:t>
      </w:r>
    </w:p>
    <w:p w14:paraId="4B47065E" w14:textId="77777777" w:rsidR="003310CD" w:rsidRPr="003310CD" w:rsidRDefault="003310CD" w:rsidP="003310CD"/>
    <w:p w14:paraId="7ECC2F5E" w14:textId="77777777" w:rsidR="003310CD" w:rsidRPr="003310CD" w:rsidRDefault="003310CD" w:rsidP="003310CD">
      <w:r w:rsidRPr="003310CD">
        <w:t>네요</w:t>
      </w:r>
      <w:r w:rsidRPr="003310CD">
        <w:t xml:space="preserve">        →  "... nhỉ! / ... đấy!"</w:t>
      </w:r>
    </w:p>
    <w:p w14:paraId="7A422693" w14:textId="77777777" w:rsidR="003310CD" w:rsidRPr="003310CD" w:rsidRDefault="003310CD" w:rsidP="003310CD">
      <w:r w:rsidRPr="003310CD">
        <w:t xml:space="preserve">            →  PHẢN ỨNG tự nhiên trước điều đang thấy/nghe</w:t>
      </w:r>
    </w:p>
    <w:p w14:paraId="56CED84D" w14:textId="77777777" w:rsidR="003310CD" w:rsidRPr="003310CD" w:rsidRDefault="003310CD" w:rsidP="003310CD">
      <w:r w:rsidRPr="003310CD">
        <w:pict w14:anchorId="40C23909">
          <v:rect id="_x0000_i2939" style="width:0;height:0" o:hralign="center" o:hrstd="t" o:hr="t" fillcolor="#a0a0a0" stroked="f"/>
        </w:pict>
      </w:r>
    </w:p>
    <w:p w14:paraId="584CE866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🔷</w:t>
      </w:r>
      <w:r w:rsidRPr="003310CD">
        <w:rPr>
          <w:b/>
          <w:bCs/>
        </w:rPr>
        <w:t xml:space="preserve"> No.58 — (</w:t>
      </w:r>
      <w:r w:rsidRPr="003310CD">
        <w:rPr>
          <w:b/>
          <w:bCs/>
        </w:rPr>
        <w:t>이</w:t>
      </w:r>
      <w:r w:rsidRPr="003310CD">
        <w:rPr>
          <w:b/>
          <w:bCs/>
        </w:rPr>
        <w:t>)</w:t>
      </w:r>
      <w:r w:rsidRPr="003310CD">
        <w:rPr>
          <w:b/>
          <w:bCs/>
        </w:rPr>
        <w:t>지요</w:t>
      </w:r>
      <w:r w:rsidRPr="003310CD">
        <w:rPr>
          <w:b/>
          <w:bCs/>
        </w:rPr>
        <w:t>? (... phải không? / đúng không?)</w:t>
      </w:r>
    </w:p>
    <w:p w14:paraId="197C7683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Công thức</w:t>
      </w:r>
    </w:p>
    <w:p w14:paraId="56DB30D1" w14:textId="77777777" w:rsidR="003310CD" w:rsidRPr="003310CD" w:rsidRDefault="003310CD" w:rsidP="003310CD">
      <w:r w:rsidRPr="003310CD">
        <w:t xml:space="preserve">Động từ / Tính từ  + </w:t>
      </w:r>
      <w:r w:rsidRPr="003310CD">
        <w:t>지요</w:t>
      </w:r>
      <w:r w:rsidRPr="003310CD">
        <w:t>?</w:t>
      </w:r>
    </w:p>
    <w:p w14:paraId="31ECA8BB" w14:textId="77777777" w:rsidR="003310CD" w:rsidRPr="003310CD" w:rsidRDefault="003310CD" w:rsidP="003310CD">
      <w:r w:rsidRPr="003310CD">
        <w:t xml:space="preserve">Danh từ            + </w:t>
      </w:r>
      <w:r w:rsidRPr="003310CD">
        <w:t>이지요</w:t>
      </w:r>
      <w:r w:rsidRPr="003310CD">
        <w:t>?  (kết thúc phụ âm)</w:t>
      </w:r>
    </w:p>
    <w:p w14:paraId="5F11C980" w14:textId="77777777" w:rsidR="003310CD" w:rsidRPr="003310CD" w:rsidRDefault="003310CD" w:rsidP="003310CD">
      <w:r w:rsidRPr="003310CD">
        <w:t xml:space="preserve">Danh từ            + </w:t>
      </w:r>
      <w:r w:rsidRPr="003310CD">
        <w:t>지요</w:t>
      </w:r>
      <w:r w:rsidRPr="003310CD">
        <w:t>?   (kết thúc nguyên âm)</w:t>
      </w:r>
    </w:p>
    <w:p w14:paraId="486C1CD9" w14:textId="77777777" w:rsidR="003310CD" w:rsidRPr="003310CD" w:rsidRDefault="003310CD" w:rsidP="003310CD"/>
    <w:p w14:paraId="769B9981" w14:textId="77777777" w:rsidR="003310CD" w:rsidRPr="003310CD" w:rsidRDefault="003310CD" w:rsidP="003310CD">
      <w:r w:rsidRPr="003310CD">
        <w:t xml:space="preserve">Dạng rút gọn trong văn nói:  </w:t>
      </w:r>
      <w:r w:rsidRPr="003310CD">
        <w:t>지요</w:t>
      </w:r>
      <w:r w:rsidRPr="003310CD">
        <w:t xml:space="preserve">? → </w:t>
      </w:r>
      <w:r w:rsidRPr="003310CD">
        <w:t>죠</w:t>
      </w:r>
      <w:r w:rsidRPr="003310CD">
        <w:t>?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750"/>
        <w:gridCol w:w="2618"/>
      </w:tblGrid>
      <w:tr w:rsidR="003310CD" w:rsidRPr="003310CD" w14:paraId="76024C2E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A5CE08D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lastRenderedPageBreak/>
              <w:t>Loại từ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81F5045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Gốc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457591C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Kết quả</w:t>
            </w:r>
          </w:p>
        </w:tc>
      </w:tr>
      <w:tr w:rsidR="003310CD" w:rsidRPr="003310CD" w14:paraId="2483D6B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13165B7" w14:textId="77777777" w:rsidR="003310CD" w:rsidRPr="003310CD" w:rsidRDefault="003310CD" w:rsidP="003310CD">
            <w:r w:rsidRPr="003310CD">
              <w:t>Động từ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F17F19F" w14:textId="77777777" w:rsidR="003310CD" w:rsidRPr="003310CD" w:rsidRDefault="003310CD" w:rsidP="003310CD">
            <w:r w:rsidRPr="003310CD">
              <w:t>가다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49D604B" w14:textId="77777777" w:rsidR="003310CD" w:rsidRPr="003310CD" w:rsidRDefault="003310CD" w:rsidP="003310CD">
            <w:r w:rsidRPr="003310CD">
              <w:rPr>
                <w:b/>
                <w:bCs/>
              </w:rPr>
              <w:t>가지요</w:t>
            </w:r>
            <w:r w:rsidRPr="003310CD">
              <w:rPr>
                <w:b/>
                <w:bCs/>
              </w:rPr>
              <w:t>?</w:t>
            </w:r>
            <w:r w:rsidRPr="003310CD">
              <w:t> / </w:t>
            </w:r>
            <w:r w:rsidRPr="003310CD">
              <w:rPr>
                <w:b/>
                <w:bCs/>
              </w:rPr>
              <w:t>가죠</w:t>
            </w:r>
            <w:r w:rsidRPr="003310CD">
              <w:rPr>
                <w:b/>
                <w:bCs/>
              </w:rPr>
              <w:t>?</w:t>
            </w:r>
          </w:p>
        </w:tc>
      </w:tr>
      <w:tr w:rsidR="003310CD" w:rsidRPr="003310CD" w14:paraId="56D2521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0D11088" w14:textId="77777777" w:rsidR="003310CD" w:rsidRPr="003310CD" w:rsidRDefault="003310CD" w:rsidP="003310CD">
            <w:r w:rsidRPr="003310CD">
              <w:t>Tính từ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F741A62" w14:textId="77777777" w:rsidR="003310CD" w:rsidRPr="003310CD" w:rsidRDefault="003310CD" w:rsidP="003310CD">
            <w:r w:rsidRPr="003310CD">
              <w:t>맛있다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424E782" w14:textId="77777777" w:rsidR="003310CD" w:rsidRPr="003310CD" w:rsidRDefault="003310CD" w:rsidP="003310CD">
            <w:r w:rsidRPr="003310CD">
              <w:rPr>
                <w:b/>
                <w:bCs/>
              </w:rPr>
              <w:t>맛있지요</w:t>
            </w:r>
            <w:r w:rsidRPr="003310CD">
              <w:rPr>
                <w:b/>
                <w:bCs/>
              </w:rPr>
              <w:t>?</w:t>
            </w:r>
            <w:r w:rsidRPr="003310CD">
              <w:t> / </w:t>
            </w:r>
            <w:r w:rsidRPr="003310CD">
              <w:rPr>
                <w:b/>
                <w:bCs/>
              </w:rPr>
              <w:t>맛있죠</w:t>
            </w:r>
            <w:r w:rsidRPr="003310CD">
              <w:rPr>
                <w:b/>
                <w:bCs/>
              </w:rPr>
              <w:t>?</w:t>
            </w:r>
          </w:p>
        </w:tc>
      </w:tr>
      <w:tr w:rsidR="003310CD" w:rsidRPr="003310CD" w14:paraId="79CC338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DA55EAE" w14:textId="77777777" w:rsidR="003310CD" w:rsidRPr="003310CD" w:rsidRDefault="003310CD" w:rsidP="003310CD">
            <w:r w:rsidRPr="003310CD">
              <w:t>Danh từ (phụ âm)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C2E16DF" w14:textId="77777777" w:rsidR="003310CD" w:rsidRPr="003310CD" w:rsidRDefault="003310CD" w:rsidP="003310CD">
            <w:r w:rsidRPr="003310CD">
              <w:t>학생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F3044CC" w14:textId="77777777" w:rsidR="003310CD" w:rsidRPr="003310CD" w:rsidRDefault="003310CD" w:rsidP="003310CD">
            <w:r w:rsidRPr="003310CD">
              <w:rPr>
                <w:b/>
                <w:bCs/>
              </w:rPr>
              <w:t>학생이지요</w:t>
            </w:r>
            <w:r w:rsidRPr="003310CD">
              <w:rPr>
                <w:b/>
                <w:bCs/>
              </w:rPr>
              <w:t>?</w:t>
            </w:r>
            <w:r w:rsidRPr="003310CD">
              <w:t> / </w:t>
            </w:r>
            <w:r w:rsidRPr="003310CD">
              <w:rPr>
                <w:b/>
                <w:bCs/>
              </w:rPr>
              <w:t>학생이죠</w:t>
            </w:r>
            <w:r w:rsidRPr="003310CD">
              <w:rPr>
                <w:b/>
                <w:bCs/>
              </w:rPr>
              <w:t>?</w:t>
            </w:r>
          </w:p>
        </w:tc>
      </w:tr>
      <w:tr w:rsidR="003310CD" w:rsidRPr="003310CD" w14:paraId="20F7264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9E0BD32" w14:textId="77777777" w:rsidR="003310CD" w:rsidRPr="003310CD" w:rsidRDefault="003310CD" w:rsidP="003310CD">
            <w:r w:rsidRPr="003310CD">
              <w:t>Danh từ (nguyên âm)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DC6FF35" w14:textId="77777777" w:rsidR="003310CD" w:rsidRPr="003310CD" w:rsidRDefault="003310CD" w:rsidP="003310CD">
            <w:r w:rsidRPr="003310CD">
              <w:t>의사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6395824" w14:textId="77777777" w:rsidR="003310CD" w:rsidRPr="003310CD" w:rsidRDefault="003310CD" w:rsidP="003310CD">
            <w:r w:rsidRPr="003310CD">
              <w:rPr>
                <w:b/>
                <w:bCs/>
              </w:rPr>
              <w:t>의사지요</w:t>
            </w:r>
            <w:r w:rsidRPr="003310CD">
              <w:rPr>
                <w:b/>
                <w:bCs/>
              </w:rPr>
              <w:t>?</w:t>
            </w:r>
            <w:r w:rsidRPr="003310CD">
              <w:t> / </w:t>
            </w:r>
            <w:r w:rsidRPr="003310CD">
              <w:rPr>
                <w:b/>
                <w:bCs/>
              </w:rPr>
              <w:t>의사죠</w:t>
            </w:r>
            <w:r w:rsidRPr="003310CD">
              <w:rPr>
                <w:b/>
                <w:bCs/>
              </w:rPr>
              <w:t>?</w:t>
            </w:r>
          </w:p>
        </w:tc>
      </w:tr>
      <w:tr w:rsidR="003310CD" w:rsidRPr="003310CD" w14:paraId="1CA5EDA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48483C1" w14:textId="77777777" w:rsidR="003310CD" w:rsidRPr="003310CD" w:rsidRDefault="003310CD" w:rsidP="003310CD">
            <w:r w:rsidRPr="003310CD">
              <w:t>Quá khứ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ABF56A9" w14:textId="77777777" w:rsidR="003310CD" w:rsidRPr="003310CD" w:rsidRDefault="003310CD" w:rsidP="003310CD">
            <w:r w:rsidRPr="003310CD">
              <w:t>먹었다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96C592E" w14:textId="77777777" w:rsidR="003310CD" w:rsidRPr="003310CD" w:rsidRDefault="003310CD" w:rsidP="003310CD">
            <w:r w:rsidRPr="003310CD">
              <w:rPr>
                <w:b/>
                <w:bCs/>
              </w:rPr>
              <w:t>먹었지요</w:t>
            </w:r>
            <w:r w:rsidRPr="003310CD">
              <w:rPr>
                <w:b/>
                <w:bCs/>
              </w:rPr>
              <w:t>?</w:t>
            </w:r>
            <w:r w:rsidRPr="003310CD">
              <w:t> / </w:t>
            </w:r>
            <w:r w:rsidRPr="003310CD">
              <w:rPr>
                <w:b/>
                <w:bCs/>
              </w:rPr>
              <w:t>먹었죠</w:t>
            </w:r>
            <w:r w:rsidRPr="003310CD">
              <w:rPr>
                <w:b/>
                <w:bCs/>
              </w:rPr>
              <w:t>?</w:t>
            </w:r>
          </w:p>
        </w:tc>
      </w:tr>
    </w:tbl>
    <w:p w14:paraId="249A5B56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Cách Dùng</w:t>
      </w:r>
    </w:p>
    <w:p w14:paraId="50AEB2E8" w14:textId="77777777" w:rsidR="003310CD" w:rsidRPr="003310CD" w:rsidRDefault="003310CD" w:rsidP="003310CD">
      <w:r w:rsidRPr="003310CD">
        <w:rPr>
          <w:b/>
          <w:bCs/>
        </w:rPr>
        <w:t>① Xác nhận điều mình đã biết / đã đoán</w:t>
      </w:r>
    </w:p>
    <w:p w14:paraId="59123EC1" w14:textId="77777777" w:rsidR="003310CD" w:rsidRPr="003310CD" w:rsidRDefault="003310CD" w:rsidP="003310CD">
      <w:r w:rsidRPr="003310CD">
        <w:t>카드로</w:t>
      </w:r>
      <w:r w:rsidRPr="003310CD">
        <w:t xml:space="preserve"> </w:t>
      </w:r>
      <w:r w:rsidRPr="003310CD">
        <w:t>계산</w:t>
      </w:r>
      <w:r w:rsidRPr="003310CD">
        <w:t xml:space="preserve"> </w:t>
      </w:r>
      <w:r w:rsidRPr="003310CD">
        <w:t>되</w:t>
      </w:r>
      <w:r w:rsidRPr="003310CD">
        <w:rPr>
          <w:b/>
          <w:bCs/>
        </w:rPr>
        <w:t>지요</w:t>
      </w:r>
      <w:r w:rsidRPr="003310CD">
        <w:t>? </w:t>
      </w:r>
      <w:r w:rsidRPr="003310CD">
        <w:rPr>
          <w:i/>
          <w:iCs/>
        </w:rPr>
        <w:t>Thanh toán bằng thẻ được </w:t>
      </w:r>
      <w:r w:rsidRPr="003310CD">
        <w:rPr>
          <w:b/>
          <w:bCs/>
          <w:i/>
          <w:iCs/>
        </w:rPr>
        <w:t>phải không</w:t>
      </w:r>
      <w:r w:rsidRPr="003310CD">
        <w:rPr>
          <w:i/>
          <w:iCs/>
        </w:rPr>
        <w:t>?</w:t>
      </w:r>
    </w:p>
    <w:p w14:paraId="2BFE4F1A" w14:textId="77777777" w:rsidR="003310CD" w:rsidRPr="003310CD" w:rsidRDefault="003310CD" w:rsidP="003310CD">
      <w:r w:rsidRPr="003310CD">
        <w:t>오늘</w:t>
      </w:r>
      <w:r w:rsidRPr="003310CD">
        <w:t xml:space="preserve"> </w:t>
      </w:r>
      <w:r w:rsidRPr="003310CD">
        <w:t>회의가</w:t>
      </w:r>
      <w:r w:rsidRPr="003310CD">
        <w:t xml:space="preserve"> </w:t>
      </w:r>
      <w:r w:rsidRPr="003310CD">
        <w:t>있</w:t>
      </w:r>
      <w:r w:rsidRPr="003310CD">
        <w:rPr>
          <w:b/>
          <w:bCs/>
        </w:rPr>
        <w:t>지요</w:t>
      </w:r>
      <w:r w:rsidRPr="003310CD">
        <w:t>? </w:t>
      </w:r>
      <w:r w:rsidRPr="003310CD">
        <w:rPr>
          <w:i/>
          <w:iCs/>
        </w:rPr>
        <w:t>Hôm nay có cuộc họp </w:t>
      </w:r>
      <w:r w:rsidRPr="003310CD">
        <w:rPr>
          <w:b/>
          <w:bCs/>
          <w:i/>
          <w:iCs/>
        </w:rPr>
        <w:t>đúng không</w:t>
      </w:r>
      <w:r w:rsidRPr="003310CD">
        <w:rPr>
          <w:i/>
          <w:iCs/>
        </w:rPr>
        <w:t>?</w:t>
      </w:r>
    </w:p>
    <w:p w14:paraId="562D5BE1" w14:textId="77777777" w:rsidR="003310CD" w:rsidRPr="003310CD" w:rsidRDefault="003310CD" w:rsidP="003310CD">
      <w:r w:rsidRPr="003310CD">
        <w:t>한국분이시</w:t>
      </w:r>
      <w:r w:rsidRPr="003310CD">
        <w:rPr>
          <w:b/>
          <w:bCs/>
        </w:rPr>
        <w:t>지요</w:t>
      </w:r>
      <w:r w:rsidRPr="003310CD">
        <w:t>? </w:t>
      </w:r>
      <w:r w:rsidRPr="003310CD">
        <w:rPr>
          <w:i/>
          <w:iCs/>
        </w:rPr>
        <w:t>Bạn là người Hàn </w:t>
      </w:r>
      <w:r w:rsidRPr="003310CD">
        <w:rPr>
          <w:b/>
          <w:bCs/>
          <w:i/>
          <w:iCs/>
        </w:rPr>
        <w:t>phải không</w:t>
      </w:r>
      <w:r w:rsidRPr="003310CD">
        <w:rPr>
          <w:i/>
          <w:iCs/>
        </w:rPr>
        <w:t>?</w:t>
      </w:r>
    </w:p>
    <w:p w14:paraId="252AB2DD" w14:textId="77777777" w:rsidR="003310CD" w:rsidRPr="003310CD" w:rsidRDefault="003310CD" w:rsidP="003310CD">
      <w:r w:rsidRPr="003310CD">
        <w:rPr>
          <w:b/>
          <w:bCs/>
        </w:rPr>
        <w:t>② Tìm sự đồng tình / chia sẻ</w:t>
      </w:r>
    </w:p>
    <w:p w14:paraId="721C7FE1" w14:textId="77777777" w:rsidR="003310CD" w:rsidRPr="003310CD" w:rsidRDefault="003310CD" w:rsidP="003310CD">
      <w:r w:rsidRPr="003310CD">
        <w:t>날씨가</w:t>
      </w:r>
      <w:r w:rsidRPr="003310CD">
        <w:t xml:space="preserve"> </w:t>
      </w:r>
      <w:r w:rsidRPr="003310CD">
        <w:t>정말</w:t>
      </w:r>
      <w:r w:rsidRPr="003310CD">
        <w:t xml:space="preserve"> </w:t>
      </w:r>
      <w:r w:rsidRPr="003310CD">
        <w:t>좋</w:t>
      </w:r>
      <w:r w:rsidRPr="003310CD">
        <w:rPr>
          <w:b/>
          <w:bCs/>
        </w:rPr>
        <w:t>지요</w:t>
      </w:r>
      <w:r w:rsidRPr="003310CD">
        <w:t>? </w:t>
      </w:r>
      <w:r w:rsidRPr="003310CD">
        <w:rPr>
          <w:i/>
          <w:iCs/>
        </w:rPr>
        <w:t>Thời tiết đẹp thật </w:t>
      </w:r>
      <w:r w:rsidRPr="003310CD">
        <w:rPr>
          <w:b/>
          <w:bCs/>
          <w:i/>
          <w:iCs/>
        </w:rPr>
        <w:t>nhỉ</w:t>
      </w:r>
      <w:r w:rsidRPr="003310CD">
        <w:rPr>
          <w:i/>
          <w:iCs/>
        </w:rPr>
        <w:t>?</w:t>
      </w:r>
    </w:p>
    <w:p w14:paraId="4A62D266" w14:textId="77777777" w:rsidR="003310CD" w:rsidRPr="003310CD" w:rsidRDefault="003310CD" w:rsidP="003310CD">
      <w:r w:rsidRPr="003310CD">
        <w:t>이</w:t>
      </w:r>
      <w:r w:rsidRPr="003310CD">
        <w:t xml:space="preserve"> </w:t>
      </w:r>
      <w:r w:rsidRPr="003310CD">
        <w:t>음식</w:t>
      </w:r>
      <w:r w:rsidRPr="003310CD">
        <w:t xml:space="preserve"> </w:t>
      </w:r>
      <w:r w:rsidRPr="003310CD">
        <w:t>맛있</w:t>
      </w:r>
      <w:r w:rsidRPr="003310CD">
        <w:rPr>
          <w:b/>
          <w:bCs/>
        </w:rPr>
        <w:t>지요</w:t>
      </w:r>
      <w:r w:rsidRPr="003310CD">
        <w:t>? </w:t>
      </w:r>
      <w:r w:rsidRPr="003310CD">
        <w:rPr>
          <w:i/>
          <w:iCs/>
        </w:rPr>
        <w:t>Món này ngon </w:t>
      </w:r>
      <w:r w:rsidRPr="003310CD">
        <w:rPr>
          <w:b/>
          <w:bCs/>
          <w:i/>
          <w:iCs/>
        </w:rPr>
        <w:t>phải không</w:t>
      </w:r>
      <w:r w:rsidRPr="003310CD">
        <w:rPr>
          <w:i/>
          <w:iCs/>
        </w:rPr>
        <w:t>?</w:t>
      </w:r>
    </w:p>
    <w:p w14:paraId="4C2E700A" w14:textId="77777777" w:rsidR="003310CD" w:rsidRPr="003310CD" w:rsidRDefault="003310CD" w:rsidP="003310CD">
      <w:r w:rsidRPr="003310CD">
        <w:rPr>
          <w:b/>
          <w:bCs/>
        </w:rPr>
        <w:t>③ Nhắc nhở nhẹ nhàng — người nói muốn người kia xác nhận</w:t>
      </w:r>
    </w:p>
    <w:p w14:paraId="2C8D196F" w14:textId="77777777" w:rsidR="003310CD" w:rsidRPr="003310CD" w:rsidRDefault="003310CD" w:rsidP="003310CD">
      <w:r w:rsidRPr="003310CD">
        <w:t>내일</w:t>
      </w:r>
      <w:r w:rsidRPr="003310CD">
        <w:t xml:space="preserve"> </w:t>
      </w:r>
      <w:r w:rsidRPr="003310CD">
        <w:t>꼭</w:t>
      </w:r>
      <w:r w:rsidRPr="003310CD">
        <w:t xml:space="preserve"> </w:t>
      </w:r>
      <w:r w:rsidRPr="003310CD">
        <w:t>오</w:t>
      </w:r>
      <w:r w:rsidRPr="003310CD">
        <w:rPr>
          <w:b/>
          <w:bCs/>
        </w:rPr>
        <w:t>시지요</w:t>
      </w:r>
      <w:r w:rsidRPr="003310CD">
        <w:t>? </w:t>
      </w:r>
      <w:r w:rsidRPr="003310CD">
        <w:rPr>
          <w:i/>
          <w:iCs/>
        </w:rPr>
        <w:t>Ngày mai nhất định đến </w:t>
      </w:r>
      <w:r w:rsidRPr="003310CD">
        <w:rPr>
          <w:b/>
          <w:bCs/>
          <w:i/>
          <w:iCs/>
        </w:rPr>
        <w:t>nhé</w:t>
      </w:r>
      <w:r w:rsidRPr="003310CD">
        <w:rPr>
          <w:i/>
          <w:iCs/>
        </w:rPr>
        <w:t>?</w:t>
      </w:r>
    </w:p>
    <w:p w14:paraId="3C157D15" w14:textId="77777777" w:rsidR="003310CD" w:rsidRPr="003310CD" w:rsidRDefault="003310CD" w:rsidP="003310CD">
      <w:r w:rsidRPr="003310CD">
        <w:t>잊지</w:t>
      </w:r>
      <w:r w:rsidRPr="003310CD">
        <w:t xml:space="preserve"> </w:t>
      </w:r>
      <w:r w:rsidRPr="003310CD">
        <w:t>않으셨</w:t>
      </w:r>
      <w:r w:rsidRPr="003310CD">
        <w:rPr>
          <w:b/>
          <w:bCs/>
        </w:rPr>
        <w:t>지요</w:t>
      </w:r>
      <w:r w:rsidRPr="003310CD">
        <w:t>? </w:t>
      </w:r>
      <w:r w:rsidRPr="003310CD">
        <w:rPr>
          <w:i/>
          <w:iCs/>
        </w:rPr>
        <w:t>Bạn không quên </w:t>
      </w:r>
      <w:r w:rsidRPr="003310CD">
        <w:rPr>
          <w:b/>
          <w:bCs/>
          <w:i/>
          <w:iCs/>
        </w:rPr>
        <w:t>chứ</w:t>
      </w:r>
      <w:r w:rsidRPr="003310CD">
        <w:rPr>
          <w:i/>
          <w:iCs/>
        </w:rPr>
        <w:t>?</w:t>
      </w:r>
    </w:p>
    <w:p w14:paraId="1F6C6C97" w14:textId="77777777" w:rsidR="003310CD" w:rsidRPr="003310CD" w:rsidRDefault="003310CD" w:rsidP="003310CD">
      <w:r w:rsidRPr="003310CD">
        <w:pict w14:anchorId="7612EF4C">
          <v:rect id="_x0000_i2940" style="width:0;height:0" o:hralign="center" o:hrstd="t" o:hr="t" fillcolor="#a0a0a0" stroked="f"/>
        </w:pict>
      </w:r>
    </w:p>
    <w:p w14:paraId="1D8EAE28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(</w:t>
      </w:r>
      <w:r w:rsidRPr="003310CD">
        <w:rPr>
          <w:b/>
          <w:bCs/>
        </w:rPr>
        <w:t>이</w:t>
      </w:r>
      <w:r w:rsidRPr="003310CD">
        <w:rPr>
          <w:b/>
          <w:bCs/>
        </w:rPr>
        <w:t>)</w:t>
      </w:r>
      <w:r w:rsidRPr="003310CD">
        <w:rPr>
          <w:b/>
          <w:bCs/>
        </w:rPr>
        <w:t>지요</w:t>
      </w:r>
      <w:r w:rsidRPr="003310CD">
        <w:rPr>
          <w:b/>
          <w:bCs/>
        </w:rPr>
        <w:t>? — Sắc Thái Đặc Biệt</w:t>
      </w:r>
    </w:p>
    <w:p w14:paraId="05BBEB15" w14:textId="77777777" w:rsidR="003310CD" w:rsidRPr="003310CD" w:rsidRDefault="003310CD" w:rsidP="003310CD">
      <w:r w:rsidRPr="003310CD">
        <w:rPr>
          <w:rFonts w:ascii="Segoe UI Emoji" w:hAnsi="Segoe UI Emoji" w:cs="Segoe UI Emoji"/>
        </w:rPr>
        <w:t>💡</w:t>
      </w:r>
      <w:r w:rsidRPr="003310CD">
        <w:t xml:space="preserve"> Điểm khác biệt với câu hỏi thông thường:</w:t>
      </w:r>
    </w:p>
    <w:p w14:paraId="15364119" w14:textId="77777777" w:rsidR="003310CD" w:rsidRPr="003310CD" w:rsidRDefault="003310CD" w:rsidP="003310CD">
      <w:pPr>
        <w:numPr>
          <w:ilvl w:val="0"/>
          <w:numId w:val="76"/>
        </w:numPr>
      </w:pPr>
      <w:r w:rsidRPr="003310CD">
        <w:t>Câu hỏi thường: </w:t>
      </w:r>
      <w:r w:rsidRPr="003310CD">
        <w:rPr>
          <w:b/>
          <w:bCs/>
        </w:rPr>
        <w:t>몰라서</w:t>
      </w:r>
      <w:r w:rsidRPr="003310CD">
        <w:t> hỏi (không biết → hỏi để tìm đáp án)</w:t>
      </w:r>
    </w:p>
    <w:p w14:paraId="5D6C25F6" w14:textId="77777777" w:rsidR="003310CD" w:rsidRPr="003310CD" w:rsidRDefault="003310CD" w:rsidP="003310CD">
      <w:pPr>
        <w:numPr>
          <w:ilvl w:val="0"/>
          <w:numId w:val="76"/>
        </w:numPr>
      </w:pPr>
      <w:r w:rsidRPr="003310CD">
        <w:lastRenderedPageBreak/>
        <w:t>(</w:t>
      </w:r>
      <w:r w:rsidRPr="003310CD">
        <w:t>이</w:t>
      </w:r>
      <w:r w:rsidRPr="003310CD">
        <w:t>)</w:t>
      </w:r>
      <w:r w:rsidRPr="003310CD">
        <w:t>지요</w:t>
      </w:r>
      <w:r w:rsidRPr="003310CD">
        <w:t>?: </w:t>
      </w:r>
      <w:r w:rsidRPr="003310CD">
        <w:rPr>
          <w:b/>
          <w:bCs/>
        </w:rPr>
        <w:t>알면서</w:t>
      </w:r>
      <w:r w:rsidRPr="003310CD">
        <w:t> hỏi (đã biết / đã đoán → hỏi để xác nhận)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2408"/>
        <w:gridCol w:w="3040"/>
      </w:tblGrid>
      <w:tr w:rsidR="003310CD" w:rsidRPr="003310CD" w14:paraId="3F0B16C6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8F92BF5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Tình huống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A180476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Câu hỏi thường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66FEE04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(</w:t>
            </w:r>
            <w:r w:rsidRPr="003310CD">
              <w:rPr>
                <w:b/>
                <w:bCs/>
              </w:rPr>
              <w:t>이</w:t>
            </w:r>
            <w:r w:rsidRPr="003310CD">
              <w:rPr>
                <w:b/>
                <w:bCs/>
              </w:rPr>
              <w:t>)</w:t>
            </w:r>
            <w:r w:rsidRPr="003310CD">
              <w:rPr>
                <w:b/>
                <w:bCs/>
              </w:rPr>
              <w:t>지요</w:t>
            </w:r>
            <w:r w:rsidRPr="003310CD">
              <w:rPr>
                <w:b/>
                <w:bCs/>
              </w:rPr>
              <w:t>?</w:t>
            </w:r>
          </w:p>
        </w:tc>
      </w:tr>
      <w:tr w:rsidR="003310CD" w:rsidRPr="003310CD" w14:paraId="10F13B5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7758592" w14:textId="77777777" w:rsidR="003310CD" w:rsidRPr="003310CD" w:rsidRDefault="003310CD" w:rsidP="003310CD">
            <w:r w:rsidRPr="003310CD">
              <w:t>Hỏi tên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291EB22" w14:textId="77777777" w:rsidR="003310CD" w:rsidRPr="003310CD" w:rsidRDefault="003310CD" w:rsidP="003310CD">
            <w:r w:rsidRPr="003310CD">
              <w:t>이름이</w:t>
            </w:r>
            <w:r w:rsidRPr="003310CD">
              <w:t xml:space="preserve"> </w:t>
            </w:r>
            <w:r w:rsidRPr="003310CD">
              <w:t>뭐예요</w:t>
            </w:r>
            <w:r w:rsidRPr="003310CD">
              <w:t>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2F660EE" w14:textId="77777777" w:rsidR="003310CD" w:rsidRPr="003310CD" w:rsidRDefault="003310CD" w:rsidP="003310CD">
            <w:r w:rsidRPr="003310CD">
              <w:t>이름이</w:t>
            </w:r>
            <w:r w:rsidRPr="003310CD">
              <w:t xml:space="preserve"> </w:t>
            </w:r>
            <w:r w:rsidRPr="003310CD">
              <w:t>민수</w:t>
            </w:r>
            <w:r w:rsidRPr="003310CD">
              <w:rPr>
                <w:b/>
                <w:bCs/>
              </w:rPr>
              <w:t>지요</w:t>
            </w:r>
            <w:r w:rsidRPr="003310CD">
              <w:t>?</w:t>
            </w:r>
          </w:p>
        </w:tc>
      </w:tr>
      <w:tr w:rsidR="003310CD" w:rsidRPr="003310CD" w14:paraId="5335FDB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17D5664" w14:textId="77777777" w:rsidR="003310CD" w:rsidRPr="003310CD" w:rsidRDefault="003310CD" w:rsidP="003310CD">
            <w:r w:rsidRPr="003310CD">
              <w:t>Hỏi quốc tịch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067E424" w14:textId="77777777" w:rsidR="003310CD" w:rsidRPr="003310CD" w:rsidRDefault="003310CD" w:rsidP="003310CD">
            <w:r w:rsidRPr="003310CD">
              <w:t>어느</w:t>
            </w:r>
            <w:r w:rsidRPr="003310CD">
              <w:t xml:space="preserve"> </w:t>
            </w:r>
            <w:r w:rsidRPr="003310CD">
              <w:t>나라</w:t>
            </w:r>
            <w:r w:rsidRPr="003310CD">
              <w:t xml:space="preserve"> </w:t>
            </w:r>
            <w:r w:rsidRPr="003310CD">
              <w:t>사람이에요</w:t>
            </w:r>
            <w:r w:rsidRPr="003310CD">
              <w:t>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CA7FA30" w14:textId="77777777" w:rsidR="003310CD" w:rsidRPr="003310CD" w:rsidRDefault="003310CD" w:rsidP="003310CD">
            <w:r w:rsidRPr="003310CD">
              <w:t>한국</w:t>
            </w:r>
            <w:r w:rsidRPr="003310CD">
              <w:t xml:space="preserve"> </w:t>
            </w:r>
            <w:r w:rsidRPr="003310CD">
              <w:t>사람이</w:t>
            </w:r>
            <w:r w:rsidRPr="003310CD">
              <w:rPr>
                <w:b/>
                <w:bCs/>
              </w:rPr>
              <w:t>지요</w:t>
            </w:r>
            <w:r w:rsidRPr="003310CD">
              <w:t>?</w:t>
            </w:r>
          </w:p>
        </w:tc>
      </w:tr>
      <w:tr w:rsidR="003310CD" w:rsidRPr="003310CD" w14:paraId="65C1CD8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9536677" w14:textId="77777777" w:rsidR="003310CD" w:rsidRPr="003310CD" w:rsidRDefault="003310CD" w:rsidP="003310CD">
            <w:r w:rsidRPr="003310CD">
              <w:t>Dịch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F8ECF46" w14:textId="77777777" w:rsidR="003310CD" w:rsidRPr="003310CD" w:rsidRDefault="003310CD" w:rsidP="003310CD">
            <w:r w:rsidRPr="003310CD">
              <w:rPr>
                <w:i/>
                <w:iCs/>
              </w:rPr>
              <w:t>Tên bạn là gì?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4B2ADC9" w14:textId="77777777" w:rsidR="003310CD" w:rsidRPr="003310CD" w:rsidRDefault="003310CD" w:rsidP="003310CD">
            <w:r w:rsidRPr="003310CD">
              <w:rPr>
                <w:i/>
                <w:iCs/>
              </w:rPr>
              <w:t>Tên bạn là Minsu phải không?</w:t>
            </w:r>
          </w:p>
        </w:tc>
      </w:tr>
    </w:tbl>
    <w:p w14:paraId="56F5FE18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Dạng Không Hỏi — </w:t>
      </w:r>
      <w:r w:rsidRPr="003310CD">
        <w:rPr>
          <w:b/>
          <w:bCs/>
        </w:rPr>
        <w:t>지요</w:t>
      </w:r>
      <w:r w:rsidRPr="003310CD">
        <w:rPr>
          <w:b/>
          <w:bCs/>
        </w:rPr>
        <w:t xml:space="preserve"> (xác nhận không cần trả lời)</w:t>
      </w:r>
    </w:p>
    <w:p w14:paraId="3621C0F3" w14:textId="77777777" w:rsidR="003310CD" w:rsidRPr="003310CD" w:rsidRDefault="003310CD" w:rsidP="003310CD">
      <w:r w:rsidRPr="003310CD">
        <w:t>여기서</w:t>
      </w:r>
      <w:r w:rsidRPr="003310CD">
        <w:t xml:space="preserve"> </w:t>
      </w:r>
      <w:r w:rsidRPr="003310CD">
        <w:t>가</w:t>
      </w:r>
      <w:r w:rsidRPr="003310CD">
        <w:rPr>
          <w:b/>
          <w:bCs/>
        </w:rPr>
        <w:t>지요</w:t>
      </w:r>
      <w:r w:rsidRPr="003310CD">
        <w:t>. </w:t>
      </w:r>
      <w:r w:rsidRPr="003310CD">
        <w:rPr>
          <w:i/>
          <w:iCs/>
        </w:rPr>
        <w:t>(vẫn dùng được — xác nhận lộ trình)</w:t>
      </w:r>
      <w:r w:rsidRPr="003310CD">
        <w:t> </w:t>
      </w:r>
      <w:r w:rsidRPr="003310CD">
        <w:t>병원에</w:t>
      </w:r>
      <w:r w:rsidRPr="003310CD">
        <w:t xml:space="preserve"> </w:t>
      </w:r>
      <w:r w:rsidRPr="003310CD">
        <w:t>가려면</w:t>
      </w:r>
      <w:r w:rsidRPr="003310CD">
        <w:t xml:space="preserve"> </w:t>
      </w:r>
      <w:r w:rsidRPr="003310CD">
        <w:t>여기</w:t>
      </w:r>
      <w:r w:rsidRPr="003310CD">
        <w:t xml:space="preserve"> </w:t>
      </w:r>
      <w:r w:rsidRPr="003310CD">
        <w:t>쭉</w:t>
      </w:r>
      <w:r w:rsidRPr="003310CD">
        <w:t xml:space="preserve"> </w:t>
      </w:r>
      <w:r w:rsidRPr="003310CD">
        <w:t>가면</w:t>
      </w:r>
      <w:r w:rsidRPr="003310CD">
        <w:t xml:space="preserve"> </w:t>
      </w:r>
      <w:r w:rsidRPr="003310CD">
        <w:t>되는</w:t>
      </w:r>
      <w:r w:rsidRPr="003310CD">
        <w:rPr>
          <w:b/>
          <w:bCs/>
        </w:rPr>
        <w:t>군요</w:t>
      </w:r>
      <w:r w:rsidRPr="003310CD">
        <w:t>. </w:t>
      </w:r>
      <w:r w:rsidRPr="003310CD">
        <w:rPr>
          <w:i/>
          <w:iCs/>
        </w:rPr>
        <w:t>(câu 65)</w:t>
      </w:r>
    </w:p>
    <w:p w14:paraId="47F40923" w14:textId="77777777" w:rsidR="003310CD" w:rsidRPr="003310CD" w:rsidRDefault="003310CD" w:rsidP="003310CD">
      <w:r w:rsidRPr="003310CD">
        <w:pict w14:anchorId="4F733F6E">
          <v:rect id="_x0000_i2941" style="width:0;height:0" o:hralign="center" o:hrstd="t" o:hr="t" fillcolor="#a0a0a0" stroked="f"/>
        </w:pict>
      </w:r>
    </w:p>
    <w:p w14:paraId="780F5BE7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🔷</w:t>
      </w:r>
      <w:r w:rsidRPr="003310CD">
        <w:rPr>
          <w:b/>
          <w:bCs/>
        </w:rPr>
        <w:t xml:space="preserve"> No.65 — </w:t>
      </w:r>
      <w:r w:rsidRPr="003310CD">
        <w:rPr>
          <w:b/>
          <w:bCs/>
        </w:rPr>
        <w:t>군요</w:t>
      </w:r>
      <w:r w:rsidRPr="003310CD">
        <w:rPr>
          <w:b/>
          <w:bCs/>
        </w:rPr>
        <w:t xml:space="preserve"> (... đấy nhỉ! / thế à! — vừa nhận ra)</w:t>
      </w:r>
    </w:p>
    <w:p w14:paraId="0045A51B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Công thức</w:t>
      </w:r>
    </w:p>
    <w:p w14:paraId="0ADBBDC6" w14:textId="77777777" w:rsidR="003310CD" w:rsidRPr="003310CD" w:rsidRDefault="003310CD" w:rsidP="003310CD">
      <w:r w:rsidRPr="003310CD">
        <w:t xml:space="preserve">Động từ   + </w:t>
      </w:r>
      <w:r w:rsidRPr="003310CD">
        <w:t>는군요</w:t>
      </w:r>
      <w:r w:rsidRPr="003310CD">
        <w:t xml:space="preserve">    (hiện tại)</w:t>
      </w:r>
    </w:p>
    <w:p w14:paraId="2B0C1AEA" w14:textId="77777777" w:rsidR="003310CD" w:rsidRPr="003310CD" w:rsidRDefault="003310CD" w:rsidP="003310CD">
      <w:r w:rsidRPr="003310CD">
        <w:t>동사</w:t>
      </w:r>
      <w:r w:rsidRPr="003310CD">
        <w:t xml:space="preserve">      + </w:t>
      </w:r>
      <w:r w:rsidRPr="003310CD">
        <w:t>았</w:t>
      </w:r>
      <w:r w:rsidRPr="003310CD">
        <w:t>/</w:t>
      </w:r>
      <w:r w:rsidRPr="003310CD">
        <w:t>었군요</w:t>
      </w:r>
      <w:r w:rsidRPr="003310CD">
        <w:t xml:space="preserve">  (quá khứ)</w:t>
      </w:r>
    </w:p>
    <w:p w14:paraId="0A715DE4" w14:textId="77777777" w:rsidR="003310CD" w:rsidRPr="003310CD" w:rsidRDefault="003310CD" w:rsidP="003310CD">
      <w:r w:rsidRPr="003310CD">
        <w:t>Tính từ   + (</w:t>
      </w:r>
      <w:r w:rsidRPr="003310CD">
        <w:t>으</w:t>
      </w:r>
      <w:r w:rsidRPr="003310CD">
        <w:t>)</w:t>
      </w:r>
      <w:r w:rsidRPr="003310CD">
        <w:t>ㄴ군요</w:t>
      </w:r>
    </w:p>
    <w:p w14:paraId="3A2BA4B8" w14:textId="77777777" w:rsidR="003310CD" w:rsidRPr="003310CD" w:rsidRDefault="003310CD" w:rsidP="003310CD">
      <w:r w:rsidRPr="003310CD">
        <w:t xml:space="preserve">Danh từ   + </w:t>
      </w:r>
      <w:r w:rsidRPr="003310CD">
        <w:t>이군요</w:t>
      </w:r>
      <w:r w:rsidRPr="003310CD">
        <w:t xml:space="preserve">    (phụ âm)</w:t>
      </w:r>
    </w:p>
    <w:p w14:paraId="375B0178" w14:textId="77777777" w:rsidR="003310CD" w:rsidRPr="003310CD" w:rsidRDefault="003310CD" w:rsidP="003310CD">
      <w:r w:rsidRPr="003310CD">
        <w:t xml:space="preserve">Danh từ   + </w:t>
      </w:r>
      <w:r w:rsidRPr="003310CD">
        <w:t>군요</w:t>
      </w:r>
      <w:r w:rsidRPr="003310CD">
        <w:t xml:space="preserve">      (nguyên âm)</w:t>
      </w:r>
    </w:p>
    <w:p w14:paraId="395439DA" w14:textId="77777777" w:rsidR="003310CD" w:rsidRPr="003310CD" w:rsidRDefault="003310CD" w:rsidP="003310CD"/>
    <w:p w14:paraId="6F3C3131" w14:textId="77777777" w:rsidR="003310CD" w:rsidRPr="003310CD" w:rsidRDefault="003310CD" w:rsidP="003310CD">
      <w:r w:rsidRPr="003310CD">
        <w:t xml:space="preserve">Dạng thân mật: </w:t>
      </w:r>
      <w:r w:rsidRPr="003310CD">
        <w:t>군요</w:t>
      </w:r>
      <w:r w:rsidRPr="003310CD">
        <w:t xml:space="preserve"> → </w:t>
      </w:r>
      <w:r w:rsidRPr="003310CD">
        <w:t>구나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1"/>
        <w:gridCol w:w="750"/>
        <w:gridCol w:w="1230"/>
      </w:tblGrid>
      <w:tr w:rsidR="003310CD" w:rsidRPr="003310CD" w14:paraId="3B58E960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3380C33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Loại từ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838F3D8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Gốc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BEF6DED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Kết quả</w:t>
            </w:r>
          </w:p>
        </w:tc>
      </w:tr>
      <w:tr w:rsidR="003310CD" w:rsidRPr="003310CD" w14:paraId="059832D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CFDDE44" w14:textId="77777777" w:rsidR="003310CD" w:rsidRPr="003310CD" w:rsidRDefault="003310CD" w:rsidP="003310CD">
            <w:r w:rsidRPr="003310CD">
              <w:t>Động từ hiện tại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244C11B" w14:textId="77777777" w:rsidR="003310CD" w:rsidRPr="003310CD" w:rsidRDefault="003310CD" w:rsidP="003310CD">
            <w:r w:rsidRPr="003310CD">
              <w:t>가다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2B0D996" w14:textId="77777777" w:rsidR="003310CD" w:rsidRPr="003310CD" w:rsidRDefault="003310CD" w:rsidP="003310CD">
            <w:r w:rsidRPr="003310CD">
              <w:rPr>
                <w:b/>
                <w:bCs/>
              </w:rPr>
              <w:t>가는군요</w:t>
            </w:r>
          </w:p>
        </w:tc>
      </w:tr>
      <w:tr w:rsidR="003310CD" w:rsidRPr="003310CD" w14:paraId="07B2B85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AE38347" w14:textId="77777777" w:rsidR="003310CD" w:rsidRPr="003310CD" w:rsidRDefault="003310CD" w:rsidP="003310CD">
            <w:r w:rsidRPr="003310CD">
              <w:t>Động từ quá khứ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5300978" w14:textId="77777777" w:rsidR="003310CD" w:rsidRPr="003310CD" w:rsidRDefault="003310CD" w:rsidP="003310CD">
            <w:r w:rsidRPr="003310CD">
              <w:t>먹다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EE80FCB" w14:textId="77777777" w:rsidR="003310CD" w:rsidRPr="003310CD" w:rsidRDefault="003310CD" w:rsidP="003310CD">
            <w:r w:rsidRPr="003310CD">
              <w:rPr>
                <w:b/>
                <w:bCs/>
              </w:rPr>
              <w:t>먹었군요</w:t>
            </w:r>
          </w:p>
        </w:tc>
      </w:tr>
      <w:tr w:rsidR="003310CD" w:rsidRPr="003310CD" w14:paraId="2B6494C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E57848D" w14:textId="77777777" w:rsidR="003310CD" w:rsidRPr="003310CD" w:rsidRDefault="003310CD" w:rsidP="003310CD">
            <w:r w:rsidRPr="003310CD">
              <w:lastRenderedPageBreak/>
              <w:t>Tính từ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E84FAFA" w14:textId="77777777" w:rsidR="003310CD" w:rsidRPr="003310CD" w:rsidRDefault="003310CD" w:rsidP="003310CD">
            <w:r w:rsidRPr="003310CD">
              <w:t>좋다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E9D1612" w14:textId="77777777" w:rsidR="003310CD" w:rsidRPr="003310CD" w:rsidRDefault="003310CD" w:rsidP="003310CD">
            <w:r w:rsidRPr="003310CD">
              <w:rPr>
                <w:b/>
                <w:bCs/>
              </w:rPr>
              <w:t>좋군요</w:t>
            </w:r>
          </w:p>
        </w:tc>
      </w:tr>
      <w:tr w:rsidR="003310CD" w:rsidRPr="003310CD" w14:paraId="2F0B3F2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CAD0AEF" w14:textId="77777777" w:rsidR="003310CD" w:rsidRPr="003310CD" w:rsidRDefault="003310CD" w:rsidP="003310CD">
            <w:r w:rsidRPr="003310CD">
              <w:t>Tính từ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5894ED7" w14:textId="77777777" w:rsidR="003310CD" w:rsidRPr="003310CD" w:rsidRDefault="003310CD" w:rsidP="003310CD">
            <w:r w:rsidRPr="003310CD">
              <w:t>맛있다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FA243AE" w14:textId="77777777" w:rsidR="003310CD" w:rsidRPr="003310CD" w:rsidRDefault="003310CD" w:rsidP="003310CD">
            <w:r w:rsidRPr="003310CD">
              <w:rPr>
                <w:b/>
                <w:bCs/>
              </w:rPr>
              <w:t>맛있군요</w:t>
            </w:r>
          </w:p>
        </w:tc>
      </w:tr>
      <w:tr w:rsidR="003310CD" w:rsidRPr="003310CD" w14:paraId="2231695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D83A0CD" w14:textId="77777777" w:rsidR="003310CD" w:rsidRPr="003310CD" w:rsidRDefault="003310CD" w:rsidP="003310CD">
            <w:r w:rsidRPr="003310CD">
              <w:t>Danh từ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DBCB131" w14:textId="77777777" w:rsidR="003310CD" w:rsidRPr="003310CD" w:rsidRDefault="003310CD" w:rsidP="003310CD">
            <w:r w:rsidRPr="003310CD">
              <w:t>학생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AE65AAC" w14:textId="77777777" w:rsidR="003310CD" w:rsidRPr="003310CD" w:rsidRDefault="003310CD" w:rsidP="003310CD">
            <w:r w:rsidRPr="003310CD">
              <w:rPr>
                <w:b/>
                <w:bCs/>
              </w:rPr>
              <w:t>학생이군요</w:t>
            </w:r>
          </w:p>
        </w:tc>
      </w:tr>
      <w:tr w:rsidR="003310CD" w:rsidRPr="003310CD" w14:paraId="1812D02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CA28445" w14:textId="77777777" w:rsidR="003310CD" w:rsidRPr="003310CD" w:rsidRDefault="003310CD" w:rsidP="003310CD">
            <w:r w:rsidRPr="003310CD">
              <w:t>Danh từ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1B93337" w14:textId="77777777" w:rsidR="003310CD" w:rsidRPr="003310CD" w:rsidRDefault="003310CD" w:rsidP="003310CD">
            <w:r w:rsidRPr="003310CD">
              <w:t>의사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8EEB141" w14:textId="77777777" w:rsidR="003310CD" w:rsidRPr="003310CD" w:rsidRDefault="003310CD" w:rsidP="003310CD">
            <w:r w:rsidRPr="003310CD">
              <w:rPr>
                <w:b/>
                <w:bCs/>
              </w:rPr>
              <w:t>의사군요</w:t>
            </w:r>
          </w:p>
        </w:tc>
      </w:tr>
    </w:tbl>
    <w:p w14:paraId="24C80ADD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Cách Dùng</w:t>
      </w:r>
    </w:p>
    <w:p w14:paraId="29557795" w14:textId="77777777" w:rsidR="003310CD" w:rsidRPr="003310CD" w:rsidRDefault="003310CD" w:rsidP="003310CD">
      <w:r w:rsidRPr="003310CD">
        <w:rPr>
          <w:b/>
          <w:bCs/>
        </w:rPr>
        <w:t>① Vừa nhận ra điều gì đó — ngạc nhiên nhẹ, tự nhiên</w:t>
      </w:r>
    </w:p>
    <w:p w14:paraId="4ED96AEA" w14:textId="77777777" w:rsidR="003310CD" w:rsidRPr="003310CD" w:rsidRDefault="003310CD" w:rsidP="003310CD">
      <w:r w:rsidRPr="003310CD">
        <w:t>병원에</w:t>
      </w:r>
      <w:r w:rsidRPr="003310CD">
        <w:t xml:space="preserve"> </w:t>
      </w:r>
      <w:r w:rsidRPr="003310CD">
        <w:t>가려면</w:t>
      </w:r>
      <w:r w:rsidRPr="003310CD">
        <w:t xml:space="preserve"> </w:t>
      </w:r>
      <w:r w:rsidRPr="003310CD">
        <w:t>여기</w:t>
      </w:r>
      <w:r w:rsidRPr="003310CD">
        <w:t xml:space="preserve"> </w:t>
      </w:r>
      <w:r w:rsidRPr="003310CD">
        <w:t>쭉</w:t>
      </w:r>
      <w:r w:rsidRPr="003310CD">
        <w:t xml:space="preserve"> </w:t>
      </w:r>
      <w:r w:rsidRPr="003310CD">
        <w:t>가면</w:t>
      </w:r>
      <w:r w:rsidRPr="003310CD">
        <w:t xml:space="preserve"> </w:t>
      </w:r>
      <w:r w:rsidRPr="003310CD">
        <w:t>되는</w:t>
      </w:r>
      <w:r w:rsidRPr="003310CD">
        <w:rPr>
          <w:b/>
          <w:bCs/>
        </w:rPr>
        <w:t>군요</w:t>
      </w:r>
      <w:r w:rsidRPr="003310CD">
        <w:t>. </w:t>
      </w:r>
      <w:r w:rsidRPr="003310CD">
        <w:rPr>
          <w:i/>
          <w:iCs/>
        </w:rPr>
        <w:t>À ra vậy, để đến bệnh viện thì cứ đi thẳng là được </w:t>
      </w:r>
      <w:r w:rsidRPr="003310CD">
        <w:rPr>
          <w:b/>
          <w:bCs/>
          <w:i/>
          <w:iCs/>
        </w:rPr>
        <w:t>đấy nhỉ</w:t>
      </w:r>
      <w:r w:rsidRPr="003310CD">
        <w:rPr>
          <w:i/>
          <w:iCs/>
        </w:rPr>
        <w:t>.</w:t>
      </w:r>
    </w:p>
    <w:p w14:paraId="05E78068" w14:textId="77777777" w:rsidR="003310CD" w:rsidRPr="003310CD" w:rsidRDefault="003310CD" w:rsidP="003310CD">
      <w:r w:rsidRPr="003310CD">
        <w:t>아</w:t>
      </w:r>
      <w:r w:rsidRPr="003310CD">
        <w:t xml:space="preserve">, </w:t>
      </w:r>
      <w:r w:rsidRPr="003310CD">
        <w:t>여기가</w:t>
      </w:r>
      <w:r w:rsidRPr="003310CD">
        <w:t xml:space="preserve"> </w:t>
      </w:r>
      <w:r w:rsidRPr="003310CD">
        <w:t>유명한</w:t>
      </w:r>
      <w:r w:rsidRPr="003310CD">
        <w:t xml:space="preserve"> </w:t>
      </w:r>
      <w:r w:rsidRPr="003310CD">
        <w:t>식당이</w:t>
      </w:r>
      <w:r w:rsidRPr="003310CD">
        <w:rPr>
          <w:b/>
          <w:bCs/>
        </w:rPr>
        <w:t>군요</w:t>
      </w:r>
      <w:r w:rsidRPr="003310CD">
        <w:t>! </w:t>
      </w:r>
      <w:r w:rsidRPr="003310CD">
        <w:rPr>
          <w:i/>
          <w:iCs/>
        </w:rPr>
        <w:t>À, đây là nhà hàng nổi tiếng </w:t>
      </w:r>
      <w:r w:rsidRPr="003310CD">
        <w:rPr>
          <w:b/>
          <w:bCs/>
          <w:i/>
          <w:iCs/>
        </w:rPr>
        <w:t>đấy nhỉ</w:t>
      </w:r>
      <w:r w:rsidRPr="003310CD">
        <w:rPr>
          <w:i/>
          <w:iCs/>
        </w:rPr>
        <w:t>!</w:t>
      </w:r>
    </w:p>
    <w:p w14:paraId="1D35D0C1" w14:textId="77777777" w:rsidR="003310CD" w:rsidRPr="003310CD" w:rsidRDefault="003310CD" w:rsidP="003310CD">
      <w:r w:rsidRPr="003310CD">
        <w:t>한국어를</w:t>
      </w:r>
      <w:r w:rsidRPr="003310CD">
        <w:t xml:space="preserve"> </w:t>
      </w:r>
      <w:r w:rsidRPr="003310CD">
        <w:t>정말</w:t>
      </w:r>
      <w:r w:rsidRPr="003310CD">
        <w:t xml:space="preserve"> </w:t>
      </w:r>
      <w:r w:rsidRPr="003310CD">
        <w:t>잘</w:t>
      </w:r>
      <w:r w:rsidRPr="003310CD">
        <w:t xml:space="preserve"> </w:t>
      </w:r>
      <w:r w:rsidRPr="003310CD">
        <w:t>하시</w:t>
      </w:r>
      <w:r w:rsidRPr="003310CD">
        <w:rPr>
          <w:b/>
          <w:bCs/>
        </w:rPr>
        <w:t>는군요</w:t>
      </w:r>
      <w:r w:rsidRPr="003310CD">
        <w:t>! </w:t>
      </w:r>
      <w:r w:rsidRPr="003310CD">
        <w:rPr>
          <w:i/>
          <w:iCs/>
        </w:rPr>
        <w:t>Bạn nói tiếng Hàn giỏi </w:t>
      </w:r>
      <w:r w:rsidRPr="003310CD">
        <w:rPr>
          <w:b/>
          <w:bCs/>
          <w:i/>
          <w:iCs/>
        </w:rPr>
        <w:t>thật đấy</w:t>
      </w:r>
      <w:r w:rsidRPr="003310CD">
        <w:rPr>
          <w:i/>
          <w:iCs/>
        </w:rPr>
        <w:t>!</w:t>
      </w:r>
    </w:p>
    <w:p w14:paraId="34962DB8" w14:textId="77777777" w:rsidR="003310CD" w:rsidRPr="003310CD" w:rsidRDefault="003310CD" w:rsidP="003310CD">
      <w:r w:rsidRPr="003310CD">
        <w:rPr>
          <w:b/>
          <w:bCs/>
        </w:rPr>
        <w:t>② Bày tỏ sự thấu hiểu / lĩnh hội thông tin mới</w:t>
      </w:r>
    </w:p>
    <w:p w14:paraId="0064A8C4" w14:textId="77777777" w:rsidR="003310CD" w:rsidRPr="003310CD" w:rsidRDefault="003310CD" w:rsidP="003310CD">
      <w:r w:rsidRPr="003310CD">
        <w:t>아</w:t>
      </w:r>
      <w:r w:rsidRPr="003310CD">
        <w:t xml:space="preserve">, </w:t>
      </w:r>
      <w:r w:rsidRPr="003310CD">
        <w:t>그래서</w:t>
      </w:r>
      <w:r w:rsidRPr="003310CD">
        <w:t xml:space="preserve"> </w:t>
      </w:r>
      <w:r w:rsidRPr="003310CD">
        <w:t>늦었</w:t>
      </w:r>
      <w:r w:rsidRPr="003310CD">
        <w:rPr>
          <w:b/>
          <w:bCs/>
        </w:rPr>
        <w:t>군요</w:t>
      </w:r>
      <w:r w:rsidRPr="003310CD">
        <w:t>. </w:t>
      </w:r>
      <w:r w:rsidRPr="003310CD">
        <w:rPr>
          <w:i/>
          <w:iCs/>
        </w:rPr>
        <w:t>À, vì vậy mà muộn </w:t>
      </w:r>
      <w:r w:rsidRPr="003310CD">
        <w:rPr>
          <w:b/>
          <w:bCs/>
          <w:i/>
          <w:iCs/>
        </w:rPr>
        <w:t>à</w:t>
      </w:r>
      <w:r w:rsidRPr="003310CD">
        <w:rPr>
          <w:i/>
          <w:iCs/>
        </w:rPr>
        <w:t>.</w:t>
      </w:r>
    </w:p>
    <w:p w14:paraId="30AB0E2B" w14:textId="77777777" w:rsidR="003310CD" w:rsidRPr="003310CD" w:rsidRDefault="003310CD" w:rsidP="003310CD">
      <w:r w:rsidRPr="003310CD">
        <w:t>많이</w:t>
      </w:r>
      <w:r w:rsidRPr="003310CD">
        <w:t xml:space="preserve"> </w:t>
      </w:r>
      <w:r w:rsidRPr="003310CD">
        <w:t>힘드셨</w:t>
      </w:r>
      <w:r w:rsidRPr="003310CD">
        <w:rPr>
          <w:b/>
          <w:bCs/>
        </w:rPr>
        <w:t>군요</w:t>
      </w:r>
      <w:r w:rsidRPr="003310CD">
        <w:t>. </w:t>
      </w:r>
      <w:r w:rsidRPr="003310CD">
        <w:rPr>
          <w:i/>
          <w:iCs/>
        </w:rPr>
        <w:t>Chắc bạn đã rất vất vả </w:t>
      </w:r>
      <w:r w:rsidRPr="003310CD">
        <w:rPr>
          <w:b/>
          <w:bCs/>
          <w:i/>
          <w:iCs/>
        </w:rPr>
        <w:t>nhỉ</w:t>
      </w:r>
      <w:r w:rsidRPr="003310CD">
        <w:rPr>
          <w:i/>
          <w:iCs/>
        </w:rPr>
        <w:t>.</w:t>
      </w:r>
    </w:p>
    <w:p w14:paraId="2D4B4C7C" w14:textId="77777777" w:rsidR="003310CD" w:rsidRPr="003310CD" w:rsidRDefault="003310CD" w:rsidP="003310CD">
      <w:r w:rsidRPr="003310CD">
        <w:t>비가</w:t>
      </w:r>
      <w:r w:rsidRPr="003310CD">
        <w:t xml:space="preserve"> </w:t>
      </w:r>
      <w:r w:rsidRPr="003310CD">
        <w:t>왔</w:t>
      </w:r>
      <w:r w:rsidRPr="003310CD">
        <w:rPr>
          <w:b/>
          <w:bCs/>
        </w:rPr>
        <w:t>군요</w:t>
      </w:r>
      <w:r w:rsidRPr="003310CD">
        <w:t xml:space="preserve">. </w:t>
      </w:r>
      <w:r w:rsidRPr="003310CD">
        <w:t>그래서</w:t>
      </w:r>
      <w:r w:rsidRPr="003310CD">
        <w:t xml:space="preserve"> </w:t>
      </w:r>
      <w:r w:rsidRPr="003310CD">
        <w:t>길이</w:t>
      </w:r>
      <w:r w:rsidRPr="003310CD">
        <w:t xml:space="preserve"> </w:t>
      </w:r>
      <w:r w:rsidRPr="003310CD">
        <w:t>젖었네요</w:t>
      </w:r>
      <w:r w:rsidRPr="003310CD">
        <w:t>. </w:t>
      </w:r>
      <w:r w:rsidRPr="003310CD">
        <w:rPr>
          <w:i/>
          <w:iCs/>
        </w:rPr>
        <w:t>À ra trời đã mưa </w:t>
      </w:r>
      <w:r w:rsidRPr="003310CD">
        <w:rPr>
          <w:b/>
          <w:bCs/>
          <w:i/>
          <w:iCs/>
        </w:rPr>
        <w:t>đấy nhỉ</w:t>
      </w:r>
      <w:r w:rsidRPr="003310CD">
        <w:rPr>
          <w:i/>
          <w:iCs/>
        </w:rPr>
        <w:t>. Vậy nên đường mới ướt.</w:t>
      </w:r>
    </w:p>
    <w:p w14:paraId="3CC1F023" w14:textId="77777777" w:rsidR="003310CD" w:rsidRPr="003310CD" w:rsidRDefault="003310CD" w:rsidP="003310CD">
      <w:r w:rsidRPr="003310CD">
        <w:rPr>
          <w:b/>
          <w:bCs/>
        </w:rPr>
        <w:t>③ Khen ngợi tự nhiên</w:t>
      </w:r>
    </w:p>
    <w:p w14:paraId="7726464E" w14:textId="77777777" w:rsidR="003310CD" w:rsidRPr="003310CD" w:rsidRDefault="003310CD" w:rsidP="003310CD">
      <w:r w:rsidRPr="003310CD">
        <w:t>요리를</w:t>
      </w:r>
      <w:r w:rsidRPr="003310CD">
        <w:t xml:space="preserve"> </w:t>
      </w:r>
      <w:r w:rsidRPr="003310CD">
        <w:t>정말</w:t>
      </w:r>
      <w:r w:rsidRPr="003310CD">
        <w:t xml:space="preserve"> </w:t>
      </w:r>
      <w:r w:rsidRPr="003310CD">
        <w:t>잘</w:t>
      </w:r>
      <w:r w:rsidRPr="003310CD">
        <w:t xml:space="preserve"> </w:t>
      </w:r>
      <w:r w:rsidRPr="003310CD">
        <w:t>하시</w:t>
      </w:r>
      <w:r w:rsidRPr="003310CD">
        <w:rPr>
          <w:b/>
          <w:bCs/>
        </w:rPr>
        <w:t>는군요</w:t>
      </w:r>
      <w:r w:rsidRPr="003310CD">
        <w:t>! </w:t>
      </w:r>
      <w:r w:rsidRPr="003310CD">
        <w:rPr>
          <w:i/>
          <w:iCs/>
        </w:rPr>
        <w:t>Bạn nấu ăn giỏi </w:t>
      </w:r>
      <w:r w:rsidRPr="003310CD">
        <w:rPr>
          <w:b/>
          <w:bCs/>
          <w:i/>
          <w:iCs/>
        </w:rPr>
        <w:t>thật đấy</w:t>
      </w:r>
      <w:r w:rsidRPr="003310CD">
        <w:rPr>
          <w:i/>
          <w:iCs/>
        </w:rPr>
        <w:t>!</w:t>
      </w:r>
    </w:p>
    <w:p w14:paraId="12640524" w14:textId="77777777" w:rsidR="003310CD" w:rsidRPr="003310CD" w:rsidRDefault="003310CD" w:rsidP="003310CD">
      <w:r w:rsidRPr="003310CD">
        <w:t>아이가</w:t>
      </w:r>
      <w:r w:rsidRPr="003310CD">
        <w:t xml:space="preserve"> </w:t>
      </w:r>
      <w:r w:rsidRPr="003310CD">
        <w:t>정말</w:t>
      </w:r>
      <w:r w:rsidRPr="003310CD">
        <w:t xml:space="preserve"> </w:t>
      </w:r>
      <w:r w:rsidRPr="003310CD">
        <w:t>귀엽</w:t>
      </w:r>
      <w:r w:rsidRPr="003310CD">
        <w:rPr>
          <w:b/>
          <w:bCs/>
        </w:rPr>
        <w:t>군요</w:t>
      </w:r>
      <w:r w:rsidRPr="003310CD">
        <w:t>! </w:t>
      </w:r>
      <w:r w:rsidRPr="003310CD">
        <w:rPr>
          <w:i/>
          <w:iCs/>
        </w:rPr>
        <w:t>Em bé dễ thương </w:t>
      </w:r>
      <w:r w:rsidRPr="003310CD">
        <w:rPr>
          <w:b/>
          <w:bCs/>
          <w:i/>
          <w:iCs/>
        </w:rPr>
        <w:t>quá nhỉ</w:t>
      </w:r>
      <w:r w:rsidRPr="003310CD">
        <w:rPr>
          <w:i/>
          <w:iCs/>
        </w:rPr>
        <w:t>!</w:t>
      </w:r>
    </w:p>
    <w:p w14:paraId="2225F1A6" w14:textId="77777777" w:rsidR="003310CD" w:rsidRPr="003310CD" w:rsidRDefault="003310CD" w:rsidP="003310CD">
      <w:r w:rsidRPr="003310CD">
        <w:pict w14:anchorId="13552C84">
          <v:rect id="_x0000_i2942" style="width:0;height:0" o:hralign="center" o:hrstd="t" o:hr="t" fillcolor="#a0a0a0" stroked="f"/>
        </w:pict>
      </w:r>
    </w:p>
    <w:p w14:paraId="24B4304B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군요</w:t>
      </w:r>
      <w:r w:rsidRPr="003310CD">
        <w:rPr>
          <w:b/>
          <w:bCs/>
        </w:rPr>
        <w:t xml:space="preserve"> — Sắc Thái Đặc Biệt</w:t>
      </w:r>
    </w:p>
    <w:p w14:paraId="2FAD6F8F" w14:textId="77777777" w:rsidR="003310CD" w:rsidRPr="003310CD" w:rsidRDefault="003310CD" w:rsidP="003310CD">
      <w:r w:rsidRPr="003310CD">
        <w:rPr>
          <w:rFonts w:ascii="Segoe UI Emoji" w:hAnsi="Segoe UI Emoji" w:cs="Segoe UI Emoji"/>
        </w:rPr>
        <w:t>💡</w:t>
      </w:r>
      <w:r w:rsidRPr="003310CD">
        <w:t> </w:t>
      </w:r>
      <w:r w:rsidRPr="003310CD">
        <w:rPr>
          <w:b/>
          <w:bCs/>
        </w:rPr>
        <w:t>군요</w:t>
      </w:r>
      <w:r w:rsidRPr="003310CD">
        <w:rPr>
          <w:b/>
          <w:bCs/>
        </w:rPr>
        <w:t xml:space="preserve"> = khoảnh khắc "À HA!"</w:t>
      </w:r>
      <w:r w:rsidRPr="003310CD">
        <w:t> — vừa nhận ra / vừa hiểu ra điều gì đó Người nói </w:t>
      </w:r>
      <w:r w:rsidRPr="003310CD">
        <w:rPr>
          <w:b/>
          <w:bCs/>
        </w:rPr>
        <w:t>chưa biết trước</w:t>
      </w:r>
      <w:r w:rsidRPr="003310CD">
        <w:t> — thông tin là MỚI với họ</w:t>
      </w:r>
    </w:p>
    <w:p w14:paraId="2B9D9146" w14:textId="77777777" w:rsidR="003310CD" w:rsidRPr="003310CD" w:rsidRDefault="003310CD" w:rsidP="003310CD">
      <w:r w:rsidRPr="003310CD">
        <w:lastRenderedPageBreak/>
        <w:pict w14:anchorId="4599775B">
          <v:rect id="_x0000_i2943" style="width:0;height:0" o:hralign="center" o:hrstd="t" o:hr="t" fillcolor="#a0a0a0" stroked="f"/>
        </w:pict>
      </w:r>
    </w:p>
    <w:p w14:paraId="56DAF97A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🔷</w:t>
      </w:r>
      <w:r w:rsidRPr="003310CD">
        <w:rPr>
          <w:b/>
          <w:bCs/>
        </w:rPr>
        <w:t xml:space="preserve"> No.69 — </w:t>
      </w:r>
      <w:r w:rsidRPr="003310CD">
        <w:rPr>
          <w:b/>
          <w:bCs/>
        </w:rPr>
        <w:t>네요</w:t>
      </w:r>
      <w:r w:rsidRPr="003310CD">
        <w:rPr>
          <w:b/>
          <w:bCs/>
        </w:rPr>
        <w:t xml:space="preserve"> (... nhỉ! / ... đấy! — phản ứng tự nhiên)</w:t>
      </w:r>
    </w:p>
    <w:p w14:paraId="29A1AF5D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Công thức</w:t>
      </w:r>
    </w:p>
    <w:p w14:paraId="3AD147CB" w14:textId="77777777" w:rsidR="003310CD" w:rsidRPr="003310CD" w:rsidRDefault="003310CD" w:rsidP="003310CD">
      <w:r w:rsidRPr="003310CD">
        <w:t xml:space="preserve">Động từ   + </w:t>
      </w:r>
      <w:r w:rsidRPr="003310CD">
        <w:t>네요</w:t>
      </w:r>
    </w:p>
    <w:p w14:paraId="09BC1BC1" w14:textId="77777777" w:rsidR="003310CD" w:rsidRPr="003310CD" w:rsidRDefault="003310CD" w:rsidP="003310CD">
      <w:r w:rsidRPr="003310CD">
        <w:t xml:space="preserve">Tính từ   + </w:t>
      </w:r>
      <w:r w:rsidRPr="003310CD">
        <w:t>네요</w:t>
      </w:r>
    </w:p>
    <w:p w14:paraId="108168E6" w14:textId="77777777" w:rsidR="003310CD" w:rsidRPr="003310CD" w:rsidRDefault="003310CD" w:rsidP="003310CD">
      <w:r w:rsidRPr="003310CD">
        <w:t xml:space="preserve">Danh từ   + </w:t>
      </w:r>
      <w:r w:rsidRPr="003310CD">
        <w:t>이네요</w:t>
      </w:r>
      <w:r w:rsidRPr="003310CD">
        <w:t xml:space="preserve">  (phụ âm)</w:t>
      </w:r>
    </w:p>
    <w:p w14:paraId="4FA1F25B" w14:textId="77777777" w:rsidR="003310CD" w:rsidRPr="003310CD" w:rsidRDefault="003310CD" w:rsidP="003310CD">
      <w:r w:rsidRPr="003310CD">
        <w:t xml:space="preserve">Danh từ   + </w:t>
      </w:r>
      <w:r w:rsidRPr="003310CD">
        <w:t>네요</w:t>
      </w:r>
      <w:r w:rsidRPr="003310CD">
        <w:t xml:space="preserve">    (nguyên âm)</w:t>
      </w:r>
    </w:p>
    <w:p w14:paraId="12DB6CBF" w14:textId="77777777" w:rsidR="003310CD" w:rsidRPr="003310CD" w:rsidRDefault="003310CD" w:rsidP="003310CD">
      <w:r w:rsidRPr="003310CD">
        <w:t xml:space="preserve">Quá khứ   + </w:t>
      </w:r>
      <w:r w:rsidRPr="003310CD">
        <w:t>았</w:t>
      </w:r>
      <w:r w:rsidRPr="003310CD">
        <w:t>/</w:t>
      </w:r>
      <w:r w:rsidRPr="003310CD">
        <w:t>었네요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750"/>
        <w:gridCol w:w="990"/>
      </w:tblGrid>
      <w:tr w:rsidR="003310CD" w:rsidRPr="003310CD" w14:paraId="309B7967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6E78D25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Loại từ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C1E68EE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Gốc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5AC5DE9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Kết quả</w:t>
            </w:r>
          </w:p>
        </w:tc>
      </w:tr>
      <w:tr w:rsidR="003310CD" w:rsidRPr="003310CD" w14:paraId="025E3E0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78D4260" w14:textId="77777777" w:rsidR="003310CD" w:rsidRPr="003310CD" w:rsidRDefault="003310CD" w:rsidP="003310CD">
            <w:r w:rsidRPr="003310CD">
              <w:t>Động từ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1385489" w14:textId="77777777" w:rsidR="003310CD" w:rsidRPr="003310CD" w:rsidRDefault="003310CD" w:rsidP="003310CD">
            <w:r w:rsidRPr="003310CD">
              <w:t>오다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90FE8AE" w14:textId="77777777" w:rsidR="003310CD" w:rsidRPr="003310CD" w:rsidRDefault="003310CD" w:rsidP="003310CD">
            <w:r w:rsidRPr="003310CD">
              <w:rPr>
                <w:b/>
                <w:bCs/>
              </w:rPr>
              <w:t>오네요</w:t>
            </w:r>
          </w:p>
        </w:tc>
      </w:tr>
      <w:tr w:rsidR="003310CD" w:rsidRPr="003310CD" w14:paraId="758D45E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47EF5DF" w14:textId="77777777" w:rsidR="003310CD" w:rsidRPr="003310CD" w:rsidRDefault="003310CD" w:rsidP="003310CD">
            <w:r w:rsidRPr="003310CD">
              <w:t>Tính từ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5AB6FF6" w14:textId="77777777" w:rsidR="003310CD" w:rsidRPr="003310CD" w:rsidRDefault="003310CD" w:rsidP="003310CD">
            <w:r w:rsidRPr="003310CD">
              <w:t>맛있다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CF31C30" w14:textId="77777777" w:rsidR="003310CD" w:rsidRPr="003310CD" w:rsidRDefault="003310CD" w:rsidP="003310CD">
            <w:r w:rsidRPr="003310CD">
              <w:rPr>
                <w:b/>
                <w:bCs/>
              </w:rPr>
              <w:t>맛있네요</w:t>
            </w:r>
          </w:p>
        </w:tc>
      </w:tr>
      <w:tr w:rsidR="003310CD" w:rsidRPr="003310CD" w14:paraId="1906778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7BEF73F" w14:textId="77777777" w:rsidR="003310CD" w:rsidRPr="003310CD" w:rsidRDefault="003310CD" w:rsidP="003310CD">
            <w:r w:rsidRPr="003310CD">
              <w:t>Tính từ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4200761" w14:textId="77777777" w:rsidR="003310CD" w:rsidRPr="003310CD" w:rsidRDefault="003310CD" w:rsidP="003310CD">
            <w:r w:rsidRPr="003310CD">
              <w:t>비싸다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BC7BF65" w14:textId="77777777" w:rsidR="003310CD" w:rsidRPr="003310CD" w:rsidRDefault="003310CD" w:rsidP="003310CD">
            <w:r w:rsidRPr="003310CD">
              <w:rPr>
                <w:b/>
                <w:bCs/>
              </w:rPr>
              <w:t>비싸네요</w:t>
            </w:r>
          </w:p>
        </w:tc>
      </w:tr>
      <w:tr w:rsidR="003310CD" w:rsidRPr="003310CD" w14:paraId="5D053AC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8238CB2" w14:textId="77777777" w:rsidR="003310CD" w:rsidRPr="003310CD" w:rsidRDefault="003310CD" w:rsidP="003310CD">
            <w:r w:rsidRPr="003310CD">
              <w:t>Danh từ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6D953AA" w14:textId="77777777" w:rsidR="003310CD" w:rsidRPr="003310CD" w:rsidRDefault="003310CD" w:rsidP="003310CD">
            <w:r w:rsidRPr="003310CD">
              <w:t>의사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A6B9A25" w14:textId="77777777" w:rsidR="003310CD" w:rsidRPr="003310CD" w:rsidRDefault="003310CD" w:rsidP="003310CD">
            <w:r w:rsidRPr="003310CD">
              <w:rPr>
                <w:b/>
                <w:bCs/>
              </w:rPr>
              <w:t>의사네요</w:t>
            </w:r>
          </w:p>
        </w:tc>
      </w:tr>
      <w:tr w:rsidR="003310CD" w:rsidRPr="003310CD" w14:paraId="2E0ED84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CADE7F9" w14:textId="77777777" w:rsidR="003310CD" w:rsidRPr="003310CD" w:rsidRDefault="003310CD" w:rsidP="003310CD">
            <w:r w:rsidRPr="003310CD">
              <w:t>Quá khứ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6A90DF4" w14:textId="77777777" w:rsidR="003310CD" w:rsidRPr="003310CD" w:rsidRDefault="003310CD" w:rsidP="003310CD">
            <w:r w:rsidRPr="003310CD">
              <w:t>왔다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E8922F5" w14:textId="77777777" w:rsidR="003310CD" w:rsidRPr="003310CD" w:rsidRDefault="003310CD" w:rsidP="003310CD">
            <w:r w:rsidRPr="003310CD">
              <w:rPr>
                <w:b/>
                <w:bCs/>
              </w:rPr>
              <w:t>왔네요</w:t>
            </w:r>
          </w:p>
        </w:tc>
      </w:tr>
    </w:tbl>
    <w:p w14:paraId="0A8B5238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Cách Dùng</w:t>
      </w:r>
    </w:p>
    <w:p w14:paraId="1DDDD396" w14:textId="77777777" w:rsidR="003310CD" w:rsidRPr="003310CD" w:rsidRDefault="003310CD" w:rsidP="003310CD">
      <w:r w:rsidRPr="003310CD">
        <w:rPr>
          <w:b/>
          <w:bCs/>
        </w:rPr>
        <w:t>① Phản ứng tức thì trước điều đang thấy / nghe</w:t>
      </w:r>
    </w:p>
    <w:p w14:paraId="620ADF88" w14:textId="77777777" w:rsidR="003310CD" w:rsidRPr="003310CD" w:rsidRDefault="003310CD" w:rsidP="003310CD">
      <w:r w:rsidRPr="003310CD">
        <w:t>그럼</w:t>
      </w:r>
      <w:r w:rsidRPr="003310CD">
        <w:t xml:space="preserve"> </w:t>
      </w:r>
      <w:r w:rsidRPr="003310CD">
        <w:t>다</w:t>
      </w:r>
      <w:r w:rsidRPr="003310CD">
        <w:t xml:space="preserve"> </w:t>
      </w:r>
      <w:r w:rsidRPr="003310CD">
        <w:t>합쳐서</w:t>
      </w:r>
      <w:r w:rsidRPr="003310CD">
        <w:t xml:space="preserve"> 4000</w:t>
      </w:r>
      <w:r w:rsidRPr="003310CD">
        <w:t>원이</w:t>
      </w:r>
      <w:r w:rsidRPr="003310CD">
        <w:rPr>
          <w:b/>
          <w:bCs/>
        </w:rPr>
        <w:t>네요</w:t>
      </w:r>
      <w:r w:rsidRPr="003310CD">
        <w:t>. </w:t>
      </w:r>
      <w:r w:rsidRPr="003310CD">
        <w:rPr>
          <w:i/>
          <w:iCs/>
        </w:rPr>
        <w:t>Vậy thì tổng cộng là 4000 won </w:t>
      </w:r>
      <w:r w:rsidRPr="003310CD">
        <w:rPr>
          <w:b/>
          <w:bCs/>
          <w:i/>
          <w:iCs/>
        </w:rPr>
        <w:t>đấy nhỉ</w:t>
      </w:r>
      <w:r w:rsidRPr="003310CD">
        <w:rPr>
          <w:i/>
          <w:iCs/>
        </w:rPr>
        <w:t>.</w:t>
      </w:r>
    </w:p>
    <w:p w14:paraId="562E4D88" w14:textId="77777777" w:rsidR="003310CD" w:rsidRPr="003310CD" w:rsidRDefault="003310CD" w:rsidP="003310CD">
      <w:r w:rsidRPr="003310CD">
        <w:t>날씨가</w:t>
      </w:r>
      <w:r w:rsidRPr="003310CD">
        <w:t xml:space="preserve"> </w:t>
      </w:r>
      <w:r w:rsidRPr="003310CD">
        <w:t>정말</w:t>
      </w:r>
      <w:r w:rsidRPr="003310CD">
        <w:t xml:space="preserve"> </w:t>
      </w:r>
      <w:r w:rsidRPr="003310CD">
        <w:t>좋</w:t>
      </w:r>
      <w:r w:rsidRPr="003310CD">
        <w:rPr>
          <w:b/>
          <w:bCs/>
        </w:rPr>
        <w:t>네요</w:t>
      </w:r>
      <w:r w:rsidRPr="003310CD">
        <w:t>! </w:t>
      </w:r>
      <w:r w:rsidRPr="003310CD">
        <w:rPr>
          <w:i/>
          <w:iCs/>
        </w:rPr>
        <w:t>Thời tiết đẹp </w:t>
      </w:r>
      <w:r w:rsidRPr="003310CD">
        <w:rPr>
          <w:b/>
          <w:bCs/>
          <w:i/>
          <w:iCs/>
        </w:rPr>
        <w:t>thật nhỉ</w:t>
      </w:r>
      <w:r w:rsidRPr="003310CD">
        <w:rPr>
          <w:i/>
          <w:iCs/>
        </w:rPr>
        <w:t>!</w:t>
      </w:r>
    </w:p>
    <w:p w14:paraId="49612E2D" w14:textId="77777777" w:rsidR="003310CD" w:rsidRPr="003310CD" w:rsidRDefault="003310CD" w:rsidP="003310CD">
      <w:r w:rsidRPr="003310CD">
        <w:t>여기</w:t>
      </w:r>
      <w:r w:rsidRPr="003310CD">
        <w:t xml:space="preserve"> </w:t>
      </w:r>
      <w:r w:rsidRPr="003310CD">
        <w:t>사람이</w:t>
      </w:r>
      <w:r w:rsidRPr="003310CD">
        <w:t xml:space="preserve"> </w:t>
      </w:r>
      <w:r w:rsidRPr="003310CD">
        <w:t>정말</w:t>
      </w:r>
      <w:r w:rsidRPr="003310CD">
        <w:t xml:space="preserve"> </w:t>
      </w:r>
      <w:r w:rsidRPr="003310CD">
        <w:t>많</w:t>
      </w:r>
      <w:r w:rsidRPr="003310CD">
        <w:rPr>
          <w:b/>
          <w:bCs/>
        </w:rPr>
        <w:t>네요</w:t>
      </w:r>
      <w:r w:rsidRPr="003310CD">
        <w:t>! </w:t>
      </w:r>
      <w:r w:rsidRPr="003310CD">
        <w:rPr>
          <w:i/>
          <w:iCs/>
        </w:rPr>
        <w:t>Ở đây đông người </w:t>
      </w:r>
      <w:r w:rsidRPr="003310CD">
        <w:rPr>
          <w:b/>
          <w:bCs/>
          <w:i/>
          <w:iCs/>
        </w:rPr>
        <w:t>thật đấy</w:t>
      </w:r>
      <w:r w:rsidRPr="003310CD">
        <w:rPr>
          <w:i/>
          <w:iCs/>
        </w:rPr>
        <w:t>!</w:t>
      </w:r>
    </w:p>
    <w:p w14:paraId="30355109" w14:textId="77777777" w:rsidR="003310CD" w:rsidRPr="003310CD" w:rsidRDefault="003310CD" w:rsidP="003310CD">
      <w:r w:rsidRPr="003310CD">
        <w:rPr>
          <w:b/>
          <w:bCs/>
        </w:rPr>
        <w:t>② Bày tỏ cảm xúc / ấn tượng ngay lúc đó</w:t>
      </w:r>
    </w:p>
    <w:p w14:paraId="08729433" w14:textId="77777777" w:rsidR="003310CD" w:rsidRPr="003310CD" w:rsidRDefault="003310CD" w:rsidP="003310CD">
      <w:r w:rsidRPr="003310CD">
        <w:t>이</w:t>
      </w:r>
      <w:r w:rsidRPr="003310CD">
        <w:t xml:space="preserve"> </w:t>
      </w:r>
      <w:r w:rsidRPr="003310CD">
        <w:t>음식</w:t>
      </w:r>
      <w:r w:rsidRPr="003310CD">
        <w:t xml:space="preserve"> </w:t>
      </w:r>
      <w:r w:rsidRPr="003310CD">
        <w:t>정말</w:t>
      </w:r>
      <w:r w:rsidRPr="003310CD">
        <w:t xml:space="preserve"> </w:t>
      </w:r>
      <w:r w:rsidRPr="003310CD">
        <w:t>맛있</w:t>
      </w:r>
      <w:r w:rsidRPr="003310CD">
        <w:rPr>
          <w:b/>
          <w:bCs/>
        </w:rPr>
        <w:t>네요</w:t>
      </w:r>
      <w:r w:rsidRPr="003310CD">
        <w:t>! </w:t>
      </w:r>
      <w:r w:rsidRPr="003310CD">
        <w:rPr>
          <w:i/>
          <w:iCs/>
        </w:rPr>
        <w:t>Món này ngon </w:t>
      </w:r>
      <w:r w:rsidRPr="003310CD">
        <w:rPr>
          <w:b/>
          <w:bCs/>
          <w:i/>
          <w:iCs/>
        </w:rPr>
        <w:t>thật đấy</w:t>
      </w:r>
      <w:r w:rsidRPr="003310CD">
        <w:rPr>
          <w:i/>
          <w:iCs/>
        </w:rPr>
        <w:t>!</w:t>
      </w:r>
    </w:p>
    <w:p w14:paraId="2EAC1868" w14:textId="77777777" w:rsidR="003310CD" w:rsidRPr="003310CD" w:rsidRDefault="003310CD" w:rsidP="003310CD">
      <w:r w:rsidRPr="003310CD">
        <w:lastRenderedPageBreak/>
        <w:t>생각보다</w:t>
      </w:r>
      <w:r w:rsidRPr="003310CD">
        <w:t xml:space="preserve"> </w:t>
      </w:r>
      <w:r w:rsidRPr="003310CD">
        <w:t>빠르</w:t>
      </w:r>
      <w:r w:rsidRPr="003310CD">
        <w:rPr>
          <w:b/>
          <w:bCs/>
        </w:rPr>
        <w:t>네요</w:t>
      </w:r>
      <w:r w:rsidRPr="003310CD">
        <w:t>. </w:t>
      </w:r>
      <w:r w:rsidRPr="003310CD">
        <w:rPr>
          <w:i/>
          <w:iCs/>
        </w:rPr>
        <w:t>Nhanh hơn tôi nghĩ </w:t>
      </w:r>
      <w:r w:rsidRPr="003310CD">
        <w:rPr>
          <w:b/>
          <w:bCs/>
          <w:i/>
          <w:iCs/>
        </w:rPr>
        <w:t>nhỉ</w:t>
      </w:r>
      <w:r w:rsidRPr="003310CD">
        <w:rPr>
          <w:i/>
          <w:iCs/>
        </w:rPr>
        <w:t>.</w:t>
      </w:r>
    </w:p>
    <w:p w14:paraId="1B312A3F" w14:textId="77777777" w:rsidR="003310CD" w:rsidRPr="003310CD" w:rsidRDefault="003310CD" w:rsidP="003310CD">
      <w:r w:rsidRPr="003310CD">
        <w:t>벌써</w:t>
      </w:r>
      <w:r w:rsidRPr="003310CD">
        <w:t xml:space="preserve"> 10</w:t>
      </w:r>
      <w:r w:rsidRPr="003310CD">
        <w:t>시</w:t>
      </w:r>
      <w:r w:rsidRPr="003310CD">
        <w:rPr>
          <w:b/>
          <w:bCs/>
        </w:rPr>
        <w:t>네요</w:t>
      </w:r>
      <w:r w:rsidRPr="003310CD">
        <w:t xml:space="preserve">. </w:t>
      </w:r>
      <w:r w:rsidRPr="003310CD">
        <w:t>시간이</w:t>
      </w:r>
      <w:r w:rsidRPr="003310CD">
        <w:t xml:space="preserve"> </w:t>
      </w:r>
      <w:r w:rsidRPr="003310CD">
        <w:t>빠르다</w:t>
      </w:r>
      <w:r w:rsidRPr="003310CD">
        <w:t>! </w:t>
      </w:r>
      <w:r w:rsidRPr="003310CD">
        <w:rPr>
          <w:i/>
          <w:iCs/>
        </w:rPr>
        <w:t>Đã 10 giờ rồi </w:t>
      </w:r>
      <w:r w:rsidRPr="003310CD">
        <w:rPr>
          <w:b/>
          <w:bCs/>
          <w:i/>
          <w:iCs/>
        </w:rPr>
        <w:t>đấy nhỉ</w:t>
      </w:r>
      <w:r w:rsidRPr="003310CD">
        <w:rPr>
          <w:i/>
          <w:iCs/>
        </w:rPr>
        <w:t>. Thời gian trôi nhanh thật!</w:t>
      </w:r>
    </w:p>
    <w:p w14:paraId="482E6BE8" w14:textId="77777777" w:rsidR="003310CD" w:rsidRPr="003310CD" w:rsidRDefault="003310CD" w:rsidP="003310CD">
      <w:r w:rsidRPr="003310CD">
        <w:rPr>
          <w:b/>
          <w:bCs/>
        </w:rPr>
        <w:t>③ Thể hiện sự đồng cảm / chia sẻ</w:t>
      </w:r>
    </w:p>
    <w:p w14:paraId="37EE85E3" w14:textId="77777777" w:rsidR="003310CD" w:rsidRPr="003310CD" w:rsidRDefault="003310CD" w:rsidP="003310CD">
      <w:r w:rsidRPr="003310CD">
        <w:t>많이</w:t>
      </w:r>
      <w:r w:rsidRPr="003310CD">
        <w:t xml:space="preserve"> </w:t>
      </w:r>
      <w:r w:rsidRPr="003310CD">
        <w:t>피곤하시겠</w:t>
      </w:r>
      <w:r w:rsidRPr="003310CD">
        <w:rPr>
          <w:b/>
          <w:bCs/>
        </w:rPr>
        <w:t>네요</w:t>
      </w:r>
      <w:r w:rsidRPr="003310CD">
        <w:t>. </w:t>
      </w:r>
      <w:r w:rsidRPr="003310CD">
        <w:rPr>
          <w:i/>
          <w:iCs/>
        </w:rPr>
        <w:t>Chắc bạn mệt lắm </w:t>
      </w:r>
      <w:r w:rsidRPr="003310CD">
        <w:rPr>
          <w:b/>
          <w:bCs/>
          <w:i/>
          <w:iCs/>
        </w:rPr>
        <w:t>nhỉ</w:t>
      </w:r>
      <w:r w:rsidRPr="003310CD">
        <w:rPr>
          <w:i/>
          <w:iCs/>
        </w:rPr>
        <w:t>.</w:t>
      </w:r>
    </w:p>
    <w:p w14:paraId="549330CD" w14:textId="77777777" w:rsidR="003310CD" w:rsidRPr="003310CD" w:rsidRDefault="003310CD" w:rsidP="003310CD">
      <w:r w:rsidRPr="003310CD">
        <w:t>정말</w:t>
      </w:r>
      <w:r w:rsidRPr="003310CD">
        <w:t xml:space="preserve"> </w:t>
      </w:r>
      <w:r w:rsidRPr="003310CD">
        <w:t>힘드셨겠</w:t>
      </w:r>
      <w:r w:rsidRPr="003310CD">
        <w:rPr>
          <w:b/>
          <w:bCs/>
        </w:rPr>
        <w:t>네요</w:t>
      </w:r>
      <w:r w:rsidRPr="003310CD">
        <w:t>. </w:t>
      </w:r>
      <w:r w:rsidRPr="003310CD">
        <w:rPr>
          <w:i/>
          <w:iCs/>
        </w:rPr>
        <w:t>Vất vả thật </w:t>
      </w:r>
      <w:r w:rsidRPr="003310CD">
        <w:rPr>
          <w:b/>
          <w:bCs/>
          <w:i/>
          <w:iCs/>
        </w:rPr>
        <w:t>đấy nhỉ</w:t>
      </w:r>
      <w:r w:rsidRPr="003310CD">
        <w:rPr>
          <w:i/>
          <w:iCs/>
        </w:rPr>
        <w:t>.</w:t>
      </w:r>
    </w:p>
    <w:p w14:paraId="2DC4126C" w14:textId="77777777" w:rsidR="003310CD" w:rsidRPr="003310CD" w:rsidRDefault="003310CD" w:rsidP="003310CD">
      <w:r w:rsidRPr="003310CD">
        <w:pict w14:anchorId="2B84A8C4">
          <v:rect id="_x0000_i2944" style="width:0;height:0" o:hralign="center" o:hrstd="t" o:hr="t" fillcolor="#a0a0a0" stroked="f"/>
        </w:pict>
      </w:r>
    </w:p>
    <w:p w14:paraId="56038CEE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🔶</w:t>
      </w:r>
      <w:r w:rsidRPr="003310CD">
        <w:rPr>
          <w:b/>
          <w:bCs/>
        </w:rPr>
        <w:t xml:space="preserve"> So Sánh Tổng Hợp 3 Cấu Trúc</w:t>
      </w:r>
    </w:p>
    <w:p w14:paraId="61425C2D" w14:textId="77777777" w:rsidR="003310CD" w:rsidRPr="003310CD" w:rsidRDefault="003310CD" w:rsidP="003310CD">
      <w:pPr>
        <w:rPr>
          <w:b/>
          <w:bCs/>
        </w:rPr>
      </w:pPr>
      <w:r w:rsidRPr="003310CD">
        <w:rPr>
          <w:b/>
          <w:bCs/>
        </w:rPr>
        <w:t>Cùng tình huống: </w:t>
      </w:r>
      <w:r w:rsidRPr="003310CD">
        <w:rPr>
          <w:b/>
          <w:bCs/>
          <w:i/>
          <w:iCs/>
        </w:rPr>
        <w:t>Nhìn thấy món ăn ngon</w:t>
      </w:r>
    </w:p>
    <w:p w14:paraId="49D722C2" w14:textId="77777777" w:rsidR="003310CD" w:rsidRPr="003310CD" w:rsidRDefault="003310CD" w:rsidP="003310CD">
      <w:r w:rsidRPr="003310CD">
        <w:t>맛있</w:t>
      </w:r>
      <w:r w:rsidRPr="003310CD">
        <w:rPr>
          <w:b/>
          <w:bCs/>
        </w:rPr>
        <w:t>지요</w:t>
      </w:r>
      <w:r w:rsidRPr="003310CD">
        <w:t>? → </w:t>
      </w:r>
      <w:r w:rsidRPr="003310CD">
        <w:rPr>
          <w:i/>
          <w:iCs/>
        </w:rPr>
        <w:t>Ngon </w:t>
      </w:r>
      <w:r w:rsidRPr="003310CD">
        <w:rPr>
          <w:b/>
          <w:bCs/>
          <w:i/>
          <w:iCs/>
        </w:rPr>
        <w:t>phải không</w:t>
      </w:r>
      <w:r w:rsidRPr="003310CD">
        <w:rPr>
          <w:i/>
          <w:iCs/>
        </w:rPr>
        <w:t>?</w:t>
      </w:r>
      <w:r w:rsidRPr="003310CD">
        <w:t xml:space="preserve"> (tôi biết rồi, hỏi để bạn xác nhận) </w:t>
      </w:r>
      <w:r w:rsidRPr="003310CD">
        <w:t>맛있</w:t>
      </w:r>
      <w:r w:rsidRPr="003310CD">
        <w:rPr>
          <w:b/>
          <w:bCs/>
        </w:rPr>
        <w:t>군요</w:t>
      </w:r>
      <w:r w:rsidRPr="003310CD">
        <w:t>! → </w:t>
      </w:r>
      <w:r w:rsidRPr="003310CD">
        <w:rPr>
          <w:i/>
          <w:iCs/>
        </w:rPr>
        <w:t>À, ngon </w:t>
      </w:r>
      <w:r w:rsidRPr="003310CD">
        <w:rPr>
          <w:b/>
          <w:bCs/>
          <w:i/>
          <w:iCs/>
        </w:rPr>
        <w:t>đấy nhỉ</w:t>
      </w:r>
      <w:r w:rsidRPr="003310CD">
        <w:rPr>
          <w:i/>
          <w:iCs/>
        </w:rPr>
        <w:t>!</w:t>
      </w:r>
      <w:r w:rsidRPr="003310CD">
        <w:t xml:space="preserve"> (vừa nếm → vừa nhận ra) </w:t>
      </w:r>
      <w:r w:rsidRPr="003310CD">
        <w:t>맛있</w:t>
      </w:r>
      <w:r w:rsidRPr="003310CD">
        <w:rPr>
          <w:b/>
          <w:bCs/>
        </w:rPr>
        <w:t>네요</w:t>
      </w:r>
      <w:r w:rsidRPr="003310CD">
        <w:t>! → </w:t>
      </w:r>
      <w:r w:rsidRPr="003310CD">
        <w:rPr>
          <w:i/>
          <w:iCs/>
        </w:rPr>
        <w:t>Ngon </w:t>
      </w:r>
      <w:r w:rsidRPr="003310CD">
        <w:rPr>
          <w:b/>
          <w:bCs/>
          <w:i/>
          <w:iCs/>
        </w:rPr>
        <w:t>thật nhỉ</w:t>
      </w:r>
      <w:r w:rsidRPr="003310CD">
        <w:rPr>
          <w:i/>
          <w:iCs/>
        </w:rPr>
        <w:t>!</w:t>
      </w:r>
      <w:r w:rsidRPr="003310CD">
        <w:t> (phản ứng tức thì khi đang ăn)</w:t>
      </w:r>
    </w:p>
    <w:p w14:paraId="5D5D4258" w14:textId="77777777" w:rsidR="003310CD" w:rsidRPr="003310CD" w:rsidRDefault="003310CD" w:rsidP="003310CD">
      <w:r w:rsidRPr="003310CD">
        <w:pict w14:anchorId="1B4B1E5A">
          <v:rect id="_x0000_i2945" style="width:0;height:0" o:hralign="center" o:hrstd="t" o:hr="t" fillcolor="#a0a0a0" stroked="f"/>
        </w:pict>
      </w:r>
    </w:p>
    <w:p w14:paraId="5DC709F3" w14:textId="77777777" w:rsidR="003310CD" w:rsidRPr="003310CD" w:rsidRDefault="003310CD" w:rsidP="003310CD">
      <w:pPr>
        <w:rPr>
          <w:b/>
          <w:bCs/>
        </w:rPr>
      </w:pPr>
      <w:r w:rsidRPr="003310CD">
        <w:rPr>
          <w:b/>
          <w:bCs/>
        </w:rPr>
        <w:t>Bảng So Sánh Chi Tiết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3"/>
        <w:gridCol w:w="1541"/>
        <w:gridCol w:w="2502"/>
        <w:gridCol w:w="2080"/>
      </w:tblGrid>
      <w:tr w:rsidR="003310CD" w:rsidRPr="003310CD" w14:paraId="2BD9EDF9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7D5A344" w14:textId="77777777" w:rsidR="003310CD" w:rsidRPr="003310CD" w:rsidRDefault="003310CD" w:rsidP="003310CD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9E54870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(</w:t>
            </w:r>
            <w:r w:rsidRPr="003310CD">
              <w:rPr>
                <w:b/>
                <w:bCs/>
              </w:rPr>
              <w:t>이</w:t>
            </w:r>
            <w:r w:rsidRPr="003310CD">
              <w:rPr>
                <w:b/>
                <w:bCs/>
              </w:rPr>
              <w:t>)</w:t>
            </w:r>
            <w:r w:rsidRPr="003310CD">
              <w:rPr>
                <w:b/>
                <w:bCs/>
              </w:rPr>
              <w:t>지요</w:t>
            </w:r>
            <w:r w:rsidRPr="003310CD">
              <w:rPr>
                <w:b/>
                <w:bCs/>
              </w:rPr>
              <w:t>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C18B746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군요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B3BAFF4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네요</w:t>
            </w:r>
          </w:p>
        </w:tc>
      </w:tr>
      <w:tr w:rsidR="003310CD" w:rsidRPr="003310CD" w14:paraId="063BDA3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28B2420" w14:textId="77777777" w:rsidR="003310CD" w:rsidRPr="003310CD" w:rsidRDefault="003310CD" w:rsidP="003310CD">
            <w:r w:rsidRPr="003310CD">
              <w:t>Người nói đã biết chưa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EF5C216" w14:textId="77777777" w:rsidR="003310CD" w:rsidRPr="003310CD" w:rsidRDefault="003310CD" w:rsidP="003310CD">
            <w:r w:rsidRPr="003310CD">
              <w:rPr>
                <w:rFonts w:ascii="Segoe UI Emoji" w:hAnsi="Segoe UI Emoji" w:cs="Segoe UI Emoji"/>
              </w:rPr>
              <w:t>✅</w:t>
            </w:r>
            <w:r w:rsidRPr="003310CD">
              <w:t xml:space="preserve"> Đã biết rồi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5236D09" w14:textId="77777777" w:rsidR="003310CD" w:rsidRPr="003310CD" w:rsidRDefault="003310CD" w:rsidP="003310CD">
            <w:r w:rsidRPr="003310CD">
              <w:rPr>
                <w:rFonts w:ascii="Segoe UI Emoji" w:hAnsi="Segoe UI Emoji" w:cs="Segoe UI Emoji"/>
              </w:rPr>
              <w:t>❌</w:t>
            </w:r>
            <w:r w:rsidRPr="003310CD">
              <w:t xml:space="preserve"> Vừa mới biết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B1A97BC" w14:textId="77777777" w:rsidR="003310CD" w:rsidRPr="003310CD" w:rsidRDefault="003310CD" w:rsidP="003310CD">
            <w:r w:rsidRPr="003310CD">
              <w:rPr>
                <w:rFonts w:ascii="Segoe UI Emoji" w:hAnsi="Segoe UI Emoji" w:cs="Segoe UI Emoji"/>
              </w:rPr>
              <w:t>❌</w:t>
            </w:r>
            <w:r w:rsidRPr="003310CD">
              <w:t xml:space="preserve"> Vừa mới nhận ra</w:t>
            </w:r>
          </w:p>
        </w:tc>
      </w:tr>
      <w:tr w:rsidR="003310CD" w:rsidRPr="003310CD" w14:paraId="002B0B0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1305949" w14:textId="77777777" w:rsidR="003310CD" w:rsidRPr="003310CD" w:rsidRDefault="003310CD" w:rsidP="003310CD">
            <w:r w:rsidRPr="003310CD">
              <w:t>Chức năng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6DE1A69" w14:textId="77777777" w:rsidR="003310CD" w:rsidRPr="003310CD" w:rsidRDefault="003310CD" w:rsidP="003310CD">
            <w:r w:rsidRPr="003310CD">
              <w:t>Xác nhận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1A826A1" w14:textId="77777777" w:rsidR="003310CD" w:rsidRPr="003310CD" w:rsidRDefault="003310CD" w:rsidP="003310CD">
            <w:r w:rsidRPr="003310CD">
              <w:t>Vừa nhận ra / "À ra vậy"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ADECB52" w14:textId="77777777" w:rsidR="003310CD" w:rsidRPr="003310CD" w:rsidRDefault="003310CD" w:rsidP="003310CD">
            <w:r w:rsidRPr="003310CD">
              <w:t>Phản ứng tức thì</w:t>
            </w:r>
          </w:p>
        </w:tc>
      </w:tr>
      <w:tr w:rsidR="003310CD" w:rsidRPr="003310CD" w14:paraId="03BA5DE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E52669B" w14:textId="77777777" w:rsidR="003310CD" w:rsidRPr="003310CD" w:rsidRDefault="003310CD" w:rsidP="003310CD">
            <w:r w:rsidRPr="003310CD">
              <w:t>Hỏi người kia không?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A370D19" w14:textId="77777777" w:rsidR="003310CD" w:rsidRPr="003310CD" w:rsidRDefault="003310CD" w:rsidP="003310CD">
            <w:r w:rsidRPr="003310CD">
              <w:rPr>
                <w:rFonts w:ascii="Segoe UI Emoji" w:hAnsi="Segoe UI Emoji" w:cs="Segoe UI Emoji"/>
              </w:rPr>
              <w:t>✅</w:t>
            </w:r>
            <w:r w:rsidRPr="003310CD">
              <w:t xml:space="preserve"> Có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CFE302E" w14:textId="77777777" w:rsidR="003310CD" w:rsidRPr="003310CD" w:rsidRDefault="003310CD" w:rsidP="003310CD">
            <w:r w:rsidRPr="003310CD">
              <w:rPr>
                <w:rFonts w:ascii="Segoe UI Emoji" w:hAnsi="Segoe UI Emoji" w:cs="Segoe UI Emoji"/>
              </w:rPr>
              <w:t>❌</w:t>
            </w:r>
            <w:r w:rsidRPr="003310CD">
              <w:t xml:space="preserve"> Không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E8B5EA3" w14:textId="77777777" w:rsidR="003310CD" w:rsidRPr="003310CD" w:rsidRDefault="003310CD" w:rsidP="003310CD">
            <w:r w:rsidRPr="003310CD">
              <w:rPr>
                <w:rFonts w:ascii="Segoe UI Emoji" w:hAnsi="Segoe UI Emoji" w:cs="Segoe UI Emoji"/>
              </w:rPr>
              <w:t>❌</w:t>
            </w:r>
            <w:r w:rsidRPr="003310CD">
              <w:t xml:space="preserve"> Không</w:t>
            </w:r>
          </w:p>
        </w:tc>
      </w:tr>
      <w:tr w:rsidR="003310CD" w:rsidRPr="003310CD" w14:paraId="45DC67F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FB1DDE2" w14:textId="77777777" w:rsidR="003310CD" w:rsidRPr="003310CD" w:rsidRDefault="003310CD" w:rsidP="003310CD">
            <w:r w:rsidRPr="003310CD">
              <w:t>Cảm xúc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599F4F5" w14:textId="77777777" w:rsidR="003310CD" w:rsidRPr="003310CD" w:rsidRDefault="003310CD" w:rsidP="003310CD">
            <w:r w:rsidRPr="003310CD">
              <w:t>Trung lập / nhẹ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E5703E9" w14:textId="77777777" w:rsidR="003310CD" w:rsidRPr="003310CD" w:rsidRDefault="003310CD" w:rsidP="003310CD">
            <w:r w:rsidRPr="003310CD">
              <w:t>Ngạc nhiên nhẹ, lĩnh hội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B3E0897" w14:textId="77777777" w:rsidR="003310CD" w:rsidRPr="003310CD" w:rsidRDefault="003310CD" w:rsidP="003310CD">
            <w:r w:rsidRPr="003310CD">
              <w:t>Tự nhiên, tươi</w:t>
            </w:r>
          </w:p>
        </w:tc>
      </w:tr>
      <w:tr w:rsidR="003310CD" w:rsidRPr="003310CD" w14:paraId="7C712E9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38C4F5C" w14:textId="77777777" w:rsidR="003310CD" w:rsidRPr="003310CD" w:rsidRDefault="003310CD" w:rsidP="003310CD">
            <w:r w:rsidRPr="003310CD">
              <w:t>Ví dụ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8CD48DA" w14:textId="77777777" w:rsidR="003310CD" w:rsidRPr="003310CD" w:rsidRDefault="003310CD" w:rsidP="003310CD">
            <w:r w:rsidRPr="003310CD">
              <w:t>맛있</w:t>
            </w:r>
            <w:r w:rsidRPr="003310CD">
              <w:rPr>
                <w:b/>
                <w:bCs/>
              </w:rPr>
              <w:t>지요</w:t>
            </w:r>
            <w:r w:rsidRPr="003310CD">
              <w:t>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6709129" w14:textId="77777777" w:rsidR="003310CD" w:rsidRPr="003310CD" w:rsidRDefault="003310CD" w:rsidP="003310CD">
            <w:r w:rsidRPr="003310CD">
              <w:t>맛있</w:t>
            </w:r>
            <w:r w:rsidRPr="003310CD">
              <w:rPr>
                <w:b/>
                <w:bCs/>
              </w:rPr>
              <w:t>군요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77DB40E" w14:textId="77777777" w:rsidR="003310CD" w:rsidRPr="003310CD" w:rsidRDefault="003310CD" w:rsidP="003310CD">
            <w:r w:rsidRPr="003310CD">
              <w:t>맛있</w:t>
            </w:r>
            <w:r w:rsidRPr="003310CD">
              <w:rPr>
                <w:b/>
                <w:bCs/>
              </w:rPr>
              <w:t>네요</w:t>
            </w:r>
          </w:p>
        </w:tc>
      </w:tr>
    </w:tbl>
    <w:p w14:paraId="1D161959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🧪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군요</w:t>
      </w:r>
      <w:r w:rsidRPr="003310CD">
        <w:rPr>
          <w:b/>
          <w:bCs/>
        </w:rPr>
        <w:t xml:space="preserve"> vs </w:t>
      </w:r>
      <w:r w:rsidRPr="003310CD">
        <w:rPr>
          <w:b/>
          <w:bCs/>
        </w:rPr>
        <w:t>네요</w:t>
      </w:r>
      <w:r w:rsidRPr="003310CD">
        <w:rPr>
          <w:b/>
          <w:bCs/>
        </w:rPr>
        <w:t xml:space="preserve"> — Dễ Nhầm Nhất!</w:t>
      </w:r>
    </w:p>
    <w:p w14:paraId="73D73CC7" w14:textId="77777777" w:rsidR="003310CD" w:rsidRPr="003310CD" w:rsidRDefault="003310CD" w:rsidP="003310CD">
      <w:r w:rsidRPr="003310CD">
        <w:t>Cả hai đều có nghĩa "... nhỉ / đấy" nhưng sắc thái khác: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3158"/>
        <w:gridCol w:w="3108"/>
      </w:tblGrid>
      <w:tr w:rsidR="003310CD" w:rsidRPr="003310CD" w14:paraId="2197163A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3438925" w14:textId="77777777" w:rsidR="003310CD" w:rsidRPr="003310CD" w:rsidRDefault="003310CD" w:rsidP="003310CD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0F104D0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군요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9529E7D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네요</w:t>
            </w:r>
          </w:p>
        </w:tc>
      </w:tr>
      <w:tr w:rsidR="003310CD" w:rsidRPr="003310CD" w14:paraId="25DD0AC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C3C695D" w14:textId="77777777" w:rsidR="003310CD" w:rsidRPr="003310CD" w:rsidRDefault="003310CD" w:rsidP="003310CD">
            <w:r w:rsidRPr="003310CD">
              <w:t>Cảm xúc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4A2FAC2" w14:textId="77777777" w:rsidR="003310CD" w:rsidRPr="003310CD" w:rsidRDefault="003310CD" w:rsidP="003310CD">
            <w:r w:rsidRPr="003310CD">
              <w:t>Nhận thức / lĩnh hội ("À HA!")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B7AECD9" w14:textId="77777777" w:rsidR="003310CD" w:rsidRPr="003310CD" w:rsidRDefault="003310CD" w:rsidP="003310CD">
            <w:r w:rsidRPr="003310CD">
              <w:t>Cảm nhận / ấn tượng trực tiếp</w:t>
            </w:r>
          </w:p>
        </w:tc>
      </w:tr>
      <w:tr w:rsidR="003310CD" w:rsidRPr="003310CD" w14:paraId="4DDFEEE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BF3A593" w14:textId="77777777" w:rsidR="003310CD" w:rsidRPr="003310CD" w:rsidRDefault="003310CD" w:rsidP="003310CD">
            <w:r w:rsidRPr="003310CD">
              <w:lastRenderedPageBreak/>
              <w:t>Thông tin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D23C91A" w14:textId="77777777" w:rsidR="003310CD" w:rsidRPr="003310CD" w:rsidRDefault="003310CD" w:rsidP="003310CD">
            <w:r w:rsidRPr="003310CD">
              <w:t>Vừa được biết, ngạc nhiên hơn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0E6B5FA" w14:textId="77777777" w:rsidR="003310CD" w:rsidRPr="003310CD" w:rsidRDefault="003310CD" w:rsidP="003310CD">
            <w:r w:rsidRPr="003310CD">
              <w:t>Đang trực tiếp trải nghiệm</w:t>
            </w:r>
          </w:p>
        </w:tc>
      </w:tr>
      <w:tr w:rsidR="003310CD" w:rsidRPr="003310CD" w14:paraId="39775D7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2DC8E13" w14:textId="77777777" w:rsidR="003310CD" w:rsidRPr="003310CD" w:rsidRDefault="003310CD" w:rsidP="003310CD">
            <w:r w:rsidRPr="003310CD">
              <w:t>Ví dụ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243424D" w14:textId="77777777" w:rsidR="003310CD" w:rsidRPr="003310CD" w:rsidRDefault="003310CD" w:rsidP="003310CD">
            <w:r w:rsidRPr="003310CD">
              <w:t>그래서</w:t>
            </w:r>
            <w:r w:rsidRPr="003310CD">
              <w:t xml:space="preserve"> </w:t>
            </w:r>
            <w:r w:rsidRPr="003310CD">
              <w:t>늦었</w:t>
            </w:r>
            <w:r w:rsidRPr="003310CD">
              <w:rPr>
                <w:b/>
                <w:bCs/>
              </w:rPr>
              <w:t>군요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9533DD1" w14:textId="77777777" w:rsidR="003310CD" w:rsidRPr="003310CD" w:rsidRDefault="003310CD" w:rsidP="003310CD">
            <w:r w:rsidRPr="003310CD">
              <w:t>날씨가</w:t>
            </w:r>
            <w:r w:rsidRPr="003310CD">
              <w:t xml:space="preserve"> </w:t>
            </w:r>
            <w:r w:rsidRPr="003310CD">
              <w:t>좋</w:t>
            </w:r>
            <w:r w:rsidRPr="003310CD">
              <w:rPr>
                <w:b/>
                <w:bCs/>
              </w:rPr>
              <w:t>네요</w:t>
            </w:r>
          </w:p>
        </w:tc>
      </w:tr>
      <w:tr w:rsidR="003310CD" w:rsidRPr="003310CD" w14:paraId="5DC123C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3493CE1" w14:textId="77777777" w:rsidR="003310CD" w:rsidRPr="003310CD" w:rsidRDefault="003310CD" w:rsidP="003310CD">
            <w:r w:rsidRPr="003310CD">
              <w:t>Dịch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BB14262" w14:textId="77777777" w:rsidR="003310CD" w:rsidRPr="003310CD" w:rsidRDefault="003310CD" w:rsidP="003310CD">
            <w:r w:rsidRPr="003310CD">
              <w:rPr>
                <w:i/>
                <w:iCs/>
              </w:rPr>
              <w:t>À vậy nên muộn đấy nhỉ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A4C5761" w14:textId="77777777" w:rsidR="003310CD" w:rsidRPr="003310CD" w:rsidRDefault="003310CD" w:rsidP="003310CD">
            <w:r w:rsidRPr="003310CD">
              <w:rPr>
                <w:i/>
                <w:iCs/>
              </w:rPr>
              <w:t>Thời tiết đẹp nhỉ</w:t>
            </w:r>
          </w:p>
        </w:tc>
      </w:tr>
    </w:tbl>
    <w:p w14:paraId="5585F609" w14:textId="77777777" w:rsidR="003310CD" w:rsidRPr="003310CD" w:rsidRDefault="003310CD" w:rsidP="003310CD">
      <w:r w:rsidRPr="003310CD">
        <w:rPr>
          <w:rFonts w:ascii="Segoe UI Emoji" w:hAnsi="Segoe UI Emoji" w:cs="Segoe UI Emoji"/>
        </w:rPr>
        <w:t>💡</w:t>
      </w:r>
      <w:r w:rsidRPr="003310CD">
        <w:t> </w:t>
      </w:r>
      <w:r w:rsidRPr="003310CD">
        <w:rPr>
          <w:b/>
          <w:bCs/>
        </w:rPr>
        <w:t>Mẹo nhớ:</w:t>
      </w:r>
    </w:p>
    <w:p w14:paraId="0F3C9D53" w14:textId="77777777" w:rsidR="003310CD" w:rsidRPr="003310CD" w:rsidRDefault="003310CD" w:rsidP="003310CD">
      <w:pPr>
        <w:numPr>
          <w:ilvl w:val="0"/>
          <w:numId w:val="77"/>
        </w:numPr>
      </w:pPr>
      <w:r w:rsidRPr="003310CD">
        <w:rPr>
          <w:b/>
          <w:bCs/>
        </w:rPr>
        <w:t>군요</w:t>
      </w:r>
      <w:r w:rsidRPr="003310CD">
        <w:t> = "Ồ, tôi vừa </w:t>
      </w:r>
      <w:r w:rsidRPr="003310CD">
        <w:rPr>
          <w:b/>
          <w:bCs/>
        </w:rPr>
        <w:t>hiểu ra</w:t>
      </w:r>
      <w:r w:rsidRPr="003310CD">
        <w:t xml:space="preserve"> rồi!" </w:t>
      </w:r>
      <w:r w:rsidRPr="003310CD">
        <w:rPr>
          <w:rFonts w:ascii="Segoe UI Emoji" w:hAnsi="Segoe UI Emoji" w:cs="Segoe UI Emoji"/>
        </w:rPr>
        <w:t>💡</w:t>
      </w:r>
    </w:p>
    <w:p w14:paraId="236C3BC4" w14:textId="77777777" w:rsidR="003310CD" w:rsidRPr="003310CD" w:rsidRDefault="003310CD" w:rsidP="003310CD">
      <w:pPr>
        <w:numPr>
          <w:ilvl w:val="0"/>
          <w:numId w:val="77"/>
        </w:numPr>
      </w:pPr>
      <w:r w:rsidRPr="003310CD">
        <w:rPr>
          <w:b/>
          <w:bCs/>
        </w:rPr>
        <w:t>네요</w:t>
      </w:r>
      <w:r w:rsidRPr="003310CD">
        <w:t> = "Ồ, tôi đang </w:t>
      </w:r>
      <w:r w:rsidRPr="003310CD">
        <w:rPr>
          <w:b/>
          <w:bCs/>
        </w:rPr>
        <w:t>cảm nhận</w:t>
      </w:r>
      <w:r w:rsidRPr="003310CD">
        <w:t xml:space="preserve"> điều này!" </w:t>
      </w:r>
      <w:r w:rsidRPr="003310CD">
        <w:rPr>
          <w:rFonts w:ascii="Segoe UI Emoji" w:hAnsi="Segoe UI Emoji" w:cs="Segoe UI Emoji"/>
        </w:rPr>
        <w:t>👁️</w:t>
      </w:r>
    </w:p>
    <w:p w14:paraId="0A3D940A" w14:textId="77777777" w:rsidR="003310CD" w:rsidRPr="003310CD" w:rsidRDefault="003310CD" w:rsidP="003310CD">
      <w:r w:rsidRPr="003310CD">
        <w:pict w14:anchorId="2BD8308C">
          <v:rect id="_x0000_i2946" style="width:0;height:0" o:hralign="center" o:hrstd="t" o:hr="t" fillcolor="#a0a0a0" stroked="f"/>
        </w:pict>
      </w:r>
    </w:p>
    <w:p w14:paraId="77650232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⚠️</w:t>
      </w:r>
      <w:r w:rsidRPr="003310CD">
        <w:rPr>
          <w:b/>
          <w:bCs/>
        </w:rPr>
        <w:t xml:space="preserve"> Điểm Dễ Nhầm &amp; Hay Ra Thi</w:t>
      </w:r>
    </w:p>
    <w:p w14:paraId="79122BB3" w14:textId="77777777" w:rsidR="003310CD" w:rsidRPr="003310CD" w:rsidRDefault="003310CD" w:rsidP="003310CD">
      <w:r w:rsidRPr="003310CD">
        <w:rPr>
          <w:b/>
          <w:bCs/>
        </w:rPr>
        <w:t>① (</w:t>
      </w:r>
      <w:r w:rsidRPr="003310CD">
        <w:rPr>
          <w:b/>
          <w:bCs/>
        </w:rPr>
        <w:t>이</w:t>
      </w:r>
      <w:r w:rsidRPr="003310CD">
        <w:rPr>
          <w:b/>
          <w:bCs/>
        </w:rPr>
        <w:t>)</w:t>
      </w:r>
      <w:r w:rsidRPr="003310CD">
        <w:rPr>
          <w:b/>
          <w:bCs/>
        </w:rPr>
        <w:t>지요</w:t>
      </w:r>
      <w:r w:rsidRPr="003310CD">
        <w:rPr>
          <w:b/>
          <w:bCs/>
        </w:rPr>
        <w:t xml:space="preserve">? — dạng rút gọn </w:t>
      </w:r>
      <w:r w:rsidRPr="003310CD">
        <w:rPr>
          <w:b/>
          <w:bCs/>
        </w:rPr>
        <w:t>죠</w:t>
      </w:r>
      <w:r w:rsidRPr="003310CD">
        <w:rPr>
          <w:b/>
          <w:bCs/>
        </w:rPr>
        <w:t xml:space="preserve"> hay gặp trong nghe:</w:t>
      </w:r>
    </w:p>
    <w:p w14:paraId="492375D3" w14:textId="77777777" w:rsidR="003310CD" w:rsidRPr="003310CD" w:rsidRDefault="003310CD" w:rsidP="003310CD">
      <w:r w:rsidRPr="003310CD">
        <w:t>맞</w:t>
      </w:r>
      <w:r w:rsidRPr="003310CD">
        <w:rPr>
          <w:b/>
          <w:bCs/>
        </w:rPr>
        <w:t>죠</w:t>
      </w:r>
      <w:r w:rsidRPr="003310CD">
        <w:t xml:space="preserve">? = </w:t>
      </w:r>
      <w:r w:rsidRPr="003310CD">
        <w:t>맞</w:t>
      </w:r>
      <w:r w:rsidRPr="003310CD">
        <w:rPr>
          <w:b/>
          <w:bCs/>
        </w:rPr>
        <w:t>지요</w:t>
      </w:r>
      <w:r w:rsidRPr="003310CD">
        <w:t>? </w:t>
      </w:r>
      <w:r w:rsidRPr="003310CD">
        <w:rPr>
          <w:i/>
          <w:iCs/>
        </w:rPr>
        <w:t>(Đúng không?)</w:t>
      </w:r>
      <w:r w:rsidRPr="003310CD">
        <w:t> </w:t>
      </w:r>
      <w:r w:rsidRPr="003310CD">
        <w:t>그렇</w:t>
      </w:r>
      <w:r w:rsidRPr="003310CD">
        <w:rPr>
          <w:b/>
          <w:bCs/>
        </w:rPr>
        <w:t>죠</w:t>
      </w:r>
      <w:r w:rsidRPr="003310CD">
        <w:t xml:space="preserve">? = </w:t>
      </w:r>
      <w:r w:rsidRPr="003310CD">
        <w:t>그렇</w:t>
      </w:r>
      <w:r w:rsidRPr="003310CD">
        <w:rPr>
          <w:b/>
          <w:bCs/>
        </w:rPr>
        <w:t>지요</w:t>
      </w:r>
      <w:r w:rsidRPr="003310CD">
        <w:t>? </w:t>
      </w:r>
      <w:r w:rsidRPr="003310CD">
        <w:rPr>
          <w:i/>
          <w:iCs/>
        </w:rPr>
        <w:t>(Phải không?)</w:t>
      </w:r>
      <w:r w:rsidRPr="003310CD">
        <w:t xml:space="preserve"> → Trong bài nghe TOPIK hay dùng dạng rút gọn </w:t>
      </w:r>
      <w:r w:rsidRPr="003310CD">
        <w:t>죠</w:t>
      </w:r>
      <w:r w:rsidRPr="003310CD">
        <w:t>!</w:t>
      </w:r>
    </w:p>
    <w:p w14:paraId="706C0CF8" w14:textId="77777777" w:rsidR="003310CD" w:rsidRPr="003310CD" w:rsidRDefault="003310CD" w:rsidP="003310CD">
      <w:r w:rsidRPr="003310CD">
        <w:rPr>
          <w:b/>
          <w:bCs/>
        </w:rPr>
        <w:t xml:space="preserve">② </w:t>
      </w:r>
      <w:r w:rsidRPr="003310CD">
        <w:rPr>
          <w:b/>
          <w:bCs/>
        </w:rPr>
        <w:t>네요</w:t>
      </w:r>
      <w:r w:rsidRPr="003310CD">
        <w:rPr>
          <w:b/>
          <w:bCs/>
        </w:rPr>
        <w:t xml:space="preserve"> — biến hình </w:t>
      </w:r>
      <w:r w:rsidRPr="003310CD">
        <w:rPr>
          <w:b/>
          <w:bCs/>
        </w:rPr>
        <w:t>ㅂ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불규칙</w:t>
      </w:r>
      <w:r w:rsidRPr="003310CD">
        <w:rPr>
          <w:b/>
          <w:bCs/>
        </w:rPr>
        <w:t>:</w:t>
      </w:r>
    </w:p>
    <w:p w14:paraId="7C3A86D1" w14:textId="77777777" w:rsidR="003310CD" w:rsidRPr="003310CD" w:rsidRDefault="003310CD" w:rsidP="003310CD">
      <w:r w:rsidRPr="003310CD">
        <w:t>덥다</w:t>
      </w:r>
      <w:r w:rsidRPr="003310CD">
        <w:t xml:space="preserve"> → </w:t>
      </w:r>
      <w:r w:rsidRPr="003310CD">
        <w:rPr>
          <w:b/>
          <w:bCs/>
        </w:rPr>
        <w:t>덥네요</w:t>
      </w:r>
      <w:r w:rsidRPr="003310CD">
        <w:t> </w:t>
      </w:r>
      <w:r w:rsidRPr="003310CD">
        <w:rPr>
          <w:rFonts w:ascii="Segoe UI Emoji" w:hAnsi="Segoe UI Emoji" w:cs="Segoe UI Emoji"/>
        </w:rPr>
        <w:t>❌</w:t>
      </w:r>
      <w:r w:rsidRPr="003310CD">
        <w:t xml:space="preserve"> </w:t>
      </w:r>
      <w:r w:rsidRPr="003310CD">
        <w:rPr>
          <w:rFonts w:ascii="Aptos" w:hAnsi="Aptos" w:cs="Aptos"/>
        </w:rPr>
        <w:t>→ </w:t>
      </w:r>
      <w:r w:rsidRPr="003310CD">
        <w:rPr>
          <w:b/>
          <w:bCs/>
        </w:rPr>
        <w:t>더운데요</w:t>
      </w:r>
      <w:r w:rsidRPr="003310CD">
        <w:t> hoặc </w:t>
      </w:r>
      <w:r w:rsidRPr="003310CD">
        <w:rPr>
          <w:b/>
          <w:bCs/>
        </w:rPr>
        <w:t>덥네요</w:t>
      </w:r>
      <w:r w:rsidRPr="003310CD">
        <w:t> </w:t>
      </w:r>
      <w:r w:rsidRPr="003310CD">
        <w:rPr>
          <w:rFonts w:ascii="Segoe UI Emoji" w:hAnsi="Segoe UI Emoji" w:cs="Segoe UI Emoji"/>
        </w:rPr>
        <w:t>✅</w:t>
      </w:r>
      <w:r w:rsidRPr="003310CD">
        <w:rPr>
          <w:rFonts w:ascii="Aptos" w:hAnsi="Aptos" w:cs="Aptos"/>
        </w:rPr>
        <w:t> </w:t>
      </w:r>
      <w:r w:rsidRPr="003310CD">
        <w:rPr>
          <w:i/>
          <w:iCs/>
        </w:rPr>
        <w:t>(</w:t>
      </w:r>
      <w:r w:rsidRPr="003310CD">
        <w:rPr>
          <w:i/>
          <w:iCs/>
        </w:rPr>
        <w:t>사실</w:t>
      </w:r>
      <w:r w:rsidRPr="003310CD">
        <w:rPr>
          <w:i/>
          <w:iCs/>
        </w:rPr>
        <w:t xml:space="preserve"> </w:t>
      </w:r>
      <w:r w:rsidRPr="003310CD">
        <w:rPr>
          <w:i/>
          <w:iCs/>
        </w:rPr>
        <w:t>ㅂ</w:t>
      </w:r>
      <w:r w:rsidRPr="003310CD">
        <w:rPr>
          <w:i/>
          <w:iCs/>
        </w:rPr>
        <w:t xml:space="preserve"> </w:t>
      </w:r>
      <w:r w:rsidRPr="003310CD">
        <w:rPr>
          <w:i/>
          <w:iCs/>
        </w:rPr>
        <w:t>불규칙</w:t>
      </w:r>
      <w:r w:rsidRPr="003310CD">
        <w:rPr>
          <w:i/>
          <w:iCs/>
        </w:rPr>
        <w:t xml:space="preserve"> + </w:t>
      </w:r>
      <w:r w:rsidRPr="003310CD">
        <w:rPr>
          <w:i/>
          <w:iCs/>
        </w:rPr>
        <w:t>네요</w:t>
      </w:r>
      <w:r w:rsidRPr="003310CD">
        <w:rPr>
          <w:i/>
          <w:iCs/>
        </w:rPr>
        <w:t xml:space="preserve"> → </w:t>
      </w:r>
      <w:r w:rsidRPr="003310CD">
        <w:rPr>
          <w:i/>
          <w:iCs/>
        </w:rPr>
        <w:t>더우네요</w:t>
      </w:r>
      <w:r w:rsidRPr="003310CD">
        <w:rPr>
          <w:i/>
          <w:iCs/>
        </w:rPr>
        <w:t xml:space="preserve"> là chuẩn nhất)</w:t>
      </w:r>
      <w:r w:rsidRPr="003310CD">
        <w:t> </w:t>
      </w:r>
      <w:r w:rsidRPr="003310CD">
        <w:t>맵다</w:t>
      </w:r>
      <w:r w:rsidRPr="003310CD">
        <w:t xml:space="preserve"> → </w:t>
      </w:r>
      <w:r w:rsidRPr="003310CD">
        <w:rPr>
          <w:b/>
          <w:bCs/>
        </w:rPr>
        <w:t>매운데요</w:t>
      </w:r>
      <w:r w:rsidRPr="003310CD">
        <w:t> / </w:t>
      </w:r>
      <w:r w:rsidRPr="003310CD">
        <w:rPr>
          <w:b/>
          <w:bCs/>
        </w:rPr>
        <w:t>맵네요</w:t>
      </w:r>
      <w:r w:rsidRPr="003310CD">
        <w:t> </w:t>
      </w:r>
      <w:r w:rsidRPr="003310CD">
        <w:rPr>
          <w:rFonts w:ascii="Segoe UI Emoji" w:hAnsi="Segoe UI Emoji" w:cs="Segoe UI Emoji"/>
        </w:rPr>
        <w:t>✅</w:t>
      </w:r>
    </w:p>
    <w:p w14:paraId="6C530286" w14:textId="77777777" w:rsidR="003310CD" w:rsidRPr="003310CD" w:rsidRDefault="003310CD" w:rsidP="003310CD">
      <w:r w:rsidRPr="003310CD">
        <w:rPr>
          <w:b/>
          <w:bCs/>
        </w:rPr>
        <w:t xml:space="preserve">③ </w:t>
      </w:r>
      <w:r w:rsidRPr="003310CD">
        <w:rPr>
          <w:b/>
          <w:bCs/>
        </w:rPr>
        <w:t>군요</w:t>
      </w:r>
      <w:r w:rsidRPr="003310CD">
        <w:rPr>
          <w:b/>
          <w:bCs/>
        </w:rPr>
        <w:t xml:space="preserve"> — động từ dùng </w:t>
      </w:r>
      <w:r w:rsidRPr="003310CD">
        <w:rPr>
          <w:b/>
          <w:bCs/>
        </w:rPr>
        <w:t>는군요</w:t>
      </w:r>
      <w:r w:rsidRPr="003310CD">
        <w:rPr>
          <w:b/>
          <w:bCs/>
        </w:rPr>
        <w:t xml:space="preserve">, không phải </w:t>
      </w:r>
      <w:r w:rsidRPr="003310CD">
        <w:rPr>
          <w:b/>
          <w:bCs/>
        </w:rPr>
        <w:t>ㄴ군요</w:t>
      </w:r>
      <w:r w:rsidRPr="003310CD">
        <w:rPr>
          <w:b/>
          <w:bCs/>
        </w:rPr>
        <w:t>:</w:t>
      </w:r>
    </w:p>
    <w:p w14:paraId="4794BF99" w14:textId="77777777" w:rsidR="003310CD" w:rsidRPr="003310CD" w:rsidRDefault="003310CD" w:rsidP="003310CD">
      <w:r w:rsidRPr="003310CD">
        <w:t>가다</w:t>
      </w:r>
      <w:r w:rsidRPr="003310CD">
        <w:t xml:space="preserve"> → </w:t>
      </w:r>
      <w:r w:rsidRPr="003310CD">
        <w:rPr>
          <w:b/>
          <w:bCs/>
        </w:rPr>
        <w:t>가는군요</w:t>
      </w:r>
      <w:r w:rsidRPr="003310CD">
        <w:t> </w:t>
      </w:r>
      <w:r w:rsidRPr="003310CD">
        <w:rPr>
          <w:rFonts w:ascii="Segoe UI Emoji" w:hAnsi="Segoe UI Emoji" w:cs="Segoe UI Emoji"/>
        </w:rPr>
        <w:t>✅</w:t>
      </w:r>
      <w:r w:rsidRPr="003310CD">
        <w:rPr>
          <w:rFonts w:ascii="Aptos" w:hAnsi="Aptos" w:cs="Aptos"/>
        </w:rPr>
        <w:t> </w:t>
      </w:r>
      <w:r w:rsidRPr="003310CD">
        <w:rPr>
          <w:i/>
          <w:iCs/>
        </w:rPr>
        <w:t>(</w:t>
      </w:r>
      <w:r w:rsidRPr="003310CD">
        <w:rPr>
          <w:i/>
          <w:iCs/>
        </w:rPr>
        <w:t>동사</w:t>
      </w:r>
      <w:r w:rsidRPr="003310CD">
        <w:rPr>
          <w:i/>
          <w:iCs/>
        </w:rPr>
        <w:t xml:space="preserve"> + </w:t>
      </w:r>
      <w:r w:rsidRPr="003310CD">
        <w:rPr>
          <w:i/>
          <w:iCs/>
        </w:rPr>
        <w:t>는군요</w:t>
      </w:r>
      <w:r w:rsidRPr="003310CD">
        <w:rPr>
          <w:i/>
          <w:iCs/>
        </w:rPr>
        <w:t>)</w:t>
      </w:r>
      <w:r w:rsidRPr="003310CD">
        <w:t> </w:t>
      </w:r>
      <w:r w:rsidRPr="003310CD">
        <w:t>가다</w:t>
      </w:r>
      <w:r w:rsidRPr="003310CD">
        <w:t xml:space="preserve"> → </w:t>
      </w:r>
      <w:del w:id="33" w:author="Unknown">
        <w:r w:rsidRPr="003310CD">
          <w:rPr>
            <w:b/>
            <w:bCs/>
          </w:rPr>
          <w:delText>간군요</w:delText>
        </w:r>
      </w:del>
      <w:r w:rsidRPr="003310CD">
        <w:t> </w:t>
      </w:r>
      <w:r w:rsidRPr="003310CD">
        <w:rPr>
          <w:rFonts w:ascii="Segoe UI Emoji" w:hAnsi="Segoe UI Emoji" w:cs="Segoe UI Emoji"/>
        </w:rPr>
        <w:t>❌</w:t>
      </w:r>
    </w:p>
    <w:p w14:paraId="3087203B" w14:textId="77777777" w:rsidR="003310CD" w:rsidRPr="003310CD" w:rsidRDefault="003310CD" w:rsidP="003310CD">
      <w:r w:rsidRPr="003310CD">
        <w:rPr>
          <w:b/>
          <w:bCs/>
        </w:rPr>
        <w:t>④ Bẫy TOPIK — hội thoại kinh điển:</w:t>
      </w:r>
    </w:p>
    <w:p w14:paraId="4AEC547F" w14:textId="77777777" w:rsidR="003310CD" w:rsidRPr="003310CD" w:rsidRDefault="003310CD" w:rsidP="003310CD">
      <w:r w:rsidRPr="003310CD">
        <w:t xml:space="preserve">A: </w:t>
      </w:r>
      <w:r w:rsidRPr="003310CD">
        <w:t>저</w:t>
      </w:r>
      <w:r w:rsidRPr="003310CD">
        <w:t xml:space="preserve"> </w:t>
      </w:r>
      <w:r w:rsidRPr="003310CD">
        <w:t>오늘</w:t>
      </w:r>
      <w:r w:rsidRPr="003310CD">
        <w:t xml:space="preserve"> </w:t>
      </w:r>
      <w:r w:rsidRPr="003310CD">
        <w:t>결혼해요</w:t>
      </w:r>
      <w:r w:rsidRPr="003310CD">
        <w:t>!</w:t>
      </w:r>
    </w:p>
    <w:p w14:paraId="6772568A" w14:textId="77777777" w:rsidR="003310CD" w:rsidRPr="003310CD" w:rsidRDefault="003310CD" w:rsidP="003310CD">
      <w:r w:rsidRPr="003310CD">
        <w:t xml:space="preserve">B: </w:t>
      </w:r>
      <w:r w:rsidRPr="003310CD">
        <w:t>아</w:t>
      </w:r>
      <w:r w:rsidRPr="003310CD">
        <w:t xml:space="preserve">, </w:t>
      </w:r>
      <w:r w:rsidRPr="003310CD">
        <w:t>그렇군요</w:t>
      </w:r>
      <w:r w:rsidRPr="003310CD">
        <w:t xml:space="preserve">! </w:t>
      </w:r>
      <w:r w:rsidRPr="003310CD">
        <w:t>축하해요</w:t>
      </w:r>
      <w:r w:rsidRPr="003310CD">
        <w:t xml:space="preserve">! </w:t>
      </w:r>
      <w:r w:rsidRPr="003310CD">
        <w:rPr>
          <w:rFonts w:ascii="Segoe UI Emoji" w:hAnsi="Segoe UI Emoji" w:cs="Segoe UI Emoji"/>
        </w:rPr>
        <w:t>✅</w:t>
      </w:r>
    </w:p>
    <w:p w14:paraId="286ED423" w14:textId="77777777" w:rsidR="003310CD" w:rsidRPr="003310CD" w:rsidRDefault="003310CD" w:rsidP="003310CD">
      <w:r w:rsidRPr="003310CD">
        <w:t xml:space="preserve">   (À vậy à! Chúc mừng nhé!)</w:t>
      </w:r>
    </w:p>
    <w:p w14:paraId="3ECCFAB0" w14:textId="77777777" w:rsidR="003310CD" w:rsidRPr="003310CD" w:rsidRDefault="003310CD" w:rsidP="003310CD">
      <w:r w:rsidRPr="003310CD">
        <w:lastRenderedPageBreak/>
        <w:t>→ B vừa nghe tin mới → dùng </w:t>
      </w:r>
      <w:r w:rsidRPr="003310CD">
        <w:rPr>
          <w:b/>
          <w:bCs/>
        </w:rPr>
        <w:t>군요</w:t>
      </w:r>
      <w:r w:rsidRPr="003310CD">
        <w:t> </w:t>
      </w:r>
      <w:r w:rsidRPr="003310CD">
        <w:rPr>
          <w:rFonts w:ascii="Segoe UI Emoji" w:hAnsi="Segoe UI Emoji" w:cs="Segoe UI Emoji"/>
        </w:rPr>
        <w:t>✅</w:t>
      </w:r>
      <w:r w:rsidRPr="003310CD">
        <w:t xml:space="preserve"> </w:t>
      </w:r>
      <w:r w:rsidRPr="003310CD">
        <w:rPr>
          <w:rFonts w:ascii="Aptos" w:hAnsi="Aptos" w:cs="Aptos"/>
        </w:rPr>
        <w:t>→</w:t>
      </w:r>
      <w:r w:rsidRPr="003310CD">
        <w:t xml:space="preserve"> Kh</w:t>
      </w:r>
      <w:r w:rsidRPr="003310CD">
        <w:rPr>
          <w:rFonts w:ascii="Aptos" w:hAnsi="Aptos" w:cs="Aptos"/>
        </w:rPr>
        <w:t>ô</w:t>
      </w:r>
      <w:r w:rsidRPr="003310CD">
        <w:t>ng d</w:t>
      </w:r>
      <w:r w:rsidRPr="003310CD">
        <w:rPr>
          <w:rFonts w:ascii="Aptos" w:hAnsi="Aptos" w:cs="Aptos"/>
        </w:rPr>
        <w:t>ù</w:t>
      </w:r>
      <w:r w:rsidRPr="003310CD">
        <w:t>ng</w:t>
      </w:r>
      <w:r w:rsidRPr="003310CD">
        <w:rPr>
          <w:rFonts w:ascii="Aptos" w:hAnsi="Aptos" w:cs="Aptos"/>
        </w:rPr>
        <w:t> </w:t>
      </w:r>
      <w:r w:rsidRPr="003310CD">
        <w:rPr>
          <w:b/>
          <w:bCs/>
        </w:rPr>
        <w:t>지요</w:t>
      </w:r>
      <w:r w:rsidRPr="003310CD">
        <w:t> (vì B không biết trước) → Không dùng </w:t>
      </w:r>
      <w:r w:rsidRPr="003310CD">
        <w:rPr>
          <w:b/>
          <w:bCs/>
        </w:rPr>
        <w:t>네요</w:t>
      </w:r>
      <w:r w:rsidRPr="003310CD">
        <w:t> (vì không trực tiếp nhìn thấy)</w:t>
      </w:r>
    </w:p>
    <w:p w14:paraId="58B9FFB6" w14:textId="77777777" w:rsidR="003310CD" w:rsidRPr="003310CD" w:rsidRDefault="003310CD" w:rsidP="003310CD">
      <w:r w:rsidRPr="003310CD">
        <w:rPr>
          <w:b/>
          <w:bCs/>
        </w:rPr>
        <w:t>⑤ (</w:t>
      </w:r>
      <w:r w:rsidRPr="003310CD">
        <w:rPr>
          <w:b/>
          <w:bCs/>
        </w:rPr>
        <w:t>이</w:t>
      </w:r>
      <w:r w:rsidRPr="003310CD">
        <w:rPr>
          <w:b/>
          <w:bCs/>
        </w:rPr>
        <w:t>)</w:t>
      </w:r>
      <w:r w:rsidRPr="003310CD">
        <w:rPr>
          <w:b/>
          <w:bCs/>
        </w:rPr>
        <w:t>지요</w:t>
      </w:r>
      <w:r w:rsidRPr="003310CD">
        <w:rPr>
          <w:b/>
          <w:bCs/>
        </w:rPr>
        <w:t>? — dùng để nhắc nhở nhẹ nhàng:</w:t>
      </w:r>
    </w:p>
    <w:p w14:paraId="7293D7C9" w14:textId="77777777" w:rsidR="003310CD" w:rsidRPr="003310CD" w:rsidRDefault="003310CD" w:rsidP="003310CD">
      <w:r w:rsidRPr="003310CD">
        <w:t>오늘</w:t>
      </w:r>
      <w:r w:rsidRPr="003310CD">
        <w:t xml:space="preserve"> </w:t>
      </w:r>
      <w:r w:rsidRPr="003310CD">
        <w:t>숙제</w:t>
      </w:r>
      <w:r w:rsidRPr="003310CD">
        <w:t xml:space="preserve"> </w:t>
      </w:r>
      <w:r w:rsidRPr="003310CD">
        <w:t>있</w:t>
      </w:r>
      <w:r w:rsidRPr="003310CD">
        <w:rPr>
          <w:b/>
          <w:bCs/>
        </w:rPr>
        <w:t>지요</w:t>
      </w:r>
      <w:r w:rsidRPr="003310CD">
        <w:t>? </w:t>
      </w:r>
      <w:r w:rsidRPr="003310CD">
        <w:rPr>
          <w:i/>
          <w:iCs/>
        </w:rPr>
        <w:t>(Hôm nay có bài tập về nhà nhé?)</w:t>
      </w:r>
      <w:r w:rsidRPr="003310CD">
        <w:t> → Giáo viên </w:t>
      </w:r>
      <w:r w:rsidRPr="003310CD">
        <w:rPr>
          <w:b/>
          <w:bCs/>
        </w:rPr>
        <w:t>biết</w:t>
      </w:r>
      <w:r w:rsidRPr="003310CD">
        <w:t> có bài tập, hỏi để nhắc học sinh!</w:t>
      </w:r>
    </w:p>
    <w:p w14:paraId="2CCA1EBA" w14:textId="77777777" w:rsidR="003310CD" w:rsidRPr="003310CD" w:rsidRDefault="003310CD" w:rsidP="003310CD">
      <w:r w:rsidRPr="003310CD">
        <w:pict w14:anchorId="1FCB3A23">
          <v:rect id="_x0000_i2947" style="width:0;height:0" o:hralign="center" o:hrstd="t" o:hr="t" fillcolor="#a0a0a0" stroked="f"/>
        </w:pict>
      </w:r>
    </w:p>
    <w:p w14:paraId="61097DD7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Cụm Hay Gặp Trong TOPIK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  <w:gridCol w:w="2029"/>
        <w:gridCol w:w="1011"/>
      </w:tblGrid>
      <w:tr w:rsidR="003310CD" w:rsidRPr="003310CD" w14:paraId="1879CD1D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42D8AC1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Tiếng Hàn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230EC4D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Nghĩa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9E605D0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Cấu trúc</w:t>
            </w:r>
          </w:p>
        </w:tc>
      </w:tr>
      <w:tr w:rsidR="003310CD" w:rsidRPr="003310CD" w14:paraId="1387780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3BE8F21" w14:textId="77777777" w:rsidR="003310CD" w:rsidRPr="003310CD" w:rsidRDefault="003310CD" w:rsidP="003310CD">
            <w:r w:rsidRPr="003310CD">
              <w:t>맞</w:t>
            </w:r>
            <w:r w:rsidRPr="003310CD">
              <w:rPr>
                <w:b/>
                <w:bCs/>
              </w:rPr>
              <w:t>지요</w:t>
            </w:r>
            <w:r w:rsidRPr="003310CD">
              <w:t xml:space="preserve">? / </w:t>
            </w:r>
            <w:r w:rsidRPr="003310CD">
              <w:t>맞</w:t>
            </w:r>
            <w:r w:rsidRPr="003310CD">
              <w:rPr>
                <w:b/>
                <w:bCs/>
              </w:rPr>
              <w:t>죠</w:t>
            </w:r>
            <w:r w:rsidRPr="003310CD">
              <w:t>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085A44E" w14:textId="77777777" w:rsidR="003310CD" w:rsidRPr="003310CD" w:rsidRDefault="003310CD" w:rsidP="003310CD">
            <w:r w:rsidRPr="003310CD">
              <w:t>Đúng không?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1FD0A77" w14:textId="77777777" w:rsidR="003310CD" w:rsidRPr="003310CD" w:rsidRDefault="003310CD" w:rsidP="003310CD">
            <w:r w:rsidRPr="003310CD">
              <w:t>(</w:t>
            </w:r>
            <w:r w:rsidRPr="003310CD">
              <w:t>이</w:t>
            </w:r>
            <w:r w:rsidRPr="003310CD">
              <w:t>)</w:t>
            </w:r>
            <w:r w:rsidRPr="003310CD">
              <w:t>지요</w:t>
            </w:r>
            <w:r w:rsidRPr="003310CD">
              <w:t>?</w:t>
            </w:r>
          </w:p>
        </w:tc>
      </w:tr>
      <w:tr w:rsidR="003310CD" w:rsidRPr="003310CD" w14:paraId="58AD847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F14AE09" w14:textId="77777777" w:rsidR="003310CD" w:rsidRPr="003310CD" w:rsidRDefault="003310CD" w:rsidP="003310CD">
            <w:r w:rsidRPr="003310CD">
              <w:t>그렇</w:t>
            </w:r>
            <w:r w:rsidRPr="003310CD">
              <w:rPr>
                <w:b/>
                <w:bCs/>
              </w:rPr>
              <w:t>지요</w:t>
            </w:r>
            <w:r w:rsidRPr="003310CD">
              <w:t xml:space="preserve">? / </w:t>
            </w:r>
            <w:r w:rsidRPr="003310CD">
              <w:t>그렇</w:t>
            </w:r>
            <w:r w:rsidRPr="003310CD">
              <w:rPr>
                <w:b/>
                <w:bCs/>
              </w:rPr>
              <w:t>죠</w:t>
            </w:r>
            <w:r w:rsidRPr="003310CD">
              <w:t>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7657505" w14:textId="77777777" w:rsidR="003310CD" w:rsidRPr="003310CD" w:rsidRDefault="003310CD" w:rsidP="003310CD">
            <w:r w:rsidRPr="003310CD">
              <w:t>Phải không?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A473448" w14:textId="77777777" w:rsidR="003310CD" w:rsidRPr="003310CD" w:rsidRDefault="003310CD" w:rsidP="003310CD">
            <w:r w:rsidRPr="003310CD">
              <w:t>(</w:t>
            </w:r>
            <w:r w:rsidRPr="003310CD">
              <w:t>이</w:t>
            </w:r>
            <w:r w:rsidRPr="003310CD">
              <w:t>)</w:t>
            </w:r>
            <w:r w:rsidRPr="003310CD">
              <w:t>지요</w:t>
            </w:r>
            <w:r w:rsidRPr="003310CD">
              <w:t>?</w:t>
            </w:r>
          </w:p>
        </w:tc>
      </w:tr>
      <w:tr w:rsidR="003310CD" w:rsidRPr="003310CD" w14:paraId="0790648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3BFF964" w14:textId="77777777" w:rsidR="003310CD" w:rsidRPr="003310CD" w:rsidRDefault="003310CD" w:rsidP="003310CD">
            <w:r w:rsidRPr="003310CD">
              <w:t>아</w:t>
            </w:r>
            <w:r w:rsidRPr="003310CD">
              <w:t xml:space="preserve">, </w:t>
            </w:r>
            <w:r w:rsidRPr="003310CD">
              <w:t>그렇</w:t>
            </w:r>
            <w:r w:rsidRPr="003310CD">
              <w:rPr>
                <w:b/>
                <w:bCs/>
              </w:rPr>
              <w:t>군요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6CF263A" w14:textId="77777777" w:rsidR="003310CD" w:rsidRPr="003310CD" w:rsidRDefault="003310CD" w:rsidP="003310CD">
            <w:r w:rsidRPr="003310CD">
              <w:t>À, vậy 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3FA620E" w14:textId="77777777" w:rsidR="003310CD" w:rsidRPr="003310CD" w:rsidRDefault="003310CD" w:rsidP="003310CD">
            <w:r w:rsidRPr="003310CD">
              <w:t>군요</w:t>
            </w:r>
          </w:p>
        </w:tc>
      </w:tr>
      <w:tr w:rsidR="003310CD" w:rsidRPr="003310CD" w14:paraId="4D85434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96DD77A" w14:textId="77777777" w:rsidR="003310CD" w:rsidRPr="003310CD" w:rsidRDefault="003310CD" w:rsidP="003310CD">
            <w:r w:rsidRPr="003310CD">
              <w:t>정말요</w:t>
            </w:r>
            <w:r w:rsidRPr="003310CD">
              <w:t xml:space="preserve">? </w:t>
            </w:r>
            <w:r w:rsidRPr="003310CD">
              <w:t>그</w:t>
            </w:r>
            <w:r w:rsidRPr="003310CD">
              <w:rPr>
                <w:b/>
                <w:bCs/>
              </w:rPr>
              <w:t>군요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5F038E4" w14:textId="77777777" w:rsidR="003310CD" w:rsidRPr="003310CD" w:rsidRDefault="003310CD" w:rsidP="003310CD">
            <w:r w:rsidRPr="003310CD">
              <w:t>Thật à? Vậy đấy nhỉ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BC346F0" w14:textId="77777777" w:rsidR="003310CD" w:rsidRPr="003310CD" w:rsidRDefault="003310CD" w:rsidP="003310CD">
            <w:r w:rsidRPr="003310CD">
              <w:t>군요</w:t>
            </w:r>
          </w:p>
        </w:tc>
      </w:tr>
      <w:tr w:rsidR="003310CD" w:rsidRPr="003310CD" w14:paraId="0CA8887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C7399D9" w14:textId="77777777" w:rsidR="003310CD" w:rsidRPr="003310CD" w:rsidRDefault="003310CD" w:rsidP="003310CD">
            <w:r w:rsidRPr="003310CD">
              <w:t>날씨가</w:t>
            </w:r>
            <w:r w:rsidRPr="003310CD">
              <w:t xml:space="preserve"> </w:t>
            </w:r>
            <w:r w:rsidRPr="003310CD">
              <w:t>좋</w:t>
            </w:r>
            <w:r w:rsidRPr="003310CD">
              <w:rPr>
                <w:b/>
                <w:bCs/>
              </w:rPr>
              <w:t>네요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9E1C823" w14:textId="77777777" w:rsidR="003310CD" w:rsidRPr="003310CD" w:rsidRDefault="003310CD" w:rsidP="003310CD">
            <w:r w:rsidRPr="003310CD">
              <w:t>Thời tiết đẹp nhỉ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5C7CA4B" w14:textId="77777777" w:rsidR="003310CD" w:rsidRPr="003310CD" w:rsidRDefault="003310CD" w:rsidP="003310CD">
            <w:r w:rsidRPr="003310CD">
              <w:t>네요</w:t>
            </w:r>
          </w:p>
        </w:tc>
      </w:tr>
      <w:tr w:rsidR="003310CD" w:rsidRPr="003310CD" w14:paraId="4B237A4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8875827" w14:textId="77777777" w:rsidR="003310CD" w:rsidRPr="003310CD" w:rsidRDefault="003310CD" w:rsidP="003310CD">
            <w:r w:rsidRPr="003310CD">
              <w:t>벌써</w:t>
            </w:r>
            <w:r w:rsidRPr="003310CD">
              <w:t xml:space="preserve"> </w:t>
            </w:r>
            <w:r w:rsidRPr="003310CD">
              <w:t>다</w:t>
            </w:r>
            <w:r w:rsidRPr="003310CD">
              <w:t xml:space="preserve"> </w:t>
            </w:r>
            <w:r w:rsidRPr="003310CD">
              <w:t>됐</w:t>
            </w:r>
            <w:r w:rsidRPr="003310CD">
              <w:rPr>
                <w:b/>
                <w:bCs/>
              </w:rPr>
              <w:t>네요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B4DA8BC" w14:textId="77777777" w:rsidR="003310CD" w:rsidRPr="003310CD" w:rsidRDefault="003310CD" w:rsidP="003310CD">
            <w:r w:rsidRPr="003310CD">
              <w:t>Xong rồi đấy nhỉ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D4F0299" w14:textId="77777777" w:rsidR="003310CD" w:rsidRPr="003310CD" w:rsidRDefault="003310CD" w:rsidP="003310CD">
            <w:r w:rsidRPr="003310CD">
              <w:t>네요</w:t>
            </w:r>
          </w:p>
        </w:tc>
      </w:tr>
      <w:tr w:rsidR="003310CD" w:rsidRPr="003310CD" w14:paraId="4F337FD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B17CA32" w14:textId="77777777" w:rsidR="003310CD" w:rsidRPr="003310CD" w:rsidRDefault="003310CD" w:rsidP="003310CD">
            <w:r w:rsidRPr="003310CD">
              <w:t>생각보다</w:t>
            </w:r>
            <w:r w:rsidRPr="003310CD">
              <w:t xml:space="preserve"> </w:t>
            </w:r>
            <w:r w:rsidRPr="003310CD">
              <w:t>빠르</w:t>
            </w:r>
            <w:r w:rsidRPr="003310CD">
              <w:rPr>
                <w:b/>
                <w:bCs/>
              </w:rPr>
              <w:t>네요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AB49B0F" w14:textId="77777777" w:rsidR="003310CD" w:rsidRPr="003310CD" w:rsidRDefault="003310CD" w:rsidP="003310CD">
            <w:r w:rsidRPr="003310CD">
              <w:t>Nhanh hơn nghĩ nhỉ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DAD5F73" w14:textId="77777777" w:rsidR="003310CD" w:rsidRPr="003310CD" w:rsidRDefault="003310CD" w:rsidP="003310CD">
            <w:r w:rsidRPr="003310CD">
              <w:t>네요</w:t>
            </w:r>
          </w:p>
        </w:tc>
      </w:tr>
    </w:tbl>
    <w:p w14:paraId="05BB41E2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✏️</w:t>
      </w:r>
      <w:r w:rsidRPr="003310CD">
        <w:rPr>
          <w:b/>
          <w:bCs/>
        </w:rPr>
        <w:t xml:space="preserve"> Mini Quiz</w:t>
      </w:r>
    </w:p>
    <w:p w14:paraId="7BDB1D1E" w14:textId="77777777" w:rsidR="003310CD" w:rsidRPr="003310CD" w:rsidRDefault="003310CD" w:rsidP="003310CD">
      <w:r w:rsidRPr="003310CD">
        <w:t>Chọn </w:t>
      </w:r>
      <w:r w:rsidRPr="003310CD">
        <w:rPr>
          <w:b/>
          <w:bCs/>
        </w:rPr>
        <w:t>(</w:t>
      </w:r>
      <w:r w:rsidRPr="003310CD">
        <w:rPr>
          <w:b/>
          <w:bCs/>
        </w:rPr>
        <w:t>이</w:t>
      </w:r>
      <w:r w:rsidRPr="003310CD">
        <w:rPr>
          <w:b/>
          <w:bCs/>
        </w:rPr>
        <w:t>)</w:t>
      </w:r>
      <w:r w:rsidRPr="003310CD">
        <w:rPr>
          <w:b/>
          <w:bCs/>
        </w:rPr>
        <w:t>지요</w:t>
      </w:r>
      <w:r w:rsidRPr="003310CD">
        <w:rPr>
          <w:b/>
          <w:bCs/>
        </w:rPr>
        <w:t xml:space="preserve">?, </w:t>
      </w:r>
      <w:r w:rsidRPr="003310CD">
        <w:rPr>
          <w:b/>
          <w:bCs/>
        </w:rPr>
        <w:t>군요</w:t>
      </w:r>
      <w:r w:rsidRPr="003310CD">
        <w:rPr>
          <w:b/>
          <w:bCs/>
        </w:rPr>
        <w:t xml:space="preserve">, </w:t>
      </w:r>
      <w:r w:rsidRPr="003310CD">
        <w:rPr>
          <w:b/>
          <w:bCs/>
        </w:rPr>
        <w:t>네요</w:t>
      </w:r>
      <w:r w:rsidRPr="003310CD">
        <w:t> và điền đúng dạng:</w:t>
      </w:r>
    </w:p>
    <w:p w14:paraId="1FF8F393" w14:textId="77777777" w:rsidR="003310CD" w:rsidRPr="003310CD" w:rsidRDefault="003310CD" w:rsidP="003310CD">
      <w:pPr>
        <w:numPr>
          <w:ilvl w:val="0"/>
          <w:numId w:val="78"/>
        </w:numPr>
      </w:pPr>
      <w:r w:rsidRPr="003310CD">
        <w:t xml:space="preserve">A: </w:t>
      </w:r>
      <w:r w:rsidRPr="003310CD">
        <w:t>저</w:t>
      </w:r>
      <w:r w:rsidRPr="003310CD">
        <w:t xml:space="preserve"> </w:t>
      </w:r>
      <w:r w:rsidRPr="003310CD">
        <w:t>다음</w:t>
      </w:r>
      <w:r w:rsidRPr="003310CD">
        <w:t xml:space="preserve"> </w:t>
      </w:r>
      <w:r w:rsidRPr="003310CD">
        <w:t>달에</w:t>
      </w:r>
      <w:r w:rsidRPr="003310CD">
        <w:t xml:space="preserve"> </w:t>
      </w:r>
      <w:r w:rsidRPr="003310CD">
        <w:t>한국</w:t>
      </w:r>
      <w:r w:rsidRPr="003310CD">
        <w:t xml:space="preserve"> </w:t>
      </w:r>
      <w:r w:rsidRPr="003310CD">
        <w:t>가요</w:t>
      </w:r>
      <w:r w:rsidRPr="003310CD">
        <w:t xml:space="preserve">! B: </w:t>
      </w:r>
      <w:r w:rsidRPr="003310CD">
        <w:t>아</w:t>
      </w:r>
      <w:r w:rsidRPr="003310CD">
        <w:t xml:space="preserve">, </w:t>
      </w:r>
      <w:r w:rsidRPr="003310CD">
        <w:t>정말요</w:t>
      </w:r>
      <w:r w:rsidRPr="003310CD">
        <w:t xml:space="preserve">? </w:t>
      </w:r>
      <w:r w:rsidRPr="003310CD">
        <w:t>좋</w:t>
      </w:r>
      <w:r w:rsidRPr="003310CD">
        <w:t>___! </w:t>
      </w:r>
      <w:r w:rsidRPr="003310CD">
        <w:rPr>
          <w:i/>
          <w:iCs/>
        </w:rPr>
        <w:t>(B vừa nghe tin mới → phản ứng vui)</w:t>
      </w:r>
    </w:p>
    <w:p w14:paraId="2CA502A1" w14:textId="77777777" w:rsidR="003310CD" w:rsidRPr="003310CD" w:rsidRDefault="003310CD" w:rsidP="003310CD">
      <w:pPr>
        <w:numPr>
          <w:ilvl w:val="0"/>
          <w:numId w:val="78"/>
        </w:numPr>
      </w:pPr>
      <w:r w:rsidRPr="003310CD">
        <w:rPr>
          <w:i/>
          <w:iCs/>
        </w:rPr>
        <w:t>(Nhìn vào hóa đơn)</w:t>
      </w:r>
      <w:r w:rsidRPr="003310CD">
        <w:t> </w:t>
      </w:r>
      <w:r w:rsidRPr="003310CD">
        <w:t>다</w:t>
      </w:r>
      <w:r w:rsidRPr="003310CD">
        <w:t xml:space="preserve"> </w:t>
      </w:r>
      <w:r w:rsidRPr="003310CD">
        <w:t>합쳐서</w:t>
      </w:r>
      <w:r w:rsidRPr="003310CD">
        <w:t xml:space="preserve"> 50,000</w:t>
      </w:r>
      <w:r w:rsidRPr="003310CD">
        <w:t>원이</w:t>
      </w:r>
      <w:r w:rsidRPr="003310CD">
        <w:t>___. </w:t>
      </w:r>
      <w:r w:rsidRPr="003310CD">
        <w:rPr>
          <w:i/>
          <w:iCs/>
        </w:rPr>
        <w:t>(Tổng cộng 50,000 won đấy nhỉ — đang nhìn thấy)</w:t>
      </w:r>
    </w:p>
    <w:p w14:paraId="5162A51E" w14:textId="77777777" w:rsidR="003310CD" w:rsidRPr="003310CD" w:rsidRDefault="003310CD" w:rsidP="003310CD">
      <w:pPr>
        <w:numPr>
          <w:ilvl w:val="0"/>
          <w:numId w:val="78"/>
        </w:numPr>
      </w:pPr>
      <w:r w:rsidRPr="003310CD">
        <w:t xml:space="preserve">A: </w:t>
      </w:r>
      <w:r w:rsidRPr="003310CD">
        <w:t>오늘</w:t>
      </w:r>
      <w:r w:rsidRPr="003310CD">
        <w:t xml:space="preserve"> </w:t>
      </w:r>
      <w:r w:rsidRPr="003310CD">
        <w:t>회의</w:t>
      </w:r>
      <w:r w:rsidRPr="003310CD">
        <w:t xml:space="preserve"> 3</w:t>
      </w:r>
      <w:r w:rsidRPr="003310CD">
        <w:t>시에</w:t>
      </w:r>
      <w:r w:rsidRPr="003310CD">
        <w:t xml:space="preserve"> </w:t>
      </w:r>
      <w:r w:rsidRPr="003310CD">
        <w:t>있</w:t>
      </w:r>
      <w:r w:rsidRPr="003310CD">
        <w:t xml:space="preserve">___ ? B: </w:t>
      </w:r>
      <w:r w:rsidRPr="003310CD">
        <w:t>네</w:t>
      </w:r>
      <w:r w:rsidRPr="003310CD">
        <w:t xml:space="preserve">, </w:t>
      </w:r>
      <w:r w:rsidRPr="003310CD">
        <w:t>맞아요</w:t>
      </w:r>
      <w:r w:rsidRPr="003310CD">
        <w:t>. </w:t>
      </w:r>
      <w:r w:rsidRPr="003310CD">
        <w:rPr>
          <w:i/>
          <w:iCs/>
        </w:rPr>
        <w:t>(A biết rồi nhưng hỏi để xác nhận)</w:t>
      </w:r>
    </w:p>
    <w:p w14:paraId="50654671" w14:textId="77777777" w:rsidR="003310CD" w:rsidRPr="003310CD" w:rsidRDefault="003310CD" w:rsidP="003310CD">
      <w:pPr>
        <w:numPr>
          <w:ilvl w:val="0"/>
          <w:numId w:val="78"/>
        </w:numPr>
      </w:pPr>
      <w:r w:rsidRPr="003310CD">
        <w:rPr>
          <w:i/>
          <w:iCs/>
        </w:rPr>
        <w:lastRenderedPageBreak/>
        <w:t>(Bạn vừa giải thích lý do muộn)</w:t>
      </w:r>
      <w:r w:rsidRPr="003310CD">
        <w:t xml:space="preserve"> A: </w:t>
      </w:r>
      <w:r w:rsidRPr="003310CD">
        <w:t>길이</w:t>
      </w:r>
      <w:r w:rsidRPr="003310CD">
        <w:t xml:space="preserve"> </w:t>
      </w:r>
      <w:r w:rsidRPr="003310CD">
        <w:t>너무</w:t>
      </w:r>
      <w:r w:rsidRPr="003310CD">
        <w:t xml:space="preserve"> </w:t>
      </w:r>
      <w:r w:rsidRPr="003310CD">
        <w:t>막혔어요</w:t>
      </w:r>
      <w:r w:rsidRPr="003310CD">
        <w:t xml:space="preserve">. B: </w:t>
      </w:r>
      <w:r w:rsidRPr="003310CD">
        <w:t>아</w:t>
      </w:r>
      <w:r w:rsidRPr="003310CD">
        <w:t xml:space="preserve">, </w:t>
      </w:r>
      <w:r w:rsidRPr="003310CD">
        <w:t>그래서</w:t>
      </w:r>
      <w:r w:rsidRPr="003310CD">
        <w:t xml:space="preserve"> </w:t>
      </w:r>
      <w:r w:rsidRPr="003310CD">
        <w:t>늦었</w:t>
      </w:r>
      <w:r w:rsidRPr="003310CD">
        <w:t>___. </w:t>
      </w:r>
      <w:r w:rsidRPr="003310CD">
        <w:rPr>
          <w:i/>
          <w:iCs/>
        </w:rPr>
        <w:t>(B vừa hiểu ra lý do)</w:t>
      </w:r>
    </w:p>
    <w:p w14:paraId="584C2F05" w14:textId="77777777" w:rsidR="003310CD" w:rsidRPr="003310CD" w:rsidRDefault="003310CD" w:rsidP="003310CD">
      <w:pPr>
        <w:numPr>
          <w:ilvl w:val="0"/>
          <w:numId w:val="78"/>
        </w:numPr>
      </w:pPr>
      <w:r w:rsidRPr="003310CD">
        <w:t>음식이</w:t>
      </w:r>
      <w:r w:rsidRPr="003310CD">
        <w:t xml:space="preserve"> </w:t>
      </w:r>
      <w:r w:rsidRPr="003310CD">
        <w:t>정말</w:t>
      </w:r>
      <w:r w:rsidRPr="003310CD">
        <w:t xml:space="preserve"> </w:t>
      </w:r>
      <w:r w:rsidRPr="003310CD">
        <w:t>맛있</w:t>
      </w:r>
      <w:r w:rsidRPr="003310CD">
        <w:t xml:space="preserve">___ ! </w:t>
      </w:r>
      <w:r w:rsidRPr="003310CD">
        <w:t>누가</w:t>
      </w:r>
      <w:r w:rsidRPr="003310CD">
        <w:t xml:space="preserve"> </w:t>
      </w:r>
      <w:r w:rsidRPr="003310CD">
        <w:t>만들었어요</w:t>
      </w:r>
      <w:r w:rsidRPr="003310CD">
        <w:t>? </w:t>
      </w:r>
      <w:r w:rsidRPr="003310CD">
        <w:rPr>
          <w:i/>
          <w:iCs/>
        </w:rPr>
        <w:t>(Đang ăn và thấy ngon — phản ứng tức thì)</w:t>
      </w:r>
    </w:p>
    <w:p w14:paraId="7DB4C813" w14:textId="77777777" w:rsidR="003310CD" w:rsidRPr="003310CD" w:rsidRDefault="003310CD" w:rsidP="003310CD">
      <w:pPr>
        <w:numPr>
          <w:ilvl w:val="0"/>
          <w:numId w:val="78"/>
        </w:numPr>
      </w:pPr>
      <w:r w:rsidRPr="003310CD">
        <w:t>한국에</w:t>
      </w:r>
      <w:r w:rsidRPr="003310CD">
        <w:t xml:space="preserve"> </w:t>
      </w:r>
      <w:r w:rsidRPr="003310CD">
        <w:t>오신</w:t>
      </w:r>
      <w:r w:rsidRPr="003310CD">
        <w:t xml:space="preserve"> </w:t>
      </w:r>
      <w:r w:rsidRPr="003310CD">
        <w:t>지</w:t>
      </w:r>
      <w:r w:rsidRPr="003310CD">
        <w:t xml:space="preserve"> </w:t>
      </w:r>
      <w:r w:rsidRPr="003310CD">
        <w:t>얼마나</w:t>
      </w:r>
      <w:r w:rsidRPr="003310CD">
        <w:t xml:space="preserve"> </w:t>
      </w:r>
      <w:r w:rsidRPr="003310CD">
        <w:t>됐</w:t>
      </w:r>
      <w:r w:rsidRPr="003310CD">
        <w:t>___ ? </w:t>
      </w:r>
      <w:r w:rsidRPr="003310CD">
        <w:rPr>
          <w:i/>
          <w:iCs/>
        </w:rPr>
        <w:t>(Hỏi xác nhận / hỏi thông tin đã biết một phần)</w:t>
      </w:r>
    </w:p>
    <w:p w14:paraId="1B6C8B5F" w14:textId="77777777" w:rsidR="003310CD" w:rsidRPr="003310CD" w:rsidRDefault="003310CD" w:rsidP="003310CD">
      <w:r w:rsidRPr="003310CD">
        <w:t>&lt;details&gt; &lt;summary&gt;</w:t>
      </w:r>
      <w:r w:rsidRPr="003310CD">
        <w:rPr>
          <w:rFonts w:ascii="Segoe UI Emoji" w:hAnsi="Segoe UI Emoji" w:cs="Segoe UI Emoji"/>
        </w:rPr>
        <w:t>👉</w:t>
      </w:r>
      <w:r w:rsidRPr="003310CD">
        <w:t xml:space="preserve"> Xem đáp án&lt;/summary&gt;</w:t>
      </w:r>
    </w:p>
    <w:p w14:paraId="2E2B88C4" w14:textId="77777777" w:rsidR="003310CD" w:rsidRPr="003310CD" w:rsidRDefault="003310CD" w:rsidP="003310CD">
      <w:pPr>
        <w:numPr>
          <w:ilvl w:val="0"/>
          <w:numId w:val="79"/>
        </w:numPr>
      </w:pPr>
      <w:r w:rsidRPr="003310CD">
        <w:t>좋</w:t>
      </w:r>
      <w:r w:rsidRPr="003310CD">
        <w:rPr>
          <w:b/>
          <w:bCs/>
        </w:rPr>
        <w:t>겠네요</w:t>
      </w:r>
      <w:r w:rsidRPr="003310CD">
        <w:t xml:space="preserve"> hoặc </w:t>
      </w:r>
      <w:r w:rsidRPr="003310CD">
        <w:t>좋</w:t>
      </w:r>
      <w:r w:rsidRPr="003310CD">
        <w:rPr>
          <w:b/>
          <w:bCs/>
        </w:rPr>
        <w:t>군요</w:t>
      </w:r>
      <w:r w:rsidRPr="003310CD">
        <w:t> </w:t>
      </w:r>
      <w:r w:rsidRPr="003310CD">
        <w:rPr>
          <w:rFonts w:ascii="Segoe UI Emoji" w:hAnsi="Segoe UI Emoji" w:cs="Segoe UI Emoji"/>
        </w:rPr>
        <w:t>✅</w:t>
      </w:r>
      <w:r w:rsidRPr="003310CD">
        <w:t xml:space="preserve"> </w:t>
      </w:r>
      <w:r w:rsidRPr="003310CD">
        <w:rPr>
          <w:rFonts w:ascii="Aptos" w:hAnsi="Aptos" w:cs="Aptos"/>
        </w:rPr>
        <w:t>—</w:t>
      </w:r>
      <w:r w:rsidRPr="003310CD">
        <w:t xml:space="preserve"> B vừa nghe tin mới → </w:t>
      </w:r>
      <w:r w:rsidRPr="003310CD">
        <w:rPr>
          <w:b/>
          <w:bCs/>
        </w:rPr>
        <w:t>군요</w:t>
      </w:r>
      <w:r w:rsidRPr="003310CD">
        <w:t> (vừa nhận ra) hoặc </w:t>
      </w:r>
      <w:r w:rsidRPr="003310CD">
        <w:rPr>
          <w:b/>
          <w:bCs/>
        </w:rPr>
        <w:t>네요</w:t>
      </w:r>
      <w:r w:rsidRPr="003310CD">
        <w:t> (phản ứng tự nhiên) → Cả hai đều tự nhiên trong ngữ cảnh này!</w:t>
      </w:r>
    </w:p>
    <w:p w14:paraId="572A8518" w14:textId="77777777" w:rsidR="003310CD" w:rsidRPr="003310CD" w:rsidRDefault="003310CD" w:rsidP="003310CD">
      <w:pPr>
        <w:numPr>
          <w:ilvl w:val="0"/>
          <w:numId w:val="79"/>
        </w:numPr>
      </w:pPr>
      <w:r w:rsidRPr="003310CD">
        <w:t>50,000</w:t>
      </w:r>
      <w:r w:rsidRPr="003310CD">
        <w:t>원이</w:t>
      </w:r>
      <w:r w:rsidRPr="003310CD">
        <w:rPr>
          <w:b/>
          <w:bCs/>
        </w:rPr>
        <w:t>네요</w:t>
      </w:r>
      <w:r w:rsidRPr="003310CD">
        <w:t> — đang nhìn thấy trực tiếp → </w:t>
      </w:r>
      <w:r w:rsidRPr="003310CD">
        <w:rPr>
          <w:b/>
          <w:bCs/>
        </w:rPr>
        <w:t>네요</w:t>
      </w:r>
    </w:p>
    <w:p w14:paraId="1540C4E9" w14:textId="77777777" w:rsidR="003310CD" w:rsidRPr="003310CD" w:rsidRDefault="003310CD" w:rsidP="003310CD">
      <w:pPr>
        <w:numPr>
          <w:ilvl w:val="0"/>
          <w:numId w:val="79"/>
        </w:numPr>
      </w:pPr>
      <w:r w:rsidRPr="003310CD">
        <w:t>3</w:t>
      </w:r>
      <w:r w:rsidRPr="003310CD">
        <w:t>시에</w:t>
      </w:r>
      <w:r w:rsidRPr="003310CD">
        <w:t xml:space="preserve"> </w:t>
      </w:r>
      <w:r w:rsidRPr="003310CD">
        <w:t>있</w:t>
      </w:r>
      <w:r w:rsidRPr="003310CD">
        <w:rPr>
          <w:b/>
          <w:bCs/>
        </w:rPr>
        <w:t>지요</w:t>
      </w:r>
      <w:r w:rsidRPr="003310CD">
        <w:t>? — đã biết rồi, hỏi xác nhận → </w:t>
      </w:r>
      <w:r w:rsidRPr="003310CD">
        <w:rPr>
          <w:b/>
          <w:bCs/>
        </w:rPr>
        <w:t>(</w:t>
      </w:r>
      <w:r w:rsidRPr="003310CD">
        <w:rPr>
          <w:b/>
          <w:bCs/>
        </w:rPr>
        <w:t>이</w:t>
      </w:r>
      <w:r w:rsidRPr="003310CD">
        <w:rPr>
          <w:b/>
          <w:bCs/>
        </w:rPr>
        <w:t>)</w:t>
      </w:r>
      <w:r w:rsidRPr="003310CD">
        <w:rPr>
          <w:b/>
          <w:bCs/>
        </w:rPr>
        <w:t>지요</w:t>
      </w:r>
      <w:r w:rsidRPr="003310CD">
        <w:rPr>
          <w:b/>
          <w:bCs/>
        </w:rPr>
        <w:t>?</w:t>
      </w:r>
    </w:p>
    <w:p w14:paraId="70CED44A" w14:textId="77777777" w:rsidR="003310CD" w:rsidRPr="003310CD" w:rsidRDefault="003310CD" w:rsidP="003310CD">
      <w:pPr>
        <w:numPr>
          <w:ilvl w:val="0"/>
          <w:numId w:val="79"/>
        </w:numPr>
      </w:pPr>
      <w:r w:rsidRPr="003310CD">
        <w:t>늦었</w:t>
      </w:r>
      <w:r w:rsidRPr="003310CD">
        <w:rPr>
          <w:b/>
          <w:bCs/>
        </w:rPr>
        <w:t>군요</w:t>
      </w:r>
      <w:r w:rsidRPr="003310CD">
        <w:t> — vừa hiểu ra lý do ("À HA!") → </w:t>
      </w:r>
      <w:r w:rsidRPr="003310CD">
        <w:rPr>
          <w:b/>
          <w:bCs/>
        </w:rPr>
        <w:t>군요</w:t>
      </w:r>
    </w:p>
    <w:p w14:paraId="49B31D2F" w14:textId="77777777" w:rsidR="003310CD" w:rsidRPr="003310CD" w:rsidRDefault="003310CD" w:rsidP="003310CD">
      <w:pPr>
        <w:numPr>
          <w:ilvl w:val="0"/>
          <w:numId w:val="79"/>
        </w:numPr>
      </w:pPr>
      <w:r w:rsidRPr="003310CD">
        <w:t>맛있</w:t>
      </w:r>
      <w:r w:rsidRPr="003310CD">
        <w:rPr>
          <w:b/>
          <w:bCs/>
        </w:rPr>
        <w:t>네요</w:t>
      </w:r>
      <w:r w:rsidRPr="003310CD">
        <w:t> — đang ăn, phản ứng tức thì → </w:t>
      </w:r>
      <w:r w:rsidRPr="003310CD">
        <w:rPr>
          <w:b/>
          <w:bCs/>
        </w:rPr>
        <w:t>네요</w:t>
      </w:r>
    </w:p>
    <w:p w14:paraId="7773691D" w14:textId="77777777" w:rsidR="003310CD" w:rsidRPr="003310CD" w:rsidRDefault="003310CD" w:rsidP="003310CD">
      <w:pPr>
        <w:numPr>
          <w:ilvl w:val="0"/>
          <w:numId w:val="79"/>
        </w:numPr>
      </w:pPr>
      <w:r w:rsidRPr="003310CD">
        <w:t>됐</w:t>
      </w:r>
      <w:r w:rsidRPr="003310CD">
        <w:rPr>
          <w:b/>
          <w:bCs/>
        </w:rPr>
        <w:t>지요</w:t>
      </w:r>
      <w:r w:rsidRPr="003310CD">
        <w:t xml:space="preserve">? hoặc </w:t>
      </w:r>
      <w:r w:rsidRPr="003310CD">
        <w:t>됐어요</w:t>
      </w:r>
      <w:r w:rsidRPr="003310CD">
        <w:t>? — hỏi thông tin → </w:t>
      </w:r>
      <w:r w:rsidRPr="003310CD">
        <w:rPr>
          <w:b/>
          <w:bCs/>
        </w:rPr>
        <w:t>(</w:t>
      </w:r>
      <w:r w:rsidRPr="003310CD">
        <w:rPr>
          <w:b/>
          <w:bCs/>
        </w:rPr>
        <w:t>이</w:t>
      </w:r>
      <w:r w:rsidRPr="003310CD">
        <w:rPr>
          <w:b/>
          <w:bCs/>
        </w:rPr>
        <w:t>)</w:t>
      </w:r>
      <w:r w:rsidRPr="003310CD">
        <w:rPr>
          <w:b/>
          <w:bCs/>
        </w:rPr>
        <w:t>지요</w:t>
      </w:r>
      <w:r w:rsidRPr="003310CD">
        <w:rPr>
          <w:b/>
          <w:bCs/>
        </w:rPr>
        <w:t>?</w:t>
      </w:r>
      <w:r w:rsidRPr="003310CD">
        <w:t> nếu đã biết một phần, hoặc câu hỏi thông thường nếu chưa biết</w:t>
      </w:r>
    </w:p>
    <w:p w14:paraId="219483F5" w14:textId="77777777" w:rsidR="003310CD" w:rsidRPr="003310CD" w:rsidRDefault="003310CD" w:rsidP="003310CD">
      <w:r w:rsidRPr="003310CD">
        <w:t>&lt;/details&gt;</w:t>
      </w:r>
    </w:p>
    <w:p w14:paraId="599722BF" w14:textId="77777777" w:rsidR="003310CD" w:rsidRPr="003310CD" w:rsidRDefault="003310CD" w:rsidP="003310CD">
      <w:r w:rsidRPr="003310CD">
        <w:pict w14:anchorId="52820AEF">
          <v:rect id="_x0000_i2948" style="width:0;height:0" o:hralign="center" o:hrstd="t" o:hr="t" fillcolor="#a0a0a0" stroked="f"/>
        </w:pict>
      </w:r>
    </w:p>
    <w:p w14:paraId="161CE3F0" w14:textId="77777777" w:rsidR="003310CD" w:rsidRPr="003310CD" w:rsidRDefault="003310CD" w:rsidP="003310CD">
      <w:r w:rsidRPr="003310CD">
        <w:rPr>
          <w:rFonts w:ascii="Segoe UI Emoji" w:hAnsi="Segoe UI Emoji" w:cs="Segoe UI Emoji"/>
        </w:rPr>
        <w:t>✅</w:t>
      </w:r>
      <w:r w:rsidRPr="003310CD">
        <w:t> </w:t>
      </w:r>
      <w:r w:rsidRPr="003310CD">
        <w:rPr>
          <w:b/>
          <w:bCs/>
        </w:rPr>
        <w:t>Xong Bài 17!</w:t>
      </w:r>
      <w:r w:rsidRPr="003310CD">
        <w:t> Gõ </w:t>
      </w:r>
      <w:r w:rsidRPr="003310CD">
        <w:rPr>
          <w:b/>
          <w:bCs/>
        </w:rPr>
        <w:t>"tiếp"</w:t>
      </w:r>
      <w:r w:rsidRPr="003310CD">
        <w:t> để sang </w:t>
      </w:r>
      <w:r w:rsidRPr="003310CD">
        <w:rPr>
          <w:b/>
          <w:bCs/>
        </w:rPr>
        <w:t xml:space="preserve">No.60 </w:t>
      </w:r>
      <w:r w:rsidRPr="003310CD">
        <w:rPr>
          <w:b/>
          <w:bCs/>
        </w:rPr>
        <w:t>게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되다</w:t>
      </w:r>
      <w:r w:rsidRPr="003310CD">
        <w:rPr>
          <w:b/>
          <w:bCs/>
        </w:rPr>
        <w:t xml:space="preserve"> · No.63 </w:t>
      </w:r>
      <w:r w:rsidRPr="003310CD">
        <w:rPr>
          <w:b/>
          <w:bCs/>
        </w:rPr>
        <w:t>고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싶다</w:t>
      </w:r>
      <w:r w:rsidRPr="003310CD">
        <w:rPr>
          <w:b/>
          <w:bCs/>
        </w:rPr>
        <w:t xml:space="preserve"> · No.64 </w:t>
      </w:r>
      <w:r w:rsidRPr="003310CD">
        <w:rPr>
          <w:b/>
          <w:bCs/>
        </w:rPr>
        <w:t>고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있다</w:t>
      </w:r>
      <w:r w:rsidRPr="003310CD">
        <w:rPr>
          <w:b/>
          <w:bCs/>
        </w:rPr>
        <w:t xml:space="preserve"> · No.79 </w:t>
      </w:r>
      <w:r w:rsidRPr="003310CD">
        <w:rPr>
          <w:b/>
          <w:bCs/>
        </w:rPr>
        <w:t>았</w:t>
      </w:r>
      <w:r w:rsidRPr="003310CD">
        <w:rPr>
          <w:b/>
          <w:bCs/>
        </w:rPr>
        <w:t>/</w:t>
      </w:r>
      <w:r w:rsidRPr="003310CD">
        <w:rPr>
          <w:b/>
          <w:bCs/>
        </w:rPr>
        <w:t>었으면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좋겠다</w:t>
      </w:r>
      <w:r w:rsidRPr="003310CD">
        <w:t> — nhóm diễn đạt </w:t>
      </w:r>
      <w:r w:rsidRPr="003310CD">
        <w:rPr>
          <w:b/>
          <w:bCs/>
        </w:rPr>
        <w:t>mong muốn / trạng thái / thay đổi</w:t>
      </w:r>
      <w:r w:rsidRPr="003310CD">
        <w:t> — nhóm cuối cùng trước khi kết thúc toàn bộ 84 cấu trúc TOPIK I nhé!</w:t>
      </w:r>
    </w:p>
    <w:p w14:paraId="6D612CE6" w14:textId="77777777" w:rsidR="003310CD" w:rsidRPr="003310CD" w:rsidRDefault="003310CD" w:rsidP="003310CD">
      <w:r w:rsidRPr="003310CD">
        <w:t>tiếp</w:t>
      </w:r>
    </w:p>
    <w:p w14:paraId="44047508" w14:textId="77777777" w:rsidR="003310CD" w:rsidRPr="003310CD" w:rsidRDefault="003310CD" w:rsidP="003310CD">
      <w:r w:rsidRPr="003310CD">
        <w:t>11:59 AM</w:t>
      </w:r>
    </w:p>
    <w:p w14:paraId="7A0A88F2" w14:textId="77777777" w:rsidR="003310CD" w:rsidRPr="003310CD" w:rsidRDefault="003310CD" w:rsidP="003310CD">
      <w:r w:rsidRPr="003310CD">
        <w:t>Orchestrated continuation of Korean grammar lesson structure</w:t>
      </w:r>
    </w:p>
    <w:p w14:paraId="0134B257" w14:textId="77777777" w:rsidR="003310CD" w:rsidRPr="003310CD" w:rsidRDefault="003310CD" w:rsidP="003310CD">
      <w:r w:rsidRPr="003310CD">
        <w:t>Orchestrated continuation of Korean grammar lesson structure</w:t>
      </w:r>
    </w:p>
    <w:p w14:paraId="5DAA61FC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📚</w:t>
      </w:r>
      <w:r w:rsidRPr="003310CD">
        <w:rPr>
          <w:b/>
          <w:bCs/>
        </w:rPr>
        <w:t xml:space="preserve"> Bài 18 — Mong Muốn / Trạng Thái / Thay Đổi (No.60, 63, 64, 79)</w:t>
      </w:r>
    </w:p>
    <w:p w14:paraId="6C7DEB18" w14:textId="77777777" w:rsidR="003310CD" w:rsidRPr="003310CD" w:rsidRDefault="003310CD" w:rsidP="003310CD">
      <w:r w:rsidRPr="003310CD">
        <w:rPr>
          <w:b/>
          <w:bCs/>
        </w:rPr>
        <w:lastRenderedPageBreak/>
        <w:t>게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되다</w:t>
      </w:r>
      <w:r w:rsidRPr="003310CD">
        <w:t> · </w:t>
      </w:r>
      <w:r w:rsidRPr="003310CD">
        <w:rPr>
          <w:b/>
          <w:bCs/>
        </w:rPr>
        <w:t>고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싶다</w:t>
      </w:r>
      <w:r w:rsidRPr="003310CD">
        <w:t> · </w:t>
      </w:r>
      <w:r w:rsidRPr="003310CD">
        <w:rPr>
          <w:b/>
          <w:bCs/>
        </w:rPr>
        <w:t>고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있다</w:t>
      </w:r>
      <w:r w:rsidRPr="003310CD">
        <w:t> · </w:t>
      </w:r>
      <w:r w:rsidRPr="003310CD">
        <w:rPr>
          <w:b/>
          <w:bCs/>
        </w:rPr>
        <w:t>았</w:t>
      </w:r>
      <w:r w:rsidRPr="003310CD">
        <w:rPr>
          <w:b/>
          <w:bCs/>
        </w:rPr>
        <w:t>/</w:t>
      </w:r>
      <w:r w:rsidRPr="003310CD">
        <w:rPr>
          <w:b/>
          <w:bCs/>
        </w:rPr>
        <w:t>었으면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좋겠다</w:t>
      </w:r>
      <w:r w:rsidRPr="003310CD">
        <w:t> Bộ tứ này diễn đạt </w:t>
      </w:r>
      <w:r w:rsidRPr="003310CD">
        <w:rPr>
          <w:b/>
          <w:bCs/>
        </w:rPr>
        <w:t>"muốn / đang làm / trở nên / ước gì"</w:t>
      </w:r>
      <w:r w:rsidRPr="003310CD">
        <w:t> — xuất hiện cực nhiều trong cả bài nghe lẫn bài đọc TOPIK I. Đây là </w:t>
      </w:r>
      <w:r w:rsidRPr="003310CD">
        <w:rPr>
          <w:b/>
          <w:bCs/>
        </w:rPr>
        <w:t>bài cuối cùng</w:t>
      </w:r>
      <w:r w:rsidRPr="003310CD">
        <w:t> trong hành trình 84 cấu trúc!</w:t>
      </w:r>
    </w:p>
    <w:p w14:paraId="35B0E843" w14:textId="77777777" w:rsidR="003310CD" w:rsidRPr="003310CD" w:rsidRDefault="003310CD" w:rsidP="003310CD">
      <w:r w:rsidRPr="003310CD">
        <w:pict w14:anchorId="61EA51D5">
          <v:rect id="_x0000_i2949" style="width:0;height:0" o:hralign="center" o:hrstd="t" o:hr="t" fillcolor="#a0a0a0" stroked="f"/>
        </w:pict>
      </w:r>
    </w:p>
    <w:p w14:paraId="5ECB2595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🔷</w:t>
      </w:r>
      <w:r w:rsidRPr="003310CD">
        <w:rPr>
          <w:b/>
          <w:bCs/>
        </w:rPr>
        <w:t xml:space="preserve"> Bức Tranh Tổng Thể Trước</w:t>
      </w:r>
    </w:p>
    <w:p w14:paraId="326DBDC4" w14:textId="77777777" w:rsidR="003310CD" w:rsidRPr="003310CD" w:rsidRDefault="003310CD" w:rsidP="003310CD">
      <w:r w:rsidRPr="003310CD">
        <w:t>고</w:t>
      </w:r>
      <w:r w:rsidRPr="003310CD">
        <w:t xml:space="preserve"> </w:t>
      </w:r>
      <w:r w:rsidRPr="003310CD">
        <w:t>싶다</w:t>
      </w:r>
      <w:r w:rsidRPr="003310CD">
        <w:t xml:space="preserve">         →  "muốn làm"        (mong muốn chủ động)</w:t>
      </w:r>
    </w:p>
    <w:p w14:paraId="3715CC9D" w14:textId="77777777" w:rsidR="003310CD" w:rsidRPr="003310CD" w:rsidRDefault="003310CD" w:rsidP="003310CD">
      <w:r w:rsidRPr="003310CD">
        <w:t>고</w:t>
      </w:r>
      <w:r w:rsidRPr="003310CD">
        <w:t xml:space="preserve"> </w:t>
      </w:r>
      <w:r w:rsidRPr="003310CD">
        <w:t>있다</w:t>
      </w:r>
      <w:r w:rsidRPr="003310CD">
        <w:t xml:space="preserve">         →  "đang làm"        (hành động đang tiến hành)</w:t>
      </w:r>
    </w:p>
    <w:p w14:paraId="5A5776A7" w14:textId="77777777" w:rsidR="003310CD" w:rsidRPr="003310CD" w:rsidRDefault="003310CD" w:rsidP="003310CD">
      <w:r w:rsidRPr="003310CD">
        <w:t>게</w:t>
      </w:r>
      <w:r w:rsidRPr="003310CD">
        <w:t xml:space="preserve"> </w:t>
      </w:r>
      <w:r w:rsidRPr="003310CD">
        <w:t>되다</w:t>
      </w:r>
      <w:r w:rsidRPr="003310CD">
        <w:t xml:space="preserve">         →  "trở nên / hóa ra" (thay đổi ngoài ý muốn)</w:t>
      </w:r>
    </w:p>
    <w:p w14:paraId="686FD9C7" w14:textId="77777777" w:rsidR="003310CD" w:rsidRPr="003310CD" w:rsidRDefault="003310CD" w:rsidP="003310CD">
      <w:r w:rsidRPr="003310CD">
        <w:t>았</w:t>
      </w:r>
      <w:r w:rsidRPr="003310CD">
        <w:t>/</w:t>
      </w:r>
      <w:r w:rsidRPr="003310CD">
        <w:t>었으면</w:t>
      </w:r>
      <w:r w:rsidRPr="003310CD">
        <w:t xml:space="preserve"> </w:t>
      </w:r>
      <w:r w:rsidRPr="003310CD">
        <w:t>좋겠다</w:t>
      </w:r>
      <w:r w:rsidRPr="003310CD">
        <w:t xml:space="preserve"> →  "ước gì / mong rằng" (ước muốn về điều chưa có)</w:t>
      </w:r>
    </w:p>
    <w:p w14:paraId="2602A3D3" w14:textId="77777777" w:rsidR="003310CD" w:rsidRPr="003310CD" w:rsidRDefault="003310CD" w:rsidP="003310CD">
      <w:r w:rsidRPr="003310CD">
        <w:pict w14:anchorId="75523E81">
          <v:rect id="_x0000_i2950" style="width:0;height:0" o:hralign="center" o:hrstd="t" o:hr="t" fillcolor="#a0a0a0" stroked="f"/>
        </w:pict>
      </w:r>
    </w:p>
    <w:p w14:paraId="4E53AB25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🔷</w:t>
      </w:r>
      <w:r w:rsidRPr="003310CD">
        <w:rPr>
          <w:b/>
          <w:bCs/>
        </w:rPr>
        <w:t xml:space="preserve"> No.63 — </w:t>
      </w:r>
      <w:r w:rsidRPr="003310CD">
        <w:rPr>
          <w:b/>
          <w:bCs/>
        </w:rPr>
        <w:t>고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싶다</w:t>
      </w:r>
      <w:r w:rsidRPr="003310CD">
        <w:rPr>
          <w:b/>
          <w:bCs/>
        </w:rPr>
        <w:t xml:space="preserve"> (muốn làm)</w:t>
      </w:r>
    </w:p>
    <w:p w14:paraId="7AD98DF1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Công thức</w:t>
      </w:r>
    </w:p>
    <w:p w14:paraId="07275F26" w14:textId="77777777" w:rsidR="003310CD" w:rsidRPr="003310CD" w:rsidRDefault="003310CD" w:rsidP="003310CD">
      <w:r w:rsidRPr="003310CD">
        <w:t xml:space="preserve">Động từ + </w:t>
      </w:r>
      <w:r w:rsidRPr="003310CD">
        <w:t>고</w:t>
      </w:r>
      <w:r w:rsidRPr="003310CD">
        <w:t xml:space="preserve"> </w:t>
      </w:r>
      <w:r w:rsidRPr="003310CD">
        <w:t>싶다</w:t>
      </w:r>
    </w:p>
    <w:p w14:paraId="0C79ED61" w14:textId="77777777" w:rsidR="003310CD" w:rsidRPr="003310CD" w:rsidRDefault="003310CD" w:rsidP="003310CD">
      <w:r w:rsidRPr="003310CD">
        <w:t xml:space="preserve">Không biến hình — luôn là </w:t>
      </w:r>
      <w:r w:rsidRPr="003310CD">
        <w:t>고</w:t>
      </w:r>
      <w:r w:rsidRPr="003310CD">
        <w:t xml:space="preserve"> </w:t>
      </w:r>
      <w:r w:rsidRPr="003310CD">
        <w:t>싶다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1519"/>
      </w:tblGrid>
      <w:tr w:rsidR="003310CD" w:rsidRPr="003310CD" w14:paraId="05A452CC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C945B09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Gốc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27535F9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Kết quả</w:t>
            </w:r>
          </w:p>
        </w:tc>
      </w:tr>
      <w:tr w:rsidR="003310CD" w:rsidRPr="003310CD" w14:paraId="2F6041C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C091E93" w14:textId="77777777" w:rsidR="003310CD" w:rsidRPr="003310CD" w:rsidRDefault="003310CD" w:rsidP="003310CD">
            <w:r w:rsidRPr="003310CD">
              <w:t>가다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4E6A54C" w14:textId="77777777" w:rsidR="003310CD" w:rsidRPr="003310CD" w:rsidRDefault="003310CD" w:rsidP="003310CD">
            <w:r w:rsidRPr="003310CD">
              <w:rPr>
                <w:b/>
                <w:bCs/>
              </w:rPr>
              <w:t>가고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싶다</w:t>
            </w:r>
          </w:p>
        </w:tc>
      </w:tr>
      <w:tr w:rsidR="003310CD" w:rsidRPr="003310CD" w14:paraId="6709D02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AC86216" w14:textId="77777777" w:rsidR="003310CD" w:rsidRPr="003310CD" w:rsidRDefault="003310CD" w:rsidP="003310CD">
            <w:r w:rsidRPr="003310CD">
              <w:t>먹다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467A3F6" w14:textId="77777777" w:rsidR="003310CD" w:rsidRPr="003310CD" w:rsidRDefault="003310CD" w:rsidP="003310CD">
            <w:r w:rsidRPr="003310CD">
              <w:rPr>
                <w:b/>
                <w:bCs/>
              </w:rPr>
              <w:t>먹고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싶다</w:t>
            </w:r>
          </w:p>
        </w:tc>
      </w:tr>
      <w:tr w:rsidR="003310CD" w:rsidRPr="003310CD" w14:paraId="429DA95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E838CC8" w14:textId="77777777" w:rsidR="003310CD" w:rsidRPr="003310CD" w:rsidRDefault="003310CD" w:rsidP="003310CD">
            <w:r w:rsidRPr="003310CD">
              <w:t>보다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7BCD755" w14:textId="77777777" w:rsidR="003310CD" w:rsidRPr="003310CD" w:rsidRDefault="003310CD" w:rsidP="003310CD">
            <w:r w:rsidRPr="003310CD">
              <w:rPr>
                <w:b/>
                <w:bCs/>
              </w:rPr>
              <w:t>보고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싶다</w:t>
            </w:r>
          </w:p>
        </w:tc>
      </w:tr>
      <w:tr w:rsidR="003310CD" w:rsidRPr="003310CD" w14:paraId="7F5E5D7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575C000" w14:textId="77777777" w:rsidR="003310CD" w:rsidRPr="003310CD" w:rsidRDefault="003310CD" w:rsidP="003310CD">
            <w:r w:rsidRPr="003310CD">
              <w:t>공부하다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1539A98" w14:textId="77777777" w:rsidR="003310CD" w:rsidRPr="003310CD" w:rsidRDefault="003310CD" w:rsidP="003310CD">
            <w:r w:rsidRPr="003310CD">
              <w:rPr>
                <w:b/>
                <w:bCs/>
              </w:rPr>
              <w:t>공부하고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싶다</w:t>
            </w:r>
          </w:p>
        </w:tc>
      </w:tr>
      <w:tr w:rsidR="003310CD" w:rsidRPr="003310CD" w14:paraId="6AE05DD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2353497" w14:textId="77777777" w:rsidR="003310CD" w:rsidRPr="003310CD" w:rsidRDefault="003310CD" w:rsidP="003310CD">
            <w:r w:rsidRPr="003310CD">
              <w:t>쉬다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E2F6271" w14:textId="77777777" w:rsidR="003310CD" w:rsidRPr="003310CD" w:rsidRDefault="003310CD" w:rsidP="003310CD">
            <w:r w:rsidRPr="003310CD">
              <w:rPr>
                <w:b/>
                <w:bCs/>
              </w:rPr>
              <w:t>쉬고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싶다</w:t>
            </w:r>
          </w:p>
        </w:tc>
      </w:tr>
    </w:tbl>
    <w:p w14:paraId="3C7DFF2A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Cách Dùng</w:t>
      </w:r>
    </w:p>
    <w:p w14:paraId="48B2CF4A" w14:textId="77777777" w:rsidR="003310CD" w:rsidRPr="003310CD" w:rsidRDefault="003310CD" w:rsidP="003310CD">
      <w:r w:rsidRPr="003310CD">
        <w:rPr>
          <w:b/>
          <w:bCs/>
        </w:rPr>
        <w:t>① Mong muốn của bản thân — ngôi 1</w:t>
      </w:r>
    </w:p>
    <w:p w14:paraId="0EC72C58" w14:textId="77777777" w:rsidR="003310CD" w:rsidRPr="003310CD" w:rsidRDefault="003310CD" w:rsidP="003310CD">
      <w:r w:rsidRPr="003310CD">
        <w:lastRenderedPageBreak/>
        <w:t>약국에</w:t>
      </w:r>
      <w:r w:rsidRPr="003310CD">
        <w:t xml:space="preserve"> </w:t>
      </w:r>
      <w:r w:rsidRPr="003310CD">
        <w:t>가</w:t>
      </w:r>
      <w:r w:rsidRPr="003310CD">
        <w:rPr>
          <w:b/>
          <w:bCs/>
        </w:rPr>
        <w:t>고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싶어요</w:t>
      </w:r>
      <w:r w:rsidRPr="003310CD">
        <w:t>. </w:t>
      </w:r>
      <w:r w:rsidRPr="003310CD">
        <w:rPr>
          <w:i/>
          <w:iCs/>
        </w:rPr>
        <w:t>Tôi </w:t>
      </w:r>
      <w:r w:rsidRPr="003310CD">
        <w:rPr>
          <w:b/>
          <w:bCs/>
          <w:i/>
          <w:iCs/>
        </w:rPr>
        <w:t>muốn</w:t>
      </w:r>
      <w:r w:rsidRPr="003310CD">
        <w:rPr>
          <w:i/>
          <w:iCs/>
        </w:rPr>
        <w:t> đến nhà thuốc.</w:t>
      </w:r>
    </w:p>
    <w:p w14:paraId="09FCD303" w14:textId="77777777" w:rsidR="003310CD" w:rsidRPr="003310CD" w:rsidRDefault="003310CD" w:rsidP="003310CD">
      <w:r w:rsidRPr="003310CD">
        <w:t>한국</w:t>
      </w:r>
      <w:r w:rsidRPr="003310CD">
        <w:t xml:space="preserve"> </w:t>
      </w:r>
      <w:r w:rsidRPr="003310CD">
        <w:t>음식을</w:t>
      </w:r>
      <w:r w:rsidRPr="003310CD">
        <w:t xml:space="preserve"> </w:t>
      </w:r>
      <w:r w:rsidRPr="003310CD">
        <w:t>먹</w:t>
      </w:r>
      <w:r w:rsidRPr="003310CD">
        <w:rPr>
          <w:b/>
          <w:bCs/>
        </w:rPr>
        <w:t>고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싶어요</w:t>
      </w:r>
      <w:r w:rsidRPr="003310CD">
        <w:t>. </w:t>
      </w:r>
      <w:r w:rsidRPr="003310CD">
        <w:rPr>
          <w:i/>
          <w:iCs/>
        </w:rPr>
        <w:t>Tôi </w:t>
      </w:r>
      <w:r w:rsidRPr="003310CD">
        <w:rPr>
          <w:b/>
          <w:bCs/>
          <w:i/>
          <w:iCs/>
        </w:rPr>
        <w:t>muốn</w:t>
      </w:r>
      <w:r w:rsidRPr="003310CD">
        <w:rPr>
          <w:i/>
          <w:iCs/>
        </w:rPr>
        <w:t> ăn đồ ăn Hàn Quốc.</w:t>
      </w:r>
    </w:p>
    <w:p w14:paraId="4337BF8E" w14:textId="77777777" w:rsidR="003310CD" w:rsidRPr="003310CD" w:rsidRDefault="003310CD" w:rsidP="003310CD">
      <w:r w:rsidRPr="003310CD">
        <w:t>빨리</w:t>
      </w:r>
      <w:r w:rsidRPr="003310CD">
        <w:t xml:space="preserve"> </w:t>
      </w:r>
      <w:r w:rsidRPr="003310CD">
        <w:t>집에</w:t>
      </w:r>
      <w:r w:rsidRPr="003310CD">
        <w:t xml:space="preserve"> </w:t>
      </w:r>
      <w:r w:rsidRPr="003310CD">
        <w:t>가</w:t>
      </w:r>
      <w:r w:rsidRPr="003310CD">
        <w:rPr>
          <w:b/>
          <w:bCs/>
        </w:rPr>
        <w:t>고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싶어요</w:t>
      </w:r>
      <w:r w:rsidRPr="003310CD">
        <w:t>. </w:t>
      </w:r>
      <w:r w:rsidRPr="003310CD">
        <w:rPr>
          <w:i/>
          <w:iCs/>
        </w:rPr>
        <w:t>Tôi </w:t>
      </w:r>
      <w:r w:rsidRPr="003310CD">
        <w:rPr>
          <w:b/>
          <w:bCs/>
          <w:i/>
          <w:iCs/>
        </w:rPr>
        <w:t>muốn</w:t>
      </w:r>
      <w:r w:rsidRPr="003310CD">
        <w:rPr>
          <w:i/>
          <w:iCs/>
        </w:rPr>
        <w:t> về nhà nhanh thôi.</w:t>
      </w:r>
    </w:p>
    <w:p w14:paraId="4CBC7D88" w14:textId="77777777" w:rsidR="003310CD" w:rsidRPr="003310CD" w:rsidRDefault="003310CD" w:rsidP="003310CD">
      <w:r w:rsidRPr="003310CD">
        <w:rPr>
          <w:b/>
          <w:bCs/>
        </w:rPr>
        <w:t>② Hỏi mong muốn của người khác — ngôi 2</w:t>
      </w:r>
    </w:p>
    <w:p w14:paraId="7628A72A" w14:textId="77777777" w:rsidR="003310CD" w:rsidRPr="003310CD" w:rsidRDefault="003310CD" w:rsidP="003310CD">
      <w:r w:rsidRPr="003310CD">
        <w:t>뭘</w:t>
      </w:r>
      <w:r w:rsidRPr="003310CD">
        <w:t xml:space="preserve"> </w:t>
      </w:r>
      <w:r w:rsidRPr="003310CD">
        <w:t>먹</w:t>
      </w:r>
      <w:r w:rsidRPr="003310CD">
        <w:rPr>
          <w:b/>
          <w:bCs/>
        </w:rPr>
        <w:t>고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싶어요</w:t>
      </w:r>
      <w:r w:rsidRPr="003310CD">
        <w:t>? </w:t>
      </w:r>
      <w:r w:rsidRPr="003310CD">
        <w:rPr>
          <w:i/>
          <w:iCs/>
        </w:rPr>
        <w:t>Bạn </w:t>
      </w:r>
      <w:r w:rsidRPr="003310CD">
        <w:rPr>
          <w:b/>
          <w:bCs/>
          <w:i/>
          <w:iCs/>
        </w:rPr>
        <w:t>muốn</w:t>
      </w:r>
      <w:r w:rsidRPr="003310CD">
        <w:rPr>
          <w:i/>
          <w:iCs/>
        </w:rPr>
        <w:t> ăn gì?</w:t>
      </w:r>
    </w:p>
    <w:p w14:paraId="10A1F185" w14:textId="77777777" w:rsidR="003310CD" w:rsidRPr="003310CD" w:rsidRDefault="003310CD" w:rsidP="003310CD">
      <w:r w:rsidRPr="003310CD">
        <w:t>어디에</w:t>
      </w:r>
      <w:r w:rsidRPr="003310CD">
        <w:t xml:space="preserve"> </w:t>
      </w:r>
      <w:r w:rsidRPr="003310CD">
        <w:t>가</w:t>
      </w:r>
      <w:r w:rsidRPr="003310CD">
        <w:rPr>
          <w:b/>
          <w:bCs/>
        </w:rPr>
        <w:t>고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싶어요</w:t>
      </w:r>
      <w:r w:rsidRPr="003310CD">
        <w:t>? </w:t>
      </w:r>
      <w:r w:rsidRPr="003310CD">
        <w:rPr>
          <w:i/>
          <w:iCs/>
        </w:rPr>
        <w:t>Bạn </w:t>
      </w:r>
      <w:r w:rsidRPr="003310CD">
        <w:rPr>
          <w:b/>
          <w:bCs/>
          <w:i/>
          <w:iCs/>
        </w:rPr>
        <w:t>muốn</w:t>
      </w:r>
      <w:r w:rsidRPr="003310CD">
        <w:rPr>
          <w:i/>
          <w:iCs/>
        </w:rPr>
        <w:t> đi đâu?</w:t>
      </w:r>
    </w:p>
    <w:p w14:paraId="2FBB2727" w14:textId="77777777" w:rsidR="003310CD" w:rsidRPr="003310CD" w:rsidRDefault="003310CD" w:rsidP="003310CD">
      <w:r w:rsidRPr="003310CD">
        <w:rPr>
          <w:b/>
          <w:bCs/>
        </w:rPr>
        <w:t xml:space="preserve">③ Kết hợp với </w:t>
      </w:r>
      <w:r w:rsidRPr="003310CD">
        <w:rPr>
          <w:b/>
          <w:bCs/>
        </w:rPr>
        <w:t>아</w:t>
      </w:r>
      <w:r w:rsidRPr="003310CD">
        <w:rPr>
          <w:b/>
          <w:bCs/>
        </w:rPr>
        <w:t>/</w:t>
      </w:r>
      <w:r w:rsidRPr="003310CD">
        <w:rPr>
          <w:b/>
          <w:bCs/>
        </w:rPr>
        <w:t>어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보다</w:t>
      </w:r>
      <w:r w:rsidRPr="003310CD">
        <w:rPr>
          <w:b/>
          <w:bCs/>
        </w:rPr>
        <w:t xml:space="preserve"> — "muốn thử"</w:t>
      </w:r>
    </w:p>
    <w:p w14:paraId="39D9C09C" w14:textId="77777777" w:rsidR="003310CD" w:rsidRPr="003310CD" w:rsidRDefault="003310CD" w:rsidP="003310CD">
      <w:r w:rsidRPr="003310CD">
        <w:t>번지점프를</w:t>
      </w:r>
      <w:r w:rsidRPr="003310CD">
        <w:t xml:space="preserve"> </w:t>
      </w:r>
      <w:r w:rsidRPr="003310CD">
        <w:t>해</w:t>
      </w:r>
      <w:r w:rsidRPr="003310CD">
        <w:t xml:space="preserve"> </w:t>
      </w:r>
      <w:r w:rsidRPr="003310CD">
        <w:t>보</w:t>
      </w:r>
      <w:r w:rsidRPr="003310CD">
        <w:rPr>
          <w:b/>
          <w:bCs/>
        </w:rPr>
        <w:t>고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싶어요</w:t>
      </w:r>
      <w:r w:rsidRPr="003310CD">
        <w:t>. </w:t>
      </w:r>
      <w:r w:rsidRPr="003310CD">
        <w:rPr>
          <w:i/>
          <w:iCs/>
        </w:rPr>
        <w:t>Tôi </w:t>
      </w:r>
      <w:r w:rsidRPr="003310CD">
        <w:rPr>
          <w:b/>
          <w:bCs/>
          <w:i/>
          <w:iCs/>
        </w:rPr>
        <w:t>muốn thử</w:t>
      </w:r>
      <w:r w:rsidRPr="003310CD">
        <w:rPr>
          <w:i/>
          <w:iCs/>
        </w:rPr>
        <w:t> nhảy bungee.</w:t>
      </w:r>
    </w:p>
    <w:p w14:paraId="71BEF869" w14:textId="77777777" w:rsidR="003310CD" w:rsidRPr="003310CD" w:rsidRDefault="003310CD" w:rsidP="003310CD">
      <w:r w:rsidRPr="003310CD">
        <w:t>한국에서</w:t>
      </w:r>
      <w:r w:rsidRPr="003310CD">
        <w:t xml:space="preserve"> </w:t>
      </w:r>
      <w:r w:rsidRPr="003310CD">
        <w:t>살아</w:t>
      </w:r>
      <w:r w:rsidRPr="003310CD">
        <w:t xml:space="preserve"> </w:t>
      </w:r>
      <w:r w:rsidRPr="003310CD">
        <w:t>보</w:t>
      </w:r>
      <w:r w:rsidRPr="003310CD">
        <w:rPr>
          <w:b/>
          <w:bCs/>
        </w:rPr>
        <w:t>고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싶어요</w:t>
      </w:r>
      <w:r w:rsidRPr="003310CD">
        <w:t>. </w:t>
      </w:r>
      <w:r w:rsidRPr="003310CD">
        <w:rPr>
          <w:i/>
          <w:iCs/>
        </w:rPr>
        <w:t>Tôi </w:t>
      </w:r>
      <w:r w:rsidRPr="003310CD">
        <w:rPr>
          <w:b/>
          <w:bCs/>
          <w:i/>
          <w:iCs/>
        </w:rPr>
        <w:t>muốn thử</w:t>
      </w:r>
      <w:r w:rsidRPr="003310CD">
        <w:rPr>
          <w:i/>
          <w:iCs/>
        </w:rPr>
        <w:t> sống ở Hàn Quốc.</w:t>
      </w:r>
    </w:p>
    <w:p w14:paraId="464CC8E2" w14:textId="77777777" w:rsidR="003310CD" w:rsidRPr="003310CD" w:rsidRDefault="003310CD" w:rsidP="003310CD">
      <w:r w:rsidRPr="003310CD">
        <w:pict w14:anchorId="6F34CACE">
          <v:rect id="_x0000_i2951" style="width:0;height:0" o:hralign="center" o:hrstd="t" o:hr="t" fillcolor="#a0a0a0" stroked="f"/>
        </w:pict>
      </w:r>
    </w:p>
    <w:p w14:paraId="0AC35FF2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</w:t>
      </w:r>
      <w:r w:rsidRPr="003310CD">
        <w:rPr>
          <w:rFonts w:ascii="Segoe UI Emoji" w:hAnsi="Segoe UI Emoji" w:cs="Segoe UI Emoji"/>
          <w:b/>
          <w:bCs/>
        </w:rPr>
        <w:t>⚠️</w:t>
      </w:r>
      <w:r w:rsidRPr="003310CD">
        <w:rPr>
          <w:b/>
          <w:bCs/>
        </w:rPr>
        <w:t xml:space="preserve"> Quy Tắc Quan Trọng</w:t>
      </w:r>
    </w:p>
    <w:p w14:paraId="0444723A" w14:textId="77777777" w:rsidR="003310CD" w:rsidRPr="003310CD" w:rsidRDefault="003310CD" w:rsidP="003310CD">
      <w:r w:rsidRPr="003310CD">
        <w:rPr>
          <w:b/>
          <w:bCs/>
        </w:rPr>
        <w:t>고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싶다</w:t>
      </w:r>
      <w:r w:rsidRPr="003310CD">
        <w:rPr>
          <w:b/>
          <w:bCs/>
        </w:rPr>
        <w:t xml:space="preserve"> CHỈ dùng cho ngôi 1 (tôi) khi nói về mong muốn trực tiếp</w:t>
      </w:r>
      <w:r w:rsidRPr="003310CD">
        <w:t> Khi nói về mong muốn của người khác (ngôi 3) → dùng </w:t>
      </w:r>
      <w:r w:rsidRPr="003310CD">
        <w:rPr>
          <w:b/>
          <w:bCs/>
        </w:rPr>
        <w:t>고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싶어하다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7"/>
        <w:gridCol w:w="1985"/>
        <w:gridCol w:w="2288"/>
      </w:tblGrid>
      <w:tr w:rsidR="003310CD" w:rsidRPr="003310CD" w14:paraId="357EC31E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0DECE19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Ngôi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E95634F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Cấu trúc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40F9974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Ví dụ</w:t>
            </w:r>
          </w:p>
        </w:tc>
      </w:tr>
      <w:tr w:rsidR="003310CD" w:rsidRPr="003310CD" w14:paraId="2D96455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B1036C8" w14:textId="77777777" w:rsidR="003310CD" w:rsidRPr="003310CD" w:rsidRDefault="003310CD" w:rsidP="003310CD">
            <w:r w:rsidRPr="003310CD">
              <w:t>Ngôi 1 (tôi)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8126B2E" w14:textId="77777777" w:rsidR="003310CD" w:rsidRPr="003310CD" w:rsidRDefault="003310CD" w:rsidP="003310CD">
            <w:r w:rsidRPr="003310CD">
              <w:t>동사</w:t>
            </w:r>
            <w:r w:rsidRPr="003310CD">
              <w:t xml:space="preserve"> + </w:t>
            </w:r>
            <w:r w:rsidRPr="003310CD">
              <w:rPr>
                <w:b/>
                <w:bCs/>
              </w:rPr>
              <w:t>고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싶다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5A672FE" w14:textId="77777777" w:rsidR="003310CD" w:rsidRPr="003310CD" w:rsidRDefault="003310CD" w:rsidP="003310CD">
            <w:r w:rsidRPr="003310CD">
              <w:t>저는</w:t>
            </w:r>
            <w:r w:rsidRPr="003310CD">
              <w:t xml:space="preserve"> </w:t>
            </w:r>
            <w:r w:rsidRPr="003310CD">
              <w:t>가</w:t>
            </w:r>
            <w:r w:rsidRPr="003310CD">
              <w:rPr>
                <w:b/>
                <w:bCs/>
              </w:rPr>
              <w:t>고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싶어요</w:t>
            </w:r>
          </w:p>
        </w:tc>
      </w:tr>
      <w:tr w:rsidR="003310CD" w:rsidRPr="003310CD" w14:paraId="0440E9A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8EF67AE" w14:textId="77777777" w:rsidR="003310CD" w:rsidRPr="003310CD" w:rsidRDefault="003310CD" w:rsidP="003310CD">
            <w:r w:rsidRPr="003310CD">
              <w:t>Ngôi 3 (họ)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3698430" w14:textId="77777777" w:rsidR="003310CD" w:rsidRPr="003310CD" w:rsidRDefault="003310CD" w:rsidP="003310CD">
            <w:r w:rsidRPr="003310CD">
              <w:t>동사</w:t>
            </w:r>
            <w:r w:rsidRPr="003310CD">
              <w:t xml:space="preserve"> + </w:t>
            </w:r>
            <w:r w:rsidRPr="003310CD">
              <w:rPr>
                <w:b/>
                <w:bCs/>
              </w:rPr>
              <w:t>고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싶어하다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200D039" w14:textId="77777777" w:rsidR="003310CD" w:rsidRPr="003310CD" w:rsidRDefault="003310CD" w:rsidP="003310CD">
            <w:r w:rsidRPr="003310CD">
              <w:t>친구는</w:t>
            </w:r>
            <w:r w:rsidRPr="003310CD">
              <w:t xml:space="preserve"> </w:t>
            </w:r>
            <w:r w:rsidRPr="003310CD">
              <w:t>가</w:t>
            </w:r>
            <w:r w:rsidRPr="003310CD">
              <w:rPr>
                <w:b/>
                <w:bCs/>
              </w:rPr>
              <w:t>고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싶어해요</w:t>
            </w:r>
          </w:p>
        </w:tc>
      </w:tr>
    </w:tbl>
    <w:p w14:paraId="4951A349" w14:textId="77777777" w:rsidR="003310CD" w:rsidRPr="003310CD" w:rsidRDefault="003310CD" w:rsidP="003310CD">
      <w:r w:rsidRPr="003310CD">
        <w:rPr>
          <w:rFonts w:ascii="Segoe UI Emoji" w:hAnsi="Segoe UI Emoji" w:cs="Segoe UI Emoji"/>
        </w:rPr>
        <w:t>💡</w:t>
      </w:r>
      <w:r w:rsidRPr="003310CD">
        <w:t xml:space="preserve"> Trong câu hỏi ngôi 2 vẫn dùng </w:t>
      </w:r>
      <w:r w:rsidRPr="003310CD">
        <w:t>고</w:t>
      </w:r>
      <w:r w:rsidRPr="003310CD">
        <w:t xml:space="preserve"> </w:t>
      </w:r>
      <w:r w:rsidRPr="003310CD">
        <w:t>싶다</w:t>
      </w:r>
      <w:r w:rsidRPr="003310CD">
        <w:t xml:space="preserve"> được — vì người trả lời sẽ dùng ngôi 1!</w:t>
      </w:r>
    </w:p>
    <w:p w14:paraId="5BF1F0A6" w14:textId="77777777" w:rsidR="003310CD" w:rsidRPr="003310CD" w:rsidRDefault="003310CD" w:rsidP="003310CD">
      <w:r w:rsidRPr="003310CD">
        <w:pict w14:anchorId="5755290F">
          <v:rect id="_x0000_i2952" style="width:0;height:0" o:hralign="center" o:hrstd="t" o:hr="t" fillcolor="#a0a0a0" stroked="f"/>
        </w:pict>
      </w:r>
    </w:p>
    <w:p w14:paraId="6BA9F4EE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🔷</w:t>
      </w:r>
      <w:r w:rsidRPr="003310CD">
        <w:rPr>
          <w:b/>
          <w:bCs/>
        </w:rPr>
        <w:t xml:space="preserve"> No.64 — </w:t>
      </w:r>
      <w:r w:rsidRPr="003310CD">
        <w:rPr>
          <w:b/>
          <w:bCs/>
        </w:rPr>
        <w:t>고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있다</w:t>
      </w:r>
      <w:r w:rsidRPr="003310CD">
        <w:rPr>
          <w:b/>
          <w:bCs/>
        </w:rPr>
        <w:t xml:space="preserve"> (đang làm — hành động tiến hành)</w:t>
      </w:r>
    </w:p>
    <w:p w14:paraId="72264C7D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Công thức</w:t>
      </w:r>
    </w:p>
    <w:p w14:paraId="42514555" w14:textId="77777777" w:rsidR="003310CD" w:rsidRPr="003310CD" w:rsidRDefault="003310CD" w:rsidP="003310CD">
      <w:r w:rsidRPr="003310CD">
        <w:t xml:space="preserve">Động từ + </w:t>
      </w:r>
      <w:r w:rsidRPr="003310CD">
        <w:t>고</w:t>
      </w:r>
      <w:r w:rsidRPr="003310CD">
        <w:t xml:space="preserve"> </w:t>
      </w:r>
      <w:r w:rsidRPr="003310CD">
        <w:t>있다</w:t>
      </w:r>
    </w:p>
    <w:p w14:paraId="42DD9356" w14:textId="77777777" w:rsidR="003310CD" w:rsidRPr="003310CD" w:rsidRDefault="003310CD" w:rsidP="003310CD">
      <w:r w:rsidRPr="003310CD">
        <w:lastRenderedPageBreak/>
        <w:t xml:space="preserve">Không biến hình — luôn là </w:t>
      </w:r>
      <w:r w:rsidRPr="003310CD">
        <w:t>고</w:t>
      </w:r>
      <w:r w:rsidRPr="003310CD">
        <w:t xml:space="preserve"> </w:t>
      </w:r>
      <w:r w:rsidRPr="003310CD">
        <w:t>있다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1519"/>
      </w:tblGrid>
      <w:tr w:rsidR="003310CD" w:rsidRPr="003310CD" w14:paraId="2B1C0B0B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96A32B1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Gốc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A279216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Kết quả</w:t>
            </w:r>
          </w:p>
        </w:tc>
      </w:tr>
      <w:tr w:rsidR="003310CD" w:rsidRPr="003310CD" w14:paraId="4849BF5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DE06F8C" w14:textId="77777777" w:rsidR="003310CD" w:rsidRPr="003310CD" w:rsidRDefault="003310CD" w:rsidP="003310CD">
            <w:r w:rsidRPr="003310CD">
              <w:t>생각하다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62443CC" w14:textId="77777777" w:rsidR="003310CD" w:rsidRPr="003310CD" w:rsidRDefault="003310CD" w:rsidP="003310CD">
            <w:r w:rsidRPr="003310CD">
              <w:rPr>
                <w:b/>
                <w:bCs/>
              </w:rPr>
              <w:t>생각하고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있다</w:t>
            </w:r>
          </w:p>
        </w:tc>
      </w:tr>
      <w:tr w:rsidR="003310CD" w:rsidRPr="003310CD" w14:paraId="53E5D89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03EBC28" w14:textId="77777777" w:rsidR="003310CD" w:rsidRPr="003310CD" w:rsidRDefault="003310CD" w:rsidP="003310CD">
            <w:r w:rsidRPr="003310CD">
              <w:t>먹다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1C529EB" w14:textId="77777777" w:rsidR="003310CD" w:rsidRPr="003310CD" w:rsidRDefault="003310CD" w:rsidP="003310CD">
            <w:r w:rsidRPr="003310CD">
              <w:rPr>
                <w:b/>
                <w:bCs/>
              </w:rPr>
              <w:t>먹고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있다</w:t>
            </w:r>
          </w:p>
        </w:tc>
      </w:tr>
      <w:tr w:rsidR="003310CD" w:rsidRPr="003310CD" w14:paraId="01C77A9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3B3DA60" w14:textId="77777777" w:rsidR="003310CD" w:rsidRPr="003310CD" w:rsidRDefault="003310CD" w:rsidP="003310CD">
            <w:r w:rsidRPr="003310CD">
              <w:t>공부하다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5CD5877" w14:textId="77777777" w:rsidR="003310CD" w:rsidRPr="003310CD" w:rsidRDefault="003310CD" w:rsidP="003310CD">
            <w:r w:rsidRPr="003310CD">
              <w:rPr>
                <w:b/>
                <w:bCs/>
              </w:rPr>
              <w:t>공부하고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있다</w:t>
            </w:r>
          </w:p>
        </w:tc>
      </w:tr>
      <w:tr w:rsidR="003310CD" w:rsidRPr="003310CD" w14:paraId="3E5D8D8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CB5BC07" w14:textId="77777777" w:rsidR="003310CD" w:rsidRPr="003310CD" w:rsidRDefault="003310CD" w:rsidP="003310CD">
            <w:r w:rsidRPr="003310CD">
              <w:t>기다리다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2FB50F5" w14:textId="77777777" w:rsidR="003310CD" w:rsidRPr="003310CD" w:rsidRDefault="003310CD" w:rsidP="003310CD">
            <w:r w:rsidRPr="003310CD">
              <w:rPr>
                <w:b/>
                <w:bCs/>
              </w:rPr>
              <w:t>기다리고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있다</w:t>
            </w:r>
          </w:p>
        </w:tc>
      </w:tr>
      <w:tr w:rsidR="003310CD" w:rsidRPr="003310CD" w14:paraId="12C94B8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60AB182" w14:textId="77777777" w:rsidR="003310CD" w:rsidRPr="003310CD" w:rsidRDefault="003310CD" w:rsidP="003310CD">
            <w:r w:rsidRPr="003310CD">
              <w:t>읽다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4896AE" w14:textId="77777777" w:rsidR="003310CD" w:rsidRPr="003310CD" w:rsidRDefault="003310CD" w:rsidP="003310CD">
            <w:r w:rsidRPr="003310CD">
              <w:rPr>
                <w:b/>
                <w:bCs/>
              </w:rPr>
              <w:t>읽고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있다</w:t>
            </w:r>
          </w:p>
        </w:tc>
      </w:tr>
    </w:tbl>
    <w:p w14:paraId="4F6279D8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Cách Dùng</w:t>
      </w:r>
    </w:p>
    <w:p w14:paraId="0FE9261E" w14:textId="77777777" w:rsidR="003310CD" w:rsidRPr="003310CD" w:rsidRDefault="003310CD" w:rsidP="003310CD">
      <w:r w:rsidRPr="003310CD">
        <w:rPr>
          <w:b/>
          <w:bCs/>
        </w:rPr>
        <w:t>① Hành động ĐANG TIẾN HÀNH tại thời điểm nói</w:t>
      </w:r>
    </w:p>
    <w:p w14:paraId="7E680DC8" w14:textId="77777777" w:rsidR="003310CD" w:rsidRPr="003310CD" w:rsidRDefault="003310CD" w:rsidP="003310CD">
      <w:r w:rsidRPr="003310CD">
        <w:t>지금</w:t>
      </w:r>
      <w:r w:rsidRPr="003310CD">
        <w:t xml:space="preserve"> </w:t>
      </w:r>
      <w:r w:rsidRPr="003310CD">
        <w:t>무슨</w:t>
      </w:r>
      <w:r w:rsidRPr="003310CD">
        <w:t xml:space="preserve"> </w:t>
      </w:r>
      <w:r w:rsidRPr="003310CD">
        <w:t>말</w:t>
      </w:r>
      <w:r w:rsidRPr="003310CD">
        <w:t xml:space="preserve"> </w:t>
      </w:r>
      <w:r w:rsidRPr="003310CD">
        <w:t>할까</w:t>
      </w:r>
      <w:r w:rsidRPr="003310CD">
        <w:t xml:space="preserve"> </w:t>
      </w:r>
      <w:r w:rsidRPr="003310CD">
        <w:t>생각하</w:t>
      </w:r>
      <w:r w:rsidRPr="003310CD">
        <w:rPr>
          <w:b/>
          <w:bCs/>
        </w:rPr>
        <w:t>고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있어요</w:t>
      </w:r>
      <w:r w:rsidRPr="003310CD">
        <w:t>. </w:t>
      </w:r>
      <w:r w:rsidRPr="003310CD">
        <w:rPr>
          <w:i/>
          <w:iCs/>
        </w:rPr>
        <w:t>Tôi đang </w:t>
      </w:r>
      <w:r w:rsidRPr="003310CD">
        <w:rPr>
          <w:b/>
          <w:bCs/>
          <w:i/>
          <w:iCs/>
        </w:rPr>
        <w:t>nghĩ</w:t>
      </w:r>
      <w:r w:rsidRPr="003310CD">
        <w:rPr>
          <w:i/>
          <w:iCs/>
        </w:rPr>
        <w:t> xem nên nói gì bây giờ.</w:t>
      </w:r>
    </w:p>
    <w:p w14:paraId="78E5BD65" w14:textId="77777777" w:rsidR="003310CD" w:rsidRPr="003310CD" w:rsidRDefault="003310CD" w:rsidP="003310CD">
      <w:r w:rsidRPr="003310CD">
        <w:t>지금</w:t>
      </w:r>
      <w:r w:rsidRPr="003310CD">
        <w:t xml:space="preserve"> </w:t>
      </w:r>
      <w:r w:rsidRPr="003310CD">
        <w:t>밥</w:t>
      </w:r>
      <w:r w:rsidRPr="003310CD">
        <w:t xml:space="preserve"> </w:t>
      </w:r>
      <w:r w:rsidRPr="003310CD">
        <w:t>먹</w:t>
      </w:r>
      <w:r w:rsidRPr="003310CD">
        <w:rPr>
          <w:b/>
          <w:bCs/>
        </w:rPr>
        <w:t>고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있어요</w:t>
      </w:r>
      <w:r w:rsidRPr="003310CD">
        <w:t>. </w:t>
      </w:r>
      <w:r w:rsidRPr="003310CD">
        <w:rPr>
          <w:i/>
          <w:iCs/>
        </w:rPr>
        <w:t>Tôi đang </w:t>
      </w:r>
      <w:r w:rsidRPr="003310CD">
        <w:rPr>
          <w:b/>
          <w:bCs/>
          <w:i/>
          <w:iCs/>
        </w:rPr>
        <w:t>ăn</w:t>
      </w:r>
      <w:r w:rsidRPr="003310CD">
        <w:rPr>
          <w:i/>
          <w:iCs/>
        </w:rPr>
        <w:t> cơm.</w:t>
      </w:r>
    </w:p>
    <w:p w14:paraId="209FC2C1" w14:textId="77777777" w:rsidR="003310CD" w:rsidRPr="003310CD" w:rsidRDefault="003310CD" w:rsidP="003310CD">
      <w:r w:rsidRPr="003310CD">
        <w:t>친구를</w:t>
      </w:r>
      <w:r w:rsidRPr="003310CD">
        <w:t xml:space="preserve"> </w:t>
      </w:r>
      <w:r w:rsidRPr="003310CD">
        <w:t>기다리</w:t>
      </w:r>
      <w:r w:rsidRPr="003310CD">
        <w:rPr>
          <w:b/>
          <w:bCs/>
        </w:rPr>
        <w:t>고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있어요</w:t>
      </w:r>
      <w:r w:rsidRPr="003310CD">
        <w:t>. </w:t>
      </w:r>
      <w:r w:rsidRPr="003310CD">
        <w:rPr>
          <w:i/>
          <w:iCs/>
        </w:rPr>
        <w:t>Tôi đang </w:t>
      </w:r>
      <w:r w:rsidRPr="003310CD">
        <w:rPr>
          <w:b/>
          <w:bCs/>
          <w:i/>
          <w:iCs/>
        </w:rPr>
        <w:t>chờ</w:t>
      </w:r>
      <w:r w:rsidRPr="003310CD">
        <w:rPr>
          <w:i/>
          <w:iCs/>
        </w:rPr>
        <w:t> bạn.</w:t>
      </w:r>
    </w:p>
    <w:p w14:paraId="2BFF31B8" w14:textId="77777777" w:rsidR="003310CD" w:rsidRPr="003310CD" w:rsidRDefault="003310CD" w:rsidP="003310CD">
      <w:r w:rsidRPr="003310CD">
        <w:rPr>
          <w:b/>
          <w:bCs/>
        </w:rPr>
        <w:t>② Hành động đang diễn ra trong khoảng thời gian dài — không nhất thiết ngay lúc này</w:t>
      </w:r>
    </w:p>
    <w:p w14:paraId="78231DE2" w14:textId="77777777" w:rsidR="003310CD" w:rsidRPr="003310CD" w:rsidRDefault="003310CD" w:rsidP="003310CD">
      <w:r w:rsidRPr="003310CD">
        <w:t>요즘</w:t>
      </w:r>
      <w:r w:rsidRPr="003310CD">
        <w:t xml:space="preserve"> </w:t>
      </w:r>
      <w:r w:rsidRPr="003310CD">
        <w:t>한국어를</w:t>
      </w:r>
      <w:r w:rsidRPr="003310CD">
        <w:t xml:space="preserve"> </w:t>
      </w:r>
      <w:r w:rsidRPr="003310CD">
        <w:t>공부하</w:t>
      </w:r>
      <w:r w:rsidRPr="003310CD">
        <w:rPr>
          <w:b/>
          <w:bCs/>
        </w:rPr>
        <w:t>고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있어요</w:t>
      </w:r>
      <w:r w:rsidRPr="003310CD">
        <w:t>. </w:t>
      </w:r>
      <w:r w:rsidRPr="003310CD">
        <w:rPr>
          <w:i/>
          <w:iCs/>
        </w:rPr>
        <w:t>Dạo này tôi đang </w:t>
      </w:r>
      <w:r w:rsidRPr="003310CD">
        <w:rPr>
          <w:b/>
          <w:bCs/>
          <w:i/>
          <w:iCs/>
        </w:rPr>
        <w:t>học</w:t>
      </w:r>
      <w:r w:rsidRPr="003310CD">
        <w:rPr>
          <w:i/>
          <w:iCs/>
        </w:rPr>
        <w:t> tiếng Hàn.</w:t>
      </w:r>
    </w:p>
    <w:p w14:paraId="763E5039" w14:textId="77777777" w:rsidR="003310CD" w:rsidRPr="003310CD" w:rsidRDefault="003310CD" w:rsidP="003310CD">
      <w:r w:rsidRPr="003310CD">
        <w:t>지금</w:t>
      </w:r>
      <w:r w:rsidRPr="003310CD">
        <w:t xml:space="preserve"> </w:t>
      </w:r>
      <w:r w:rsidRPr="003310CD">
        <w:t>직장을</w:t>
      </w:r>
      <w:r w:rsidRPr="003310CD">
        <w:t xml:space="preserve"> </w:t>
      </w:r>
      <w:r w:rsidRPr="003310CD">
        <w:t>구하</w:t>
      </w:r>
      <w:r w:rsidRPr="003310CD">
        <w:rPr>
          <w:b/>
          <w:bCs/>
        </w:rPr>
        <w:t>고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있어요</w:t>
      </w:r>
      <w:r w:rsidRPr="003310CD">
        <w:t>. </w:t>
      </w:r>
      <w:r w:rsidRPr="003310CD">
        <w:rPr>
          <w:i/>
          <w:iCs/>
        </w:rPr>
        <w:t>Hiện tôi đang </w:t>
      </w:r>
      <w:r w:rsidRPr="003310CD">
        <w:rPr>
          <w:b/>
          <w:bCs/>
          <w:i/>
          <w:iCs/>
        </w:rPr>
        <w:t>tìm</w:t>
      </w:r>
      <w:r w:rsidRPr="003310CD">
        <w:rPr>
          <w:i/>
          <w:iCs/>
        </w:rPr>
        <w:t> việc làm.</w:t>
      </w:r>
    </w:p>
    <w:p w14:paraId="4F9894EA" w14:textId="77777777" w:rsidR="003310CD" w:rsidRPr="003310CD" w:rsidRDefault="003310CD" w:rsidP="003310CD">
      <w:r w:rsidRPr="003310CD">
        <w:rPr>
          <w:b/>
          <w:bCs/>
        </w:rPr>
        <w:t>③ Diễn đạt trạng thái kết quả của hành động trước đó</w:t>
      </w:r>
    </w:p>
    <w:p w14:paraId="2B95B8BD" w14:textId="77777777" w:rsidR="003310CD" w:rsidRPr="003310CD" w:rsidRDefault="003310CD" w:rsidP="003310CD">
      <w:r w:rsidRPr="003310CD">
        <w:t>안경을</w:t>
      </w:r>
      <w:r w:rsidRPr="003310CD">
        <w:t xml:space="preserve"> </w:t>
      </w:r>
      <w:r w:rsidRPr="003310CD">
        <w:t>쓰</w:t>
      </w:r>
      <w:r w:rsidRPr="003310CD">
        <w:rPr>
          <w:b/>
          <w:bCs/>
        </w:rPr>
        <w:t>고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있어요</w:t>
      </w:r>
      <w:r w:rsidRPr="003310CD">
        <w:t>. </w:t>
      </w:r>
      <w:r w:rsidRPr="003310CD">
        <w:rPr>
          <w:i/>
          <w:iCs/>
        </w:rPr>
        <w:t>Đang </w:t>
      </w:r>
      <w:r w:rsidRPr="003310CD">
        <w:rPr>
          <w:b/>
          <w:bCs/>
          <w:i/>
          <w:iCs/>
        </w:rPr>
        <w:t>đeo</w:t>
      </w:r>
      <w:r w:rsidRPr="003310CD">
        <w:rPr>
          <w:i/>
          <w:iCs/>
        </w:rPr>
        <w:t> kính.</w:t>
      </w:r>
      <w:r w:rsidRPr="003310CD">
        <w:t> (kết quả của việc đã đeo lên)</w:t>
      </w:r>
    </w:p>
    <w:p w14:paraId="29DCFB6F" w14:textId="77777777" w:rsidR="003310CD" w:rsidRPr="003310CD" w:rsidRDefault="003310CD" w:rsidP="003310CD">
      <w:r w:rsidRPr="003310CD">
        <w:t>모자를</w:t>
      </w:r>
      <w:r w:rsidRPr="003310CD">
        <w:t xml:space="preserve"> </w:t>
      </w:r>
      <w:r w:rsidRPr="003310CD">
        <w:t>쓰</w:t>
      </w:r>
      <w:r w:rsidRPr="003310CD">
        <w:rPr>
          <w:b/>
          <w:bCs/>
        </w:rPr>
        <w:t>고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있어요</w:t>
      </w:r>
      <w:r w:rsidRPr="003310CD">
        <w:t>. </w:t>
      </w:r>
      <w:r w:rsidRPr="003310CD">
        <w:rPr>
          <w:i/>
          <w:iCs/>
        </w:rPr>
        <w:t>Đang </w:t>
      </w:r>
      <w:r w:rsidRPr="003310CD">
        <w:rPr>
          <w:b/>
          <w:bCs/>
          <w:i/>
          <w:iCs/>
        </w:rPr>
        <w:t>đội</w:t>
      </w:r>
      <w:r w:rsidRPr="003310CD">
        <w:rPr>
          <w:i/>
          <w:iCs/>
        </w:rPr>
        <w:t> mũ.</w:t>
      </w:r>
    </w:p>
    <w:p w14:paraId="1DA6A3D3" w14:textId="77777777" w:rsidR="003310CD" w:rsidRPr="003310CD" w:rsidRDefault="003310CD" w:rsidP="003310CD">
      <w:r w:rsidRPr="003310CD">
        <w:t>결혼하</w:t>
      </w:r>
      <w:r w:rsidRPr="003310CD">
        <w:rPr>
          <w:b/>
          <w:bCs/>
        </w:rPr>
        <w:t>고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있어요</w:t>
      </w:r>
      <w:r w:rsidRPr="003310CD">
        <w:t xml:space="preserve">? → </w:t>
      </w:r>
      <w:r w:rsidRPr="003310CD">
        <w:rPr>
          <w:rFonts w:ascii="Segoe UI Emoji" w:hAnsi="Segoe UI Emoji" w:cs="Segoe UI Emoji"/>
        </w:rPr>
        <w:t>❌</w:t>
      </w:r>
      <w:r w:rsidRPr="003310CD">
        <w:t xml:space="preserve"> Sai! </w:t>
      </w:r>
      <w:r w:rsidRPr="003310CD">
        <w:t>결혼했어요</w:t>
      </w:r>
      <w:r w:rsidRPr="003310CD">
        <w:t xml:space="preserve">? → </w:t>
      </w:r>
      <w:r w:rsidRPr="003310CD">
        <w:rPr>
          <w:rFonts w:ascii="Segoe UI Emoji" w:hAnsi="Segoe UI Emoji" w:cs="Segoe UI Emoji"/>
        </w:rPr>
        <w:t>✅</w:t>
      </w:r>
      <w:r w:rsidRPr="003310CD">
        <w:rPr>
          <w:rFonts w:ascii="Aptos" w:hAnsi="Aptos" w:cs="Aptos"/>
        </w:rPr>
        <w:t> </w:t>
      </w:r>
      <w:r w:rsidRPr="003310CD">
        <w:rPr>
          <w:i/>
          <w:iCs/>
        </w:rPr>
        <w:t>(kết hôn là trạng thái, không phải hành động tiến hành)</w:t>
      </w:r>
    </w:p>
    <w:p w14:paraId="1CE7889B" w14:textId="77777777" w:rsidR="003310CD" w:rsidRPr="003310CD" w:rsidRDefault="003310CD" w:rsidP="003310CD">
      <w:r w:rsidRPr="003310CD">
        <w:pict w14:anchorId="791517C3">
          <v:rect id="_x0000_i2953" style="width:0;height:0" o:hralign="center" o:hrstd="t" o:hr="t" fillcolor="#a0a0a0" stroked="f"/>
        </w:pict>
      </w:r>
    </w:p>
    <w:p w14:paraId="79706990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lastRenderedPageBreak/>
        <w:t>📌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고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있다</w:t>
      </w:r>
      <w:r w:rsidRPr="003310CD">
        <w:rPr>
          <w:b/>
          <w:bCs/>
        </w:rPr>
        <w:t xml:space="preserve"> vs </w:t>
      </w:r>
      <w:r w:rsidRPr="003310CD">
        <w:rPr>
          <w:b/>
          <w:bCs/>
        </w:rPr>
        <w:t>아</w:t>
      </w:r>
      <w:r w:rsidRPr="003310CD">
        <w:rPr>
          <w:b/>
          <w:bCs/>
        </w:rPr>
        <w:t>/</w:t>
      </w:r>
      <w:r w:rsidRPr="003310CD">
        <w:rPr>
          <w:b/>
          <w:bCs/>
        </w:rPr>
        <w:t>어요</w:t>
      </w:r>
      <w:r w:rsidRPr="003310CD">
        <w:rPr>
          <w:b/>
          <w:bCs/>
        </w:rPr>
        <w:t xml:space="preserve"> — Phân Biệt Thì Tiến Hành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4"/>
        <w:gridCol w:w="3644"/>
        <w:gridCol w:w="2906"/>
      </w:tblGrid>
      <w:tr w:rsidR="003310CD" w:rsidRPr="003310CD" w14:paraId="1F9923FE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88EAF8C" w14:textId="77777777" w:rsidR="003310CD" w:rsidRPr="003310CD" w:rsidRDefault="003310CD" w:rsidP="003310CD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4F17FFA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아</w:t>
            </w:r>
            <w:r w:rsidRPr="003310CD">
              <w:rPr>
                <w:b/>
                <w:bCs/>
              </w:rPr>
              <w:t>/</w:t>
            </w:r>
            <w:r w:rsidRPr="003310CD">
              <w:rPr>
                <w:b/>
                <w:bCs/>
              </w:rPr>
              <w:t>어요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FC765CB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고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있어요</w:t>
            </w:r>
          </w:p>
        </w:tc>
      </w:tr>
      <w:tr w:rsidR="003310CD" w:rsidRPr="003310CD" w14:paraId="59361AF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1069BDE" w14:textId="77777777" w:rsidR="003310CD" w:rsidRPr="003310CD" w:rsidRDefault="003310CD" w:rsidP="003310CD">
            <w:r w:rsidRPr="003310CD">
              <w:t>Ý nghĩa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5967044" w14:textId="77777777" w:rsidR="003310CD" w:rsidRPr="003310CD" w:rsidRDefault="003310CD" w:rsidP="003310CD">
            <w:r w:rsidRPr="003310CD">
              <w:t>Sự thật / thói quen / hành động đơn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75D814B" w14:textId="77777777" w:rsidR="003310CD" w:rsidRPr="003310CD" w:rsidRDefault="003310CD" w:rsidP="003310CD">
            <w:r w:rsidRPr="003310CD">
              <w:t>Đang tiến hành ngay lúc này</w:t>
            </w:r>
          </w:p>
        </w:tc>
      </w:tr>
      <w:tr w:rsidR="003310CD" w:rsidRPr="003310CD" w14:paraId="3F02AF9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BB59EB3" w14:textId="77777777" w:rsidR="003310CD" w:rsidRPr="003310CD" w:rsidRDefault="003310CD" w:rsidP="003310CD">
            <w:r w:rsidRPr="003310CD">
              <w:t>Ví dụ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195DD24" w14:textId="77777777" w:rsidR="003310CD" w:rsidRPr="003310CD" w:rsidRDefault="003310CD" w:rsidP="003310CD">
            <w:r w:rsidRPr="003310CD">
              <w:t>밥을</w:t>
            </w:r>
            <w:r w:rsidRPr="003310CD">
              <w:t> </w:t>
            </w:r>
            <w:r w:rsidRPr="003310CD">
              <w:rPr>
                <w:b/>
                <w:bCs/>
              </w:rPr>
              <w:t>먹어요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D519D0B" w14:textId="77777777" w:rsidR="003310CD" w:rsidRPr="003310CD" w:rsidRDefault="003310CD" w:rsidP="003310CD">
            <w:r w:rsidRPr="003310CD">
              <w:t>밥을</w:t>
            </w:r>
            <w:r w:rsidRPr="003310CD">
              <w:t> </w:t>
            </w:r>
            <w:r w:rsidRPr="003310CD">
              <w:rPr>
                <w:b/>
                <w:bCs/>
              </w:rPr>
              <w:t>먹고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있어요</w:t>
            </w:r>
          </w:p>
        </w:tc>
      </w:tr>
      <w:tr w:rsidR="003310CD" w:rsidRPr="003310CD" w14:paraId="0F07112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516688D" w14:textId="77777777" w:rsidR="003310CD" w:rsidRPr="003310CD" w:rsidRDefault="003310CD" w:rsidP="003310CD">
            <w:r w:rsidRPr="003310CD">
              <w:t>Dịch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7B5D45F" w14:textId="77777777" w:rsidR="003310CD" w:rsidRPr="003310CD" w:rsidRDefault="003310CD" w:rsidP="003310CD">
            <w:r w:rsidRPr="003310CD">
              <w:rPr>
                <w:i/>
                <w:iCs/>
              </w:rPr>
              <w:t>Tôi ăn cơm / hay ăn cơm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5A1109D" w14:textId="77777777" w:rsidR="003310CD" w:rsidRPr="003310CD" w:rsidRDefault="003310CD" w:rsidP="003310CD">
            <w:r w:rsidRPr="003310CD">
              <w:rPr>
                <w:i/>
                <w:iCs/>
              </w:rPr>
              <w:t>Tôi đang ăn cơm</w:t>
            </w:r>
          </w:p>
        </w:tc>
      </w:tr>
    </w:tbl>
    <w:p w14:paraId="1D2AE9C1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🔷</w:t>
      </w:r>
      <w:r w:rsidRPr="003310CD">
        <w:rPr>
          <w:b/>
          <w:bCs/>
        </w:rPr>
        <w:t xml:space="preserve"> No.61 — </w:t>
      </w:r>
      <w:r w:rsidRPr="003310CD">
        <w:rPr>
          <w:b/>
          <w:bCs/>
        </w:rPr>
        <w:t>게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되다</w:t>
      </w:r>
      <w:r w:rsidRPr="003310CD">
        <w:rPr>
          <w:b/>
          <w:bCs/>
        </w:rPr>
        <w:t xml:space="preserve"> (trở nên / hóa ra — thay đổi ngoài ý muốn)</w:t>
      </w:r>
    </w:p>
    <w:p w14:paraId="12565500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Công thức</w:t>
      </w:r>
    </w:p>
    <w:p w14:paraId="1507AA35" w14:textId="77777777" w:rsidR="003310CD" w:rsidRPr="003310CD" w:rsidRDefault="003310CD" w:rsidP="003310CD">
      <w:r w:rsidRPr="003310CD">
        <w:t xml:space="preserve">Động từ / Tính từ + </w:t>
      </w:r>
      <w:r w:rsidRPr="003310CD">
        <w:t>게</w:t>
      </w:r>
      <w:r w:rsidRPr="003310CD">
        <w:t xml:space="preserve"> </w:t>
      </w:r>
      <w:r w:rsidRPr="003310CD">
        <w:t>되다</w:t>
      </w:r>
    </w:p>
    <w:p w14:paraId="6219787C" w14:textId="77777777" w:rsidR="003310CD" w:rsidRPr="003310CD" w:rsidRDefault="003310CD" w:rsidP="003310CD">
      <w:r w:rsidRPr="003310CD">
        <w:t xml:space="preserve">Không biến hình — luôn là </w:t>
      </w:r>
      <w:r w:rsidRPr="003310CD">
        <w:t>게</w:t>
      </w:r>
      <w:r w:rsidRPr="003310CD">
        <w:t xml:space="preserve"> </w:t>
      </w:r>
      <w:r w:rsidRPr="003310CD">
        <w:t>되다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1519"/>
      </w:tblGrid>
      <w:tr w:rsidR="003310CD" w:rsidRPr="003310CD" w14:paraId="16B59550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63026F6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Gốc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0534CCA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Kết quả</w:t>
            </w:r>
          </w:p>
        </w:tc>
      </w:tr>
      <w:tr w:rsidR="003310CD" w:rsidRPr="003310CD" w14:paraId="3B4A145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F2DCCD2" w14:textId="77777777" w:rsidR="003310CD" w:rsidRPr="003310CD" w:rsidRDefault="003310CD" w:rsidP="003310CD">
            <w:r w:rsidRPr="003310CD">
              <w:t>오다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B176352" w14:textId="77777777" w:rsidR="003310CD" w:rsidRPr="003310CD" w:rsidRDefault="003310CD" w:rsidP="003310CD">
            <w:r w:rsidRPr="003310CD">
              <w:rPr>
                <w:b/>
                <w:bCs/>
              </w:rPr>
              <w:t>오게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되다</w:t>
            </w:r>
          </w:p>
        </w:tc>
      </w:tr>
      <w:tr w:rsidR="003310CD" w:rsidRPr="003310CD" w14:paraId="4D1637B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3FAEF07" w14:textId="77777777" w:rsidR="003310CD" w:rsidRPr="003310CD" w:rsidRDefault="003310CD" w:rsidP="003310CD">
            <w:r w:rsidRPr="003310CD">
              <w:t>알다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CB09377" w14:textId="77777777" w:rsidR="003310CD" w:rsidRPr="003310CD" w:rsidRDefault="003310CD" w:rsidP="003310CD">
            <w:r w:rsidRPr="003310CD">
              <w:rPr>
                <w:b/>
                <w:bCs/>
              </w:rPr>
              <w:t>알게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되다</w:t>
            </w:r>
          </w:p>
        </w:tc>
      </w:tr>
      <w:tr w:rsidR="003310CD" w:rsidRPr="003310CD" w14:paraId="6A8864F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8642824" w14:textId="77777777" w:rsidR="003310CD" w:rsidRPr="003310CD" w:rsidRDefault="003310CD" w:rsidP="003310CD">
            <w:r w:rsidRPr="003310CD">
              <w:t>좋아하다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564E3EA" w14:textId="77777777" w:rsidR="003310CD" w:rsidRPr="003310CD" w:rsidRDefault="003310CD" w:rsidP="003310CD">
            <w:r w:rsidRPr="003310CD">
              <w:rPr>
                <w:b/>
                <w:bCs/>
              </w:rPr>
              <w:t>좋아하게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되다</w:t>
            </w:r>
          </w:p>
        </w:tc>
      </w:tr>
      <w:tr w:rsidR="003310CD" w:rsidRPr="003310CD" w14:paraId="53A8D55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D974E13" w14:textId="77777777" w:rsidR="003310CD" w:rsidRPr="003310CD" w:rsidRDefault="003310CD" w:rsidP="003310CD">
            <w:r w:rsidRPr="003310CD">
              <w:t>살다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09AF4AA" w14:textId="77777777" w:rsidR="003310CD" w:rsidRPr="003310CD" w:rsidRDefault="003310CD" w:rsidP="003310CD">
            <w:r w:rsidRPr="003310CD">
              <w:rPr>
                <w:b/>
                <w:bCs/>
              </w:rPr>
              <w:t>살게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되다</w:t>
            </w:r>
          </w:p>
        </w:tc>
      </w:tr>
      <w:tr w:rsidR="003310CD" w:rsidRPr="003310CD" w14:paraId="5781392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F0DD55C" w14:textId="77777777" w:rsidR="003310CD" w:rsidRPr="003310CD" w:rsidRDefault="003310CD" w:rsidP="003310CD">
            <w:r w:rsidRPr="003310CD">
              <w:t>일하다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0BEEC70" w14:textId="77777777" w:rsidR="003310CD" w:rsidRPr="003310CD" w:rsidRDefault="003310CD" w:rsidP="003310CD">
            <w:r w:rsidRPr="003310CD">
              <w:rPr>
                <w:b/>
                <w:bCs/>
              </w:rPr>
              <w:t>일하게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되다</w:t>
            </w:r>
          </w:p>
        </w:tc>
      </w:tr>
    </w:tbl>
    <w:p w14:paraId="1379D340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Cách Dùng</w:t>
      </w:r>
    </w:p>
    <w:p w14:paraId="43AA086E" w14:textId="77777777" w:rsidR="003310CD" w:rsidRPr="003310CD" w:rsidRDefault="003310CD" w:rsidP="003310CD">
      <w:r w:rsidRPr="003310CD">
        <w:rPr>
          <w:b/>
          <w:bCs/>
        </w:rPr>
        <w:t>① Thay đổi xảy ra NGOÀI Ý MUỐN / do hoàn cảnh</w:t>
      </w:r>
    </w:p>
    <w:p w14:paraId="6D12370E" w14:textId="77777777" w:rsidR="003310CD" w:rsidRPr="003310CD" w:rsidRDefault="003310CD" w:rsidP="003310CD">
      <w:r w:rsidRPr="003310CD">
        <w:t>한국에</w:t>
      </w:r>
      <w:r w:rsidRPr="003310CD">
        <w:t xml:space="preserve"> </w:t>
      </w:r>
      <w:r w:rsidRPr="003310CD">
        <w:t>오</w:t>
      </w:r>
      <w:r w:rsidRPr="003310CD">
        <w:rPr>
          <w:b/>
          <w:bCs/>
        </w:rPr>
        <w:t>게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됐어요</w:t>
      </w:r>
      <w:r w:rsidRPr="003310CD">
        <w:t>. </w:t>
      </w:r>
      <w:r w:rsidRPr="003310CD">
        <w:rPr>
          <w:i/>
          <w:iCs/>
        </w:rPr>
        <w:t>Tôi đã đến Hàn Quốc.</w:t>
      </w:r>
      <w:r w:rsidRPr="003310CD">
        <w:t> (không hoàn toàn do ý muốn — do hoàn cảnh đưa đẩy)</w:t>
      </w:r>
    </w:p>
    <w:p w14:paraId="6ED6FEC8" w14:textId="77777777" w:rsidR="003310CD" w:rsidRPr="003310CD" w:rsidRDefault="003310CD" w:rsidP="003310CD">
      <w:r w:rsidRPr="003310CD">
        <w:t>이</w:t>
      </w:r>
      <w:r w:rsidRPr="003310CD">
        <w:t xml:space="preserve"> </w:t>
      </w:r>
      <w:r w:rsidRPr="003310CD">
        <w:t>회사에서</w:t>
      </w:r>
      <w:r w:rsidRPr="003310CD">
        <w:t xml:space="preserve"> </w:t>
      </w:r>
      <w:r w:rsidRPr="003310CD">
        <w:t>일하</w:t>
      </w:r>
      <w:r w:rsidRPr="003310CD">
        <w:rPr>
          <w:b/>
          <w:bCs/>
        </w:rPr>
        <w:t>게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됐어요</w:t>
      </w:r>
      <w:r w:rsidRPr="003310CD">
        <w:t>. </w:t>
      </w:r>
      <w:r w:rsidRPr="003310CD">
        <w:rPr>
          <w:i/>
          <w:iCs/>
        </w:rPr>
        <w:t>Tôi đã làm việc ở công ty này.</w:t>
      </w:r>
      <w:r w:rsidRPr="003310CD">
        <w:t> (có duyên / do cơ duyên)</w:t>
      </w:r>
    </w:p>
    <w:p w14:paraId="48F931AC" w14:textId="77777777" w:rsidR="003310CD" w:rsidRPr="003310CD" w:rsidRDefault="003310CD" w:rsidP="003310CD">
      <w:r w:rsidRPr="003310CD">
        <w:t>한국어를</w:t>
      </w:r>
      <w:r w:rsidRPr="003310CD">
        <w:t xml:space="preserve"> </w:t>
      </w:r>
      <w:r w:rsidRPr="003310CD">
        <w:t>좋아하</w:t>
      </w:r>
      <w:r w:rsidRPr="003310CD">
        <w:rPr>
          <w:b/>
          <w:bCs/>
        </w:rPr>
        <w:t>게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됐어요</w:t>
      </w:r>
      <w:r w:rsidRPr="003310CD">
        <w:t>. </w:t>
      </w:r>
      <w:r w:rsidRPr="003310CD">
        <w:rPr>
          <w:i/>
          <w:iCs/>
        </w:rPr>
        <w:t>Tôi đã trở nên yêu thích tiếng Hàn.</w:t>
      </w:r>
      <w:r w:rsidRPr="003310CD">
        <w:t> (dần dần thay đổi)</w:t>
      </w:r>
    </w:p>
    <w:p w14:paraId="1AF3666F" w14:textId="77777777" w:rsidR="003310CD" w:rsidRPr="003310CD" w:rsidRDefault="003310CD" w:rsidP="003310CD">
      <w:r w:rsidRPr="003310CD">
        <w:rPr>
          <w:b/>
          <w:bCs/>
        </w:rPr>
        <w:lastRenderedPageBreak/>
        <w:t>② Kết quả của quá trình — "dần dần trở nên"</w:t>
      </w:r>
    </w:p>
    <w:p w14:paraId="06AD66BA" w14:textId="77777777" w:rsidR="003310CD" w:rsidRPr="003310CD" w:rsidRDefault="003310CD" w:rsidP="003310CD">
      <w:r w:rsidRPr="003310CD">
        <w:t>한국어를</w:t>
      </w:r>
      <w:r w:rsidRPr="003310CD">
        <w:t xml:space="preserve"> </w:t>
      </w:r>
      <w:r w:rsidRPr="003310CD">
        <w:t>잘</w:t>
      </w:r>
      <w:r w:rsidRPr="003310CD">
        <w:t xml:space="preserve"> </w:t>
      </w:r>
      <w:r w:rsidRPr="003310CD">
        <w:t>하</w:t>
      </w:r>
      <w:r w:rsidRPr="003310CD">
        <w:rPr>
          <w:b/>
          <w:bCs/>
        </w:rPr>
        <w:t>게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됐어요</w:t>
      </w:r>
      <w:r w:rsidRPr="003310CD">
        <w:t>. </w:t>
      </w:r>
      <w:r w:rsidRPr="003310CD">
        <w:rPr>
          <w:i/>
          <w:iCs/>
        </w:rPr>
        <w:t>Tôi đã dần </w:t>
      </w:r>
      <w:r w:rsidRPr="003310CD">
        <w:rPr>
          <w:b/>
          <w:bCs/>
          <w:i/>
          <w:iCs/>
        </w:rPr>
        <w:t>trở nên</w:t>
      </w:r>
      <w:r w:rsidRPr="003310CD">
        <w:rPr>
          <w:i/>
          <w:iCs/>
        </w:rPr>
        <w:t> giỏi tiếng Hàn.</w:t>
      </w:r>
    </w:p>
    <w:p w14:paraId="454A9C1A" w14:textId="77777777" w:rsidR="003310CD" w:rsidRPr="003310CD" w:rsidRDefault="003310CD" w:rsidP="003310CD">
      <w:r w:rsidRPr="003310CD">
        <w:t>채소를</w:t>
      </w:r>
      <w:r w:rsidRPr="003310CD">
        <w:t xml:space="preserve"> </w:t>
      </w:r>
      <w:r w:rsidRPr="003310CD">
        <w:t>좋아하</w:t>
      </w:r>
      <w:r w:rsidRPr="003310CD">
        <w:rPr>
          <w:b/>
          <w:bCs/>
        </w:rPr>
        <w:t>게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됐어요</w:t>
      </w:r>
      <w:r w:rsidRPr="003310CD">
        <w:t>. </w:t>
      </w:r>
      <w:r w:rsidRPr="003310CD">
        <w:rPr>
          <w:i/>
          <w:iCs/>
        </w:rPr>
        <w:t>Tôi đã </w:t>
      </w:r>
      <w:r w:rsidRPr="003310CD">
        <w:rPr>
          <w:b/>
          <w:bCs/>
          <w:i/>
          <w:iCs/>
        </w:rPr>
        <w:t>trở nên</w:t>
      </w:r>
      <w:r w:rsidRPr="003310CD">
        <w:rPr>
          <w:i/>
          <w:iCs/>
        </w:rPr>
        <w:t> thích rau củ.</w:t>
      </w:r>
      <w:r w:rsidRPr="003310CD">
        <w:t> (trước không thích, giờ thích)</w:t>
      </w:r>
    </w:p>
    <w:p w14:paraId="5A536391" w14:textId="77777777" w:rsidR="003310CD" w:rsidRPr="003310CD" w:rsidRDefault="003310CD" w:rsidP="003310CD">
      <w:r w:rsidRPr="003310CD">
        <w:rPr>
          <w:b/>
          <w:bCs/>
        </w:rPr>
        <w:t>③ Thông báo kế hoạch mới / sắp xếp mới — lịch sự</w:t>
      </w:r>
    </w:p>
    <w:p w14:paraId="4C1F8E83" w14:textId="77777777" w:rsidR="003310CD" w:rsidRPr="003310CD" w:rsidRDefault="003310CD" w:rsidP="003310CD">
      <w:r w:rsidRPr="003310CD">
        <w:t>다음</w:t>
      </w:r>
      <w:r w:rsidRPr="003310CD">
        <w:t xml:space="preserve"> </w:t>
      </w:r>
      <w:r w:rsidRPr="003310CD">
        <w:t>달부터</w:t>
      </w:r>
      <w:r w:rsidRPr="003310CD">
        <w:t xml:space="preserve"> </w:t>
      </w:r>
      <w:r w:rsidRPr="003310CD">
        <w:t>서울에서</w:t>
      </w:r>
      <w:r w:rsidRPr="003310CD">
        <w:t xml:space="preserve"> </w:t>
      </w:r>
      <w:r w:rsidRPr="003310CD">
        <w:t>살</w:t>
      </w:r>
      <w:r w:rsidRPr="003310CD">
        <w:rPr>
          <w:b/>
          <w:bCs/>
        </w:rPr>
        <w:t>게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됐어요</w:t>
      </w:r>
      <w:r w:rsidRPr="003310CD">
        <w:t>. </w:t>
      </w:r>
      <w:r w:rsidRPr="003310CD">
        <w:rPr>
          <w:i/>
          <w:iCs/>
        </w:rPr>
        <w:t>Từ tháng sau tôi sẽ sống ở Seoul.</w:t>
      </w:r>
      <w:r w:rsidRPr="003310CD">
        <w:t> (do sắp xếp / hoàn cảnh)</w:t>
      </w:r>
    </w:p>
    <w:p w14:paraId="71AB1373" w14:textId="77777777" w:rsidR="003310CD" w:rsidRPr="003310CD" w:rsidRDefault="003310CD" w:rsidP="003310CD">
      <w:r w:rsidRPr="003310CD">
        <w:t>내일</w:t>
      </w:r>
      <w:r w:rsidRPr="003310CD">
        <w:t xml:space="preserve"> </w:t>
      </w:r>
      <w:r w:rsidRPr="003310CD">
        <w:t>회의에</w:t>
      </w:r>
      <w:r w:rsidRPr="003310CD">
        <w:t xml:space="preserve"> </w:t>
      </w:r>
      <w:r w:rsidRPr="003310CD">
        <w:t>참석하</w:t>
      </w:r>
      <w:r w:rsidRPr="003310CD">
        <w:rPr>
          <w:b/>
          <w:bCs/>
        </w:rPr>
        <w:t>게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됐어요</w:t>
      </w:r>
      <w:r w:rsidRPr="003310CD">
        <w:t>. </w:t>
      </w:r>
      <w:r w:rsidRPr="003310CD">
        <w:rPr>
          <w:i/>
          <w:iCs/>
        </w:rPr>
        <w:t>Tôi sẽ tham dự cuộc họp ngày mai.</w:t>
      </w:r>
      <w:r w:rsidRPr="003310CD">
        <w:t> (mới được thông báo)</w:t>
      </w:r>
    </w:p>
    <w:p w14:paraId="4B161724" w14:textId="77777777" w:rsidR="003310CD" w:rsidRPr="003310CD" w:rsidRDefault="003310CD" w:rsidP="003310CD">
      <w:r w:rsidRPr="003310CD">
        <w:pict w14:anchorId="393D8296">
          <v:rect id="_x0000_i2954" style="width:0;height:0" o:hralign="center" o:hrstd="t" o:hr="t" fillcolor="#a0a0a0" stroked="f"/>
        </w:pict>
      </w:r>
    </w:p>
    <w:p w14:paraId="29829D5E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게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되다</w:t>
      </w:r>
      <w:r w:rsidRPr="003310CD">
        <w:rPr>
          <w:b/>
          <w:bCs/>
        </w:rPr>
        <w:t xml:space="preserve"> — Sắc Thái Đặc Biệt</w:t>
      </w:r>
    </w:p>
    <w:p w14:paraId="12DBD819" w14:textId="77777777" w:rsidR="003310CD" w:rsidRPr="003310CD" w:rsidRDefault="003310CD" w:rsidP="003310CD">
      <w:r w:rsidRPr="003310CD">
        <w:rPr>
          <w:rFonts w:ascii="Segoe UI Emoji" w:hAnsi="Segoe UI Emoji" w:cs="Segoe UI Emoji"/>
        </w:rPr>
        <w:t>💡</w:t>
      </w:r>
      <w:r w:rsidRPr="003310CD">
        <w:t> </w:t>
      </w:r>
      <w:r w:rsidRPr="003310CD">
        <w:rPr>
          <w:b/>
          <w:bCs/>
        </w:rPr>
        <w:t>게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되다</w:t>
      </w:r>
      <w:r w:rsidRPr="003310CD">
        <w:rPr>
          <w:b/>
          <w:bCs/>
        </w:rPr>
        <w:t xml:space="preserve"> tạo cảm giác khiêm tốn / tự nhiên hơn</w:t>
      </w:r>
      <w:r w:rsidRPr="003310CD">
        <w:t xml:space="preserve"> So với nói thẳng, dùng </w:t>
      </w:r>
      <w:r w:rsidRPr="003310CD">
        <w:t>게</w:t>
      </w:r>
      <w:r w:rsidRPr="003310CD">
        <w:t xml:space="preserve"> </w:t>
      </w:r>
      <w:r w:rsidRPr="003310CD">
        <w:t>되다</w:t>
      </w:r>
      <w:r w:rsidRPr="003310CD">
        <w:t xml:space="preserve"> nghe như "chuyện này xảy đến với tôi" chứ không phải "tôi chủ động làm"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9"/>
        <w:gridCol w:w="2097"/>
        <w:gridCol w:w="2772"/>
      </w:tblGrid>
      <w:tr w:rsidR="003310CD" w:rsidRPr="003310CD" w14:paraId="7F670D42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6FDEC5C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Trực tiếp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6613E85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게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되다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BA83786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Sắc thái</w:t>
            </w:r>
          </w:p>
        </w:tc>
      </w:tr>
      <w:tr w:rsidR="003310CD" w:rsidRPr="003310CD" w14:paraId="3E652C2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F74874D" w14:textId="77777777" w:rsidR="003310CD" w:rsidRPr="003310CD" w:rsidRDefault="003310CD" w:rsidP="003310CD">
            <w:r w:rsidRPr="003310CD">
              <w:t>한국에</w:t>
            </w:r>
            <w:r w:rsidRPr="003310CD">
              <w:t xml:space="preserve"> </w:t>
            </w:r>
            <w:r w:rsidRPr="003310CD">
              <w:t>왔어요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4776539" w14:textId="77777777" w:rsidR="003310CD" w:rsidRPr="003310CD" w:rsidRDefault="003310CD" w:rsidP="003310CD">
            <w:r w:rsidRPr="003310CD">
              <w:t>한국에</w:t>
            </w:r>
            <w:r w:rsidRPr="003310CD">
              <w:t xml:space="preserve"> </w:t>
            </w:r>
            <w:r w:rsidRPr="003310CD">
              <w:t>오</w:t>
            </w:r>
            <w:r w:rsidRPr="003310CD">
              <w:rPr>
                <w:b/>
                <w:bCs/>
              </w:rPr>
              <w:t>게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됐어요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37303CB" w14:textId="77777777" w:rsidR="003310CD" w:rsidRPr="003310CD" w:rsidRDefault="003310CD" w:rsidP="003310CD">
            <w:r w:rsidRPr="003310CD">
              <w:t>Khiêm tốn hơn</w:t>
            </w:r>
          </w:p>
        </w:tc>
      </w:tr>
      <w:tr w:rsidR="003310CD" w:rsidRPr="003310CD" w14:paraId="0D35C6C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A5CCBB5" w14:textId="77777777" w:rsidR="003310CD" w:rsidRPr="003310CD" w:rsidRDefault="003310CD" w:rsidP="003310CD">
            <w:r w:rsidRPr="003310CD">
              <w:t>결혼해요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4FFC747" w14:textId="77777777" w:rsidR="003310CD" w:rsidRPr="003310CD" w:rsidRDefault="003310CD" w:rsidP="003310CD">
            <w:r w:rsidRPr="003310CD">
              <w:t>결혼하</w:t>
            </w:r>
            <w:r w:rsidRPr="003310CD">
              <w:rPr>
                <w:b/>
                <w:bCs/>
              </w:rPr>
              <w:t>게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됐어요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38CD78B" w14:textId="77777777" w:rsidR="003310CD" w:rsidRPr="003310CD" w:rsidRDefault="003310CD" w:rsidP="003310CD">
            <w:r w:rsidRPr="003310CD">
              <w:t>Do hoàn cảnh / duyên số</w:t>
            </w:r>
          </w:p>
        </w:tc>
      </w:tr>
      <w:tr w:rsidR="003310CD" w:rsidRPr="003310CD" w14:paraId="11A2AD5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317FE4F" w14:textId="77777777" w:rsidR="003310CD" w:rsidRPr="003310CD" w:rsidRDefault="003310CD" w:rsidP="003310CD">
            <w:r w:rsidRPr="003310CD">
              <w:t>이</w:t>
            </w:r>
            <w:r w:rsidRPr="003310CD">
              <w:t xml:space="preserve"> </w:t>
            </w:r>
            <w:r w:rsidRPr="003310CD">
              <w:t>일을</w:t>
            </w:r>
            <w:r w:rsidRPr="003310CD">
              <w:t xml:space="preserve"> </w:t>
            </w:r>
            <w:r w:rsidRPr="003310CD">
              <w:t>해요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A840F1E" w14:textId="77777777" w:rsidR="003310CD" w:rsidRPr="003310CD" w:rsidRDefault="003310CD" w:rsidP="003310CD">
            <w:r w:rsidRPr="003310CD">
              <w:t>이</w:t>
            </w:r>
            <w:r w:rsidRPr="003310CD">
              <w:t xml:space="preserve"> </w:t>
            </w:r>
            <w:r w:rsidRPr="003310CD">
              <w:t>일을</w:t>
            </w:r>
            <w:r w:rsidRPr="003310CD">
              <w:t xml:space="preserve"> </w:t>
            </w:r>
            <w:r w:rsidRPr="003310CD">
              <w:t>하</w:t>
            </w:r>
            <w:r w:rsidRPr="003310CD">
              <w:rPr>
                <w:b/>
                <w:bCs/>
              </w:rPr>
              <w:t>게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됐어요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744B363" w14:textId="77777777" w:rsidR="003310CD" w:rsidRPr="003310CD" w:rsidRDefault="003310CD" w:rsidP="003310CD">
            <w:r w:rsidRPr="003310CD">
              <w:t>Không hoàn toàn chủ động</w:t>
            </w:r>
          </w:p>
        </w:tc>
      </w:tr>
    </w:tbl>
    <w:p w14:paraId="28E19ECE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🔷</w:t>
      </w:r>
      <w:r w:rsidRPr="003310CD">
        <w:rPr>
          <w:b/>
          <w:bCs/>
        </w:rPr>
        <w:t xml:space="preserve"> No.79 — </w:t>
      </w:r>
      <w:r w:rsidRPr="003310CD">
        <w:rPr>
          <w:b/>
          <w:bCs/>
        </w:rPr>
        <w:t>았</w:t>
      </w:r>
      <w:r w:rsidRPr="003310CD">
        <w:rPr>
          <w:b/>
          <w:bCs/>
        </w:rPr>
        <w:t>/</w:t>
      </w:r>
      <w:r w:rsidRPr="003310CD">
        <w:rPr>
          <w:b/>
          <w:bCs/>
        </w:rPr>
        <w:t>었으면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좋겠다</w:t>
      </w:r>
      <w:r w:rsidRPr="003310CD">
        <w:rPr>
          <w:b/>
          <w:bCs/>
        </w:rPr>
        <w:t xml:space="preserve"> (ước gì / mong rằng)</w:t>
      </w:r>
    </w:p>
    <w:p w14:paraId="72960C64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Công thức</w:t>
      </w:r>
    </w:p>
    <w:p w14:paraId="01664414" w14:textId="77777777" w:rsidR="003310CD" w:rsidRPr="003310CD" w:rsidRDefault="003310CD" w:rsidP="003310CD">
      <w:r w:rsidRPr="003310CD">
        <w:t xml:space="preserve">Động từ / Tính từ + </w:t>
      </w:r>
      <w:r w:rsidRPr="003310CD">
        <w:t>았</w:t>
      </w:r>
      <w:r w:rsidRPr="003310CD">
        <w:t>/</w:t>
      </w:r>
      <w:r w:rsidRPr="003310CD">
        <w:t>었으면</w:t>
      </w:r>
      <w:r w:rsidRPr="003310CD">
        <w:t xml:space="preserve"> </w:t>
      </w:r>
      <w:r w:rsidRPr="003310CD">
        <w:t>좋겠다</w:t>
      </w:r>
    </w:p>
    <w:p w14:paraId="4B4E6E89" w14:textId="77777777" w:rsidR="003310CD" w:rsidRPr="003310CD" w:rsidRDefault="003310CD" w:rsidP="003310CD"/>
    <w:p w14:paraId="1AF34B40" w14:textId="77777777" w:rsidR="003310CD" w:rsidRPr="003310CD" w:rsidRDefault="003310CD" w:rsidP="003310CD">
      <w:r w:rsidRPr="003310CD">
        <w:t>아</w:t>
      </w:r>
      <w:r w:rsidRPr="003310CD">
        <w:t>/</w:t>
      </w:r>
      <w:r w:rsidRPr="003310CD">
        <w:t>어</w:t>
      </w:r>
      <w:r w:rsidRPr="003310CD">
        <w:t xml:space="preserve"> + </w:t>
      </w:r>
      <w:r w:rsidRPr="003310CD">
        <w:t>았</w:t>
      </w:r>
      <w:r w:rsidRPr="003310CD">
        <w:t>/</w:t>
      </w:r>
      <w:r w:rsidRPr="003310CD">
        <w:t>었</w:t>
      </w:r>
      <w:r w:rsidRPr="003310CD">
        <w:t xml:space="preserve"> + </w:t>
      </w:r>
      <w:r w:rsidRPr="003310CD">
        <w:t>으면</w:t>
      </w:r>
      <w:r w:rsidRPr="003310CD">
        <w:t xml:space="preserve"> </w:t>
      </w:r>
      <w:r w:rsidRPr="003310CD">
        <w:t>좋겠다</w:t>
      </w:r>
    </w:p>
    <w:p w14:paraId="029A8E27" w14:textId="77777777" w:rsidR="003310CD" w:rsidRPr="003310CD" w:rsidRDefault="003310CD" w:rsidP="003310CD"/>
    <w:p w14:paraId="7E4C0E9C" w14:textId="77777777" w:rsidR="003310CD" w:rsidRPr="003310CD" w:rsidRDefault="003310CD" w:rsidP="003310CD">
      <w:r w:rsidRPr="003310CD">
        <w:t xml:space="preserve">Kết thúc </w:t>
      </w:r>
      <w:r w:rsidRPr="003310CD">
        <w:t>ㅏ</w:t>
      </w:r>
      <w:r w:rsidRPr="003310CD">
        <w:t>/</w:t>
      </w:r>
      <w:r w:rsidRPr="003310CD">
        <w:t>ㅗ</w:t>
      </w:r>
      <w:r w:rsidRPr="003310CD">
        <w:t xml:space="preserve">   + </w:t>
      </w:r>
      <w:r w:rsidRPr="003310CD">
        <w:t>았으면</w:t>
      </w:r>
      <w:r w:rsidRPr="003310CD">
        <w:t xml:space="preserve"> </w:t>
      </w:r>
      <w:r w:rsidRPr="003310CD">
        <w:t>좋겠다</w:t>
      </w:r>
    </w:p>
    <w:p w14:paraId="46D96977" w14:textId="77777777" w:rsidR="003310CD" w:rsidRPr="003310CD" w:rsidRDefault="003310CD" w:rsidP="003310CD">
      <w:r w:rsidRPr="003310CD">
        <w:lastRenderedPageBreak/>
        <w:t xml:space="preserve">Các trường hợp khác + </w:t>
      </w:r>
      <w:r w:rsidRPr="003310CD">
        <w:t>었으면</w:t>
      </w:r>
      <w:r w:rsidRPr="003310CD">
        <w:t xml:space="preserve"> </w:t>
      </w:r>
      <w:r w:rsidRPr="003310CD">
        <w:t>좋겠다</w:t>
      </w:r>
    </w:p>
    <w:p w14:paraId="1DAFCF47" w14:textId="77777777" w:rsidR="003310CD" w:rsidRPr="003310CD" w:rsidRDefault="003310CD" w:rsidP="003310CD">
      <w:r w:rsidRPr="003310CD">
        <w:t>하다</w:t>
      </w:r>
      <w:r w:rsidRPr="003310CD">
        <w:t xml:space="preserve">              → </w:t>
      </w:r>
      <w:r w:rsidRPr="003310CD">
        <w:t>했으면</w:t>
      </w:r>
      <w:r w:rsidRPr="003310CD">
        <w:t xml:space="preserve"> </w:t>
      </w:r>
      <w:r w:rsidRPr="003310CD">
        <w:t>좋겠다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9"/>
        <w:gridCol w:w="2048"/>
      </w:tblGrid>
      <w:tr w:rsidR="003310CD" w:rsidRPr="003310CD" w14:paraId="180C630D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CAF907C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Gốc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646E000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Kết quả</w:t>
            </w:r>
          </w:p>
        </w:tc>
      </w:tr>
      <w:tr w:rsidR="003310CD" w:rsidRPr="003310CD" w14:paraId="200A0E3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E40B7B9" w14:textId="77777777" w:rsidR="003310CD" w:rsidRPr="003310CD" w:rsidRDefault="003310CD" w:rsidP="003310CD">
            <w:r w:rsidRPr="003310CD">
              <w:t>오다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D5116C" w14:textId="77777777" w:rsidR="003310CD" w:rsidRPr="003310CD" w:rsidRDefault="003310CD" w:rsidP="003310CD">
            <w:r w:rsidRPr="003310CD">
              <w:rPr>
                <w:b/>
                <w:bCs/>
              </w:rPr>
              <w:t>왔으면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좋겠다</w:t>
            </w:r>
          </w:p>
        </w:tc>
      </w:tr>
      <w:tr w:rsidR="003310CD" w:rsidRPr="003310CD" w14:paraId="0BB1761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CD00D60" w14:textId="77777777" w:rsidR="003310CD" w:rsidRPr="003310CD" w:rsidRDefault="003310CD" w:rsidP="003310CD">
            <w:r w:rsidRPr="003310CD">
              <w:t>배달</w:t>
            </w:r>
            <w:r w:rsidRPr="003310CD">
              <w:t xml:space="preserve"> </w:t>
            </w:r>
            <w:r w:rsidRPr="003310CD">
              <w:t>오다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49DFAF6" w14:textId="77777777" w:rsidR="003310CD" w:rsidRPr="003310CD" w:rsidRDefault="003310CD" w:rsidP="003310CD">
            <w:r w:rsidRPr="003310CD">
              <w:rPr>
                <w:b/>
                <w:bCs/>
              </w:rPr>
              <w:t>배달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왔으면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좋겠다</w:t>
            </w:r>
          </w:p>
        </w:tc>
      </w:tr>
      <w:tr w:rsidR="003310CD" w:rsidRPr="003310CD" w14:paraId="0D816DE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20C88E8" w14:textId="77777777" w:rsidR="003310CD" w:rsidRPr="003310CD" w:rsidRDefault="003310CD" w:rsidP="003310CD">
            <w:r w:rsidRPr="003310CD">
              <w:t>합격하다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5ECEE5F" w14:textId="77777777" w:rsidR="003310CD" w:rsidRPr="003310CD" w:rsidRDefault="003310CD" w:rsidP="003310CD">
            <w:r w:rsidRPr="003310CD">
              <w:rPr>
                <w:b/>
                <w:bCs/>
              </w:rPr>
              <w:t>합격했으면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좋겠다</w:t>
            </w:r>
          </w:p>
        </w:tc>
      </w:tr>
      <w:tr w:rsidR="003310CD" w:rsidRPr="003310CD" w14:paraId="7A82170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9631EE0" w14:textId="77777777" w:rsidR="003310CD" w:rsidRPr="003310CD" w:rsidRDefault="003310CD" w:rsidP="003310CD">
            <w:r w:rsidRPr="003310CD">
              <w:t>좋다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AA441EE" w14:textId="77777777" w:rsidR="003310CD" w:rsidRPr="003310CD" w:rsidRDefault="003310CD" w:rsidP="003310CD">
            <w:r w:rsidRPr="003310CD">
              <w:rPr>
                <w:b/>
                <w:bCs/>
              </w:rPr>
              <w:t>좋았으면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좋겠다</w:t>
            </w:r>
          </w:p>
        </w:tc>
      </w:tr>
      <w:tr w:rsidR="003310CD" w:rsidRPr="003310CD" w14:paraId="2F5EFE4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BBA8A5C" w14:textId="77777777" w:rsidR="003310CD" w:rsidRPr="003310CD" w:rsidRDefault="003310CD" w:rsidP="003310CD">
            <w:r w:rsidRPr="003310CD">
              <w:t>빠르다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E5AE062" w14:textId="77777777" w:rsidR="003310CD" w:rsidRPr="003310CD" w:rsidRDefault="003310CD" w:rsidP="003310CD">
            <w:r w:rsidRPr="003310CD">
              <w:rPr>
                <w:b/>
                <w:bCs/>
              </w:rPr>
              <w:t>빨랐으면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좋겠다</w:t>
            </w:r>
          </w:p>
        </w:tc>
      </w:tr>
    </w:tbl>
    <w:p w14:paraId="6A4D81D8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Cách Dùng</w:t>
      </w:r>
    </w:p>
    <w:p w14:paraId="3A7B2112" w14:textId="77777777" w:rsidR="003310CD" w:rsidRPr="003310CD" w:rsidRDefault="003310CD" w:rsidP="003310CD">
      <w:r w:rsidRPr="003310CD">
        <w:rPr>
          <w:b/>
          <w:bCs/>
        </w:rPr>
        <w:t>① Ước muốn về điều CHƯA XẢY RA / khó thực hiện</w:t>
      </w:r>
    </w:p>
    <w:p w14:paraId="20B09512" w14:textId="77777777" w:rsidR="003310CD" w:rsidRPr="003310CD" w:rsidRDefault="003310CD" w:rsidP="003310CD">
      <w:r w:rsidRPr="003310CD">
        <w:t>빨리</w:t>
      </w:r>
      <w:r w:rsidRPr="003310CD">
        <w:t xml:space="preserve"> </w:t>
      </w:r>
      <w:r w:rsidRPr="003310CD">
        <w:t>배달</w:t>
      </w:r>
      <w:r w:rsidRPr="003310CD">
        <w:t xml:space="preserve"> </w:t>
      </w:r>
      <w:r w:rsidRPr="003310CD">
        <w:t>왔</w:t>
      </w:r>
      <w:r w:rsidRPr="003310CD">
        <w:rPr>
          <w:b/>
          <w:bCs/>
        </w:rPr>
        <w:t>으면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좋겠어요</w:t>
      </w:r>
      <w:r w:rsidRPr="003310CD">
        <w:t>. </w:t>
      </w:r>
      <w:r w:rsidRPr="003310CD">
        <w:rPr>
          <w:b/>
          <w:bCs/>
          <w:i/>
          <w:iCs/>
        </w:rPr>
        <w:t>Ước gì</w:t>
      </w:r>
      <w:r w:rsidRPr="003310CD">
        <w:rPr>
          <w:i/>
          <w:iCs/>
        </w:rPr>
        <w:t> đồ giao đến nhanh nhanh.</w:t>
      </w:r>
    </w:p>
    <w:p w14:paraId="31538BBD" w14:textId="77777777" w:rsidR="003310CD" w:rsidRPr="003310CD" w:rsidRDefault="003310CD" w:rsidP="003310CD">
      <w:r w:rsidRPr="003310CD">
        <w:t>시험에</w:t>
      </w:r>
      <w:r w:rsidRPr="003310CD">
        <w:t xml:space="preserve"> </w:t>
      </w:r>
      <w:r w:rsidRPr="003310CD">
        <w:t>합격했</w:t>
      </w:r>
      <w:r w:rsidRPr="003310CD">
        <w:rPr>
          <w:b/>
          <w:bCs/>
        </w:rPr>
        <w:t>으면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좋겠어요</w:t>
      </w:r>
      <w:r w:rsidRPr="003310CD">
        <w:t>. </w:t>
      </w:r>
      <w:r w:rsidRPr="003310CD">
        <w:rPr>
          <w:b/>
          <w:bCs/>
          <w:i/>
          <w:iCs/>
        </w:rPr>
        <w:t>Mong</w:t>
      </w:r>
      <w:r w:rsidRPr="003310CD">
        <w:rPr>
          <w:i/>
          <w:iCs/>
        </w:rPr>
        <w:t> thi đỗ.</w:t>
      </w:r>
    </w:p>
    <w:p w14:paraId="6D248DFA" w14:textId="77777777" w:rsidR="003310CD" w:rsidRPr="003310CD" w:rsidRDefault="003310CD" w:rsidP="003310CD">
      <w:r w:rsidRPr="003310CD">
        <w:t>빨리</w:t>
      </w:r>
      <w:r w:rsidRPr="003310CD">
        <w:t xml:space="preserve"> </w:t>
      </w:r>
      <w:r w:rsidRPr="003310CD">
        <w:t>봄이</w:t>
      </w:r>
      <w:r w:rsidRPr="003310CD">
        <w:t xml:space="preserve"> </w:t>
      </w:r>
      <w:r w:rsidRPr="003310CD">
        <w:t>왔</w:t>
      </w:r>
      <w:r w:rsidRPr="003310CD">
        <w:rPr>
          <w:b/>
          <w:bCs/>
        </w:rPr>
        <w:t>으면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좋겠어요</w:t>
      </w:r>
      <w:r w:rsidRPr="003310CD">
        <w:t>. </w:t>
      </w:r>
      <w:r w:rsidRPr="003310CD">
        <w:rPr>
          <w:b/>
          <w:bCs/>
          <w:i/>
          <w:iCs/>
        </w:rPr>
        <w:t>Ước gì</w:t>
      </w:r>
      <w:r w:rsidRPr="003310CD">
        <w:rPr>
          <w:i/>
          <w:iCs/>
        </w:rPr>
        <w:t> mùa xuân đến nhanh.</w:t>
      </w:r>
    </w:p>
    <w:p w14:paraId="2E679221" w14:textId="77777777" w:rsidR="003310CD" w:rsidRPr="003310CD" w:rsidRDefault="003310CD" w:rsidP="003310CD">
      <w:r w:rsidRPr="003310CD">
        <w:rPr>
          <w:b/>
          <w:bCs/>
        </w:rPr>
        <w:t>② Ước muốn cho người khác</w:t>
      </w:r>
    </w:p>
    <w:p w14:paraId="565DBB74" w14:textId="77777777" w:rsidR="003310CD" w:rsidRPr="003310CD" w:rsidRDefault="003310CD" w:rsidP="003310CD">
      <w:r w:rsidRPr="003310CD">
        <w:t>건강했</w:t>
      </w:r>
      <w:r w:rsidRPr="003310CD">
        <w:rPr>
          <w:b/>
          <w:bCs/>
        </w:rPr>
        <w:t>으면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좋겠어요</w:t>
      </w:r>
      <w:r w:rsidRPr="003310CD">
        <w:t>. </w:t>
      </w:r>
      <w:r w:rsidRPr="003310CD">
        <w:rPr>
          <w:b/>
          <w:bCs/>
          <w:i/>
          <w:iCs/>
        </w:rPr>
        <w:t>Mong</w:t>
      </w:r>
      <w:r w:rsidRPr="003310CD">
        <w:rPr>
          <w:i/>
          <w:iCs/>
        </w:rPr>
        <w:t> bạn mạnh khỏe.</w:t>
      </w:r>
    </w:p>
    <w:p w14:paraId="64ED2535" w14:textId="77777777" w:rsidR="003310CD" w:rsidRPr="003310CD" w:rsidRDefault="003310CD" w:rsidP="003310CD">
      <w:r w:rsidRPr="003310CD">
        <w:t>행복했</w:t>
      </w:r>
      <w:r w:rsidRPr="003310CD">
        <w:rPr>
          <w:b/>
          <w:bCs/>
        </w:rPr>
        <w:t>으면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좋겠어요</w:t>
      </w:r>
      <w:r w:rsidRPr="003310CD">
        <w:t>. </w:t>
      </w:r>
      <w:r w:rsidRPr="003310CD">
        <w:rPr>
          <w:b/>
          <w:bCs/>
          <w:i/>
          <w:iCs/>
        </w:rPr>
        <w:t>Mong</w:t>
      </w:r>
      <w:r w:rsidRPr="003310CD">
        <w:rPr>
          <w:i/>
          <w:iCs/>
        </w:rPr>
        <w:t> bạn hạnh phúc.</w:t>
      </w:r>
    </w:p>
    <w:p w14:paraId="78B95ACF" w14:textId="77777777" w:rsidR="003310CD" w:rsidRPr="003310CD" w:rsidRDefault="003310CD" w:rsidP="003310CD">
      <w:r w:rsidRPr="003310CD">
        <w:rPr>
          <w:b/>
          <w:bCs/>
        </w:rPr>
        <w:t>③ Mong điều ngược với thực tế</w:t>
      </w:r>
    </w:p>
    <w:p w14:paraId="79DDC15D" w14:textId="77777777" w:rsidR="003310CD" w:rsidRPr="003310CD" w:rsidRDefault="003310CD" w:rsidP="003310CD">
      <w:r w:rsidRPr="003310CD">
        <w:t>돈이</w:t>
      </w:r>
      <w:r w:rsidRPr="003310CD">
        <w:t xml:space="preserve"> </w:t>
      </w:r>
      <w:r w:rsidRPr="003310CD">
        <w:t>더</w:t>
      </w:r>
      <w:r w:rsidRPr="003310CD">
        <w:t xml:space="preserve"> </w:t>
      </w:r>
      <w:r w:rsidRPr="003310CD">
        <w:t>많았</w:t>
      </w:r>
      <w:r w:rsidRPr="003310CD">
        <w:rPr>
          <w:b/>
          <w:bCs/>
        </w:rPr>
        <w:t>으면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좋겠어요</w:t>
      </w:r>
      <w:r w:rsidRPr="003310CD">
        <w:t>. </w:t>
      </w:r>
      <w:r w:rsidRPr="003310CD">
        <w:rPr>
          <w:b/>
          <w:bCs/>
          <w:i/>
          <w:iCs/>
        </w:rPr>
        <w:t>Ước gì</w:t>
      </w:r>
      <w:r w:rsidRPr="003310CD">
        <w:rPr>
          <w:i/>
          <w:iCs/>
        </w:rPr>
        <w:t> có nhiều tiền hơn.</w:t>
      </w:r>
      <w:r w:rsidRPr="003310CD">
        <w:t> (thực tế ít tiền)</w:t>
      </w:r>
    </w:p>
    <w:p w14:paraId="4B500AE4" w14:textId="77777777" w:rsidR="003310CD" w:rsidRPr="003310CD" w:rsidRDefault="003310CD" w:rsidP="003310CD">
      <w:r w:rsidRPr="003310CD">
        <w:t>키가</w:t>
      </w:r>
      <w:r w:rsidRPr="003310CD">
        <w:t xml:space="preserve"> </w:t>
      </w:r>
      <w:r w:rsidRPr="003310CD">
        <w:t>더</w:t>
      </w:r>
      <w:r w:rsidRPr="003310CD">
        <w:t xml:space="preserve"> </w:t>
      </w:r>
      <w:r w:rsidRPr="003310CD">
        <w:t>컸</w:t>
      </w:r>
      <w:r w:rsidRPr="003310CD">
        <w:rPr>
          <w:b/>
          <w:bCs/>
        </w:rPr>
        <w:t>으면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좋겠어요</w:t>
      </w:r>
      <w:r w:rsidRPr="003310CD">
        <w:t>. </w:t>
      </w:r>
      <w:r w:rsidRPr="003310CD">
        <w:rPr>
          <w:b/>
          <w:bCs/>
          <w:i/>
          <w:iCs/>
        </w:rPr>
        <w:t>Ước gì</w:t>
      </w:r>
      <w:r w:rsidRPr="003310CD">
        <w:rPr>
          <w:i/>
          <w:iCs/>
        </w:rPr>
        <w:t> cao hơn.</w:t>
      </w:r>
      <w:r w:rsidRPr="003310CD">
        <w:t> (thực tế không cao)</w:t>
      </w:r>
    </w:p>
    <w:p w14:paraId="58BE9B47" w14:textId="77777777" w:rsidR="003310CD" w:rsidRPr="003310CD" w:rsidRDefault="003310CD" w:rsidP="003310CD">
      <w:r w:rsidRPr="003310CD">
        <w:pict w14:anchorId="07C779F4">
          <v:rect id="_x0000_i2955" style="width:0;height:0" o:hralign="center" o:hrstd="t" o:hr="t" fillcolor="#a0a0a0" stroked="f"/>
        </w:pict>
      </w:r>
    </w:p>
    <w:p w14:paraId="2357D374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았</w:t>
      </w:r>
      <w:r w:rsidRPr="003310CD">
        <w:rPr>
          <w:b/>
          <w:bCs/>
        </w:rPr>
        <w:t>/</w:t>
      </w:r>
      <w:r w:rsidRPr="003310CD">
        <w:rPr>
          <w:b/>
          <w:bCs/>
        </w:rPr>
        <w:t>었으면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좋겠다</w:t>
      </w:r>
      <w:r w:rsidRPr="003310CD">
        <w:rPr>
          <w:b/>
          <w:bCs/>
        </w:rPr>
        <w:t xml:space="preserve"> vs (</w:t>
      </w:r>
      <w:r w:rsidRPr="003310CD">
        <w:rPr>
          <w:b/>
          <w:bCs/>
        </w:rPr>
        <w:t>으</w:t>
      </w:r>
      <w:r w:rsidRPr="003310CD">
        <w:rPr>
          <w:b/>
          <w:bCs/>
        </w:rPr>
        <w:t>)</w:t>
      </w:r>
      <w:r w:rsidRPr="003310CD">
        <w:rPr>
          <w:b/>
          <w:bCs/>
        </w:rPr>
        <w:t>면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좋겠다</w:t>
      </w:r>
    </w:p>
    <w:p w14:paraId="7B57C8C0" w14:textId="77777777" w:rsidR="003310CD" w:rsidRPr="003310CD" w:rsidRDefault="003310CD" w:rsidP="003310CD">
      <w:r w:rsidRPr="003310CD">
        <w:lastRenderedPageBreak/>
        <w:t>Cả hai đều là ước muốn nhưng sắc thái khác: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1"/>
        <w:gridCol w:w="3741"/>
        <w:gridCol w:w="3462"/>
      </w:tblGrid>
      <w:tr w:rsidR="003310CD" w:rsidRPr="003310CD" w14:paraId="04640758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1BD761E" w14:textId="77777777" w:rsidR="003310CD" w:rsidRPr="003310CD" w:rsidRDefault="003310CD" w:rsidP="003310CD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C694D38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았</w:t>
            </w:r>
            <w:r w:rsidRPr="003310CD">
              <w:rPr>
                <w:b/>
                <w:bCs/>
              </w:rPr>
              <w:t>/</w:t>
            </w:r>
            <w:r w:rsidRPr="003310CD">
              <w:rPr>
                <w:b/>
                <w:bCs/>
              </w:rPr>
              <w:t>었으면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좋겠다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EC41B9C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(</w:t>
            </w:r>
            <w:r w:rsidRPr="003310CD">
              <w:rPr>
                <w:b/>
                <w:bCs/>
              </w:rPr>
              <w:t>으</w:t>
            </w:r>
            <w:r w:rsidRPr="003310CD">
              <w:rPr>
                <w:b/>
                <w:bCs/>
              </w:rPr>
              <w:t>)</w:t>
            </w:r>
            <w:r w:rsidRPr="003310CD">
              <w:rPr>
                <w:b/>
                <w:bCs/>
              </w:rPr>
              <w:t>면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좋겠다</w:t>
            </w:r>
          </w:p>
        </w:tc>
      </w:tr>
      <w:tr w:rsidR="003310CD" w:rsidRPr="003310CD" w14:paraId="6F7B61F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C7A5C04" w14:textId="77777777" w:rsidR="003310CD" w:rsidRPr="003310CD" w:rsidRDefault="003310CD" w:rsidP="003310CD">
            <w:r w:rsidRPr="003310CD">
              <w:t>Sắc thái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D28BCE6" w14:textId="77777777" w:rsidR="003310CD" w:rsidRPr="003310CD" w:rsidRDefault="003310CD" w:rsidP="003310CD">
            <w:r w:rsidRPr="003310CD">
              <w:t>Ước muốn </w:t>
            </w:r>
            <w:r w:rsidRPr="003310CD">
              <w:rPr>
                <w:b/>
                <w:bCs/>
              </w:rPr>
              <w:t>mạnh hơn</w:t>
            </w:r>
            <w:r w:rsidRPr="003310CD">
              <w:t> / thiết tha hơn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EE3AD48" w14:textId="77777777" w:rsidR="003310CD" w:rsidRPr="003310CD" w:rsidRDefault="003310CD" w:rsidP="003310CD">
            <w:r w:rsidRPr="003310CD">
              <w:t>Ước muốn </w:t>
            </w:r>
            <w:r w:rsidRPr="003310CD">
              <w:rPr>
                <w:b/>
                <w:bCs/>
              </w:rPr>
              <w:t>nhẹ hơn</w:t>
            </w:r>
            <w:r w:rsidRPr="003310CD">
              <w:t> / bình thường</w:t>
            </w:r>
          </w:p>
        </w:tc>
      </w:tr>
      <w:tr w:rsidR="003310CD" w:rsidRPr="003310CD" w14:paraId="7049896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B6962FE" w14:textId="77777777" w:rsidR="003310CD" w:rsidRPr="003310CD" w:rsidRDefault="003310CD" w:rsidP="003310CD">
            <w:r w:rsidRPr="003310CD">
              <w:t>Khả năng xảy ra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507A1A2" w14:textId="77777777" w:rsidR="003310CD" w:rsidRPr="003310CD" w:rsidRDefault="003310CD" w:rsidP="003310CD">
            <w:r w:rsidRPr="003310CD">
              <w:t>Thấp hơn / khó hơn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0D0AB54" w14:textId="77777777" w:rsidR="003310CD" w:rsidRPr="003310CD" w:rsidRDefault="003310CD" w:rsidP="003310CD">
            <w:r w:rsidRPr="003310CD">
              <w:t>Có thể xảy ra</w:t>
            </w:r>
          </w:p>
        </w:tc>
      </w:tr>
      <w:tr w:rsidR="003310CD" w:rsidRPr="003310CD" w14:paraId="6893E8B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02A51F2" w14:textId="77777777" w:rsidR="003310CD" w:rsidRPr="003310CD" w:rsidRDefault="003310CD" w:rsidP="003310CD">
            <w:r w:rsidRPr="003310CD">
              <w:t>Ví dụ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2969D0A" w14:textId="77777777" w:rsidR="003310CD" w:rsidRPr="003310CD" w:rsidRDefault="003310CD" w:rsidP="003310CD">
            <w:r w:rsidRPr="003310CD">
              <w:t>빨리</w:t>
            </w:r>
            <w:r w:rsidRPr="003310CD">
              <w:t xml:space="preserve"> </w:t>
            </w:r>
            <w:r w:rsidRPr="003310CD">
              <w:t>왔</w:t>
            </w:r>
            <w:r w:rsidRPr="003310CD">
              <w:rPr>
                <w:b/>
                <w:bCs/>
              </w:rPr>
              <w:t>으면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좋겠어요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713403A" w14:textId="77777777" w:rsidR="003310CD" w:rsidRPr="003310CD" w:rsidRDefault="003310CD" w:rsidP="003310CD">
            <w:r w:rsidRPr="003310CD">
              <w:t>빨리</w:t>
            </w:r>
            <w:r w:rsidRPr="003310CD">
              <w:t xml:space="preserve"> </w:t>
            </w:r>
            <w:r w:rsidRPr="003310CD">
              <w:t>오</w:t>
            </w:r>
            <w:r w:rsidRPr="003310CD">
              <w:rPr>
                <w:b/>
                <w:bCs/>
              </w:rPr>
              <w:t>면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좋겠어요</w:t>
            </w:r>
          </w:p>
        </w:tc>
      </w:tr>
      <w:tr w:rsidR="003310CD" w:rsidRPr="003310CD" w14:paraId="63D3B91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D5441DA" w14:textId="77777777" w:rsidR="003310CD" w:rsidRPr="003310CD" w:rsidRDefault="003310CD" w:rsidP="003310CD">
            <w:r w:rsidRPr="003310CD">
              <w:t>Dịch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46EFB98" w14:textId="77777777" w:rsidR="003310CD" w:rsidRPr="003310CD" w:rsidRDefault="003310CD" w:rsidP="003310CD">
            <w:r w:rsidRPr="003310CD">
              <w:rPr>
                <w:i/>
                <w:iCs/>
              </w:rPr>
              <w:t>Ước gì đến nhanh nhanh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0B6E749" w14:textId="77777777" w:rsidR="003310CD" w:rsidRPr="003310CD" w:rsidRDefault="003310CD" w:rsidP="003310CD">
            <w:r w:rsidRPr="003310CD">
              <w:rPr>
                <w:i/>
                <w:iCs/>
              </w:rPr>
              <w:t>Nếu đến nhanh thì tốt</w:t>
            </w:r>
          </w:p>
        </w:tc>
      </w:tr>
    </w:tbl>
    <w:p w14:paraId="4C7115A1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🔶</w:t>
      </w:r>
      <w:r w:rsidRPr="003310CD">
        <w:rPr>
          <w:b/>
          <w:bCs/>
        </w:rPr>
        <w:t xml:space="preserve"> So Sánh Tổng Hợp 4 Cấu Trúc</w:t>
      </w:r>
    </w:p>
    <w:p w14:paraId="29578CA5" w14:textId="77777777" w:rsidR="003310CD" w:rsidRPr="003310CD" w:rsidRDefault="003310CD" w:rsidP="003310CD">
      <w:pPr>
        <w:rPr>
          <w:b/>
          <w:bCs/>
        </w:rPr>
      </w:pPr>
      <w:r w:rsidRPr="003310CD">
        <w:rPr>
          <w:b/>
          <w:bCs/>
        </w:rPr>
        <w:t>Cùng chủ đề: </w:t>
      </w:r>
      <w:r w:rsidRPr="003310CD">
        <w:rPr>
          <w:b/>
          <w:bCs/>
          <w:i/>
          <w:iCs/>
        </w:rPr>
        <w:t>Học tiếng Hàn</w:t>
      </w:r>
    </w:p>
    <w:p w14:paraId="1EBB508A" w14:textId="77777777" w:rsidR="003310CD" w:rsidRPr="003310CD" w:rsidRDefault="003310CD" w:rsidP="003310CD">
      <w:r w:rsidRPr="003310CD">
        <w:t>한국어를</w:t>
      </w:r>
      <w:r w:rsidRPr="003310CD">
        <w:t xml:space="preserve"> </w:t>
      </w:r>
      <w:r w:rsidRPr="003310CD">
        <w:t>공부하</w:t>
      </w:r>
      <w:r w:rsidRPr="003310CD">
        <w:rPr>
          <w:b/>
          <w:bCs/>
        </w:rPr>
        <w:t>고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싶어요</w:t>
      </w:r>
      <w:r w:rsidRPr="003310CD">
        <w:t>. → </w:t>
      </w:r>
      <w:r w:rsidRPr="003310CD">
        <w:rPr>
          <w:i/>
          <w:iCs/>
        </w:rPr>
        <w:t>Tôi </w:t>
      </w:r>
      <w:r w:rsidRPr="003310CD">
        <w:rPr>
          <w:b/>
          <w:bCs/>
          <w:i/>
          <w:iCs/>
        </w:rPr>
        <w:t>muốn</w:t>
      </w:r>
      <w:r w:rsidRPr="003310CD">
        <w:rPr>
          <w:i/>
          <w:iCs/>
        </w:rPr>
        <w:t> học tiếng Hàn.</w:t>
      </w:r>
      <w:r w:rsidRPr="003310CD">
        <w:t> (mong muốn chưa thực hiện)</w:t>
      </w:r>
    </w:p>
    <w:p w14:paraId="130D7343" w14:textId="77777777" w:rsidR="003310CD" w:rsidRPr="003310CD" w:rsidRDefault="003310CD" w:rsidP="003310CD">
      <w:r w:rsidRPr="003310CD">
        <w:t>한국어를</w:t>
      </w:r>
      <w:r w:rsidRPr="003310CD">
        <w:t xml:space="preserve"> </w:t>
      </w:r>
      <w:r w:rsidRPr="003310CD">
        <w:t>공부하</w:t>
      </w:r>
      <w:r w:rsidRPr="003310CD">
        <w:rPr>
          <w:b/>
          <w:bCs/>
        </w:rPr>
        <w:t>고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있어요</w:t>
      </w:r>
      <w:r w:rsidRPr="003310CD">
        <w:t>. → </w:t>
      </w:r>
      <w:r w:rsidRPr="003310CD">
        <w:rPr>
          <w:i/>
          <w:iCs/>
        </w:rPr>
        <w:t>Tôi đang </w:t>
      </w:r>
      <w:r w:rsidRPr="003310CD">
        <w:rPr>
          <w:b/>
          <w:bCs/>
          <w:i/>
          <w:iCs/>
        </w:rPr>
        <w:t>học</w:t>
      </w:r>
      <w:r w:rsidRPr="003310CD">
        <w:rPr>
          <w:i/>
          <w:iCs/>
        </w:rPr>
        <w:t> tiếng Hàn.</w:t>
      </w:r>
      <w:r w:rsidRPr="003310CD">
        <w:t> (đang tiến hành)</w:t>
      </w:r>
    </w:p>
    <w:p w14:paraId="060B7C81" w14:textId="77777777" w:rsidR="003310CD" w:rsidRPr="003310CD" w:rsidRDefault="003310CD" w:rsidP="003310CD">
      <w:r w:rsidRPr="003310CD">
        <w:t>한국어를</w:t>
      </w:r>
      <w:r w:rsidRPr="003310CD">
        <w:t xml:space="preserve"> </w:t>
      </w:r>
      <w:r w:rsidRPr="003310CD">
        <w:t>잘</w:t>
      </w:r>
      <w:r w:rsidRPr="003310CD">
        <w:t xml:space="preserve"> </w:t>
      </w:r>
      <w:r w:rsidRPr="003310CD">
        <w:t>하</w:t>
      </w:r>
      <w:r w:rsidRPr="003310CD">
        <w:rPr>
          <w:b/>
          <w:bCs/>
        </w:rPr>
        <w:t>게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됐어요</w:t>
      </w:r>
      <w:r w:rsidRPr="003310CD">
        <w:t>. → </w:t>
      </w:r>
      <w:r w:rsidRPr="003310CD">
        <w:rPr>
          <w:i/>
          <w:iCs/>
        </w:rPr>
        <w:t>Tôi đã </w:t>
      </w:r>
      <w:r w:rsidRPr="003310CD">
        <w:rPr>
          <w:b/>
          <w:bCs/>
          <w:i/>
          <w:iCs/>
        </w:rPr>
        <w:t>trở nên</w:t>
      </w:r>
      <w:r w:rsidRPr="003310CD">
        <w:rPr>
          <w:i/>
          <w:iCs/>
        </w:rPr>
        <w:t> giỏi tiếng Hàn.</w:t>
      </w:r>
      <w:r w:rsidRPr="003310CD">
        <w:t> (thay đổi theo thời gian)</w:t>
      </w:r>
    </w:p>
    <w:p w14:paraId="01B405F5" w14:textId="77777777" w:rsidR="003310CD" w:rsidRPr="003310CD" w:rsidRDefault="003310CD" w:rsidP="003310CD">
      <w:r w:rsidRPr="003310CD">
        <w:t>한국어를</w:t>
      </w:r>
      <w:r w:rsidRPr="003310CD">
        <w:t xml:space="preserve"> </w:t>
      </w:r>
      <w:r w:rsidRPr="003310CD">
        <w:t>더</w:t>
      </w:r>
      <w:r w:rsidRPr="003310CD">
        <w:t xml:space="preserve"> </w:t>
      </w:r>
      <w:r w:rsidRPr="003310CD">
        <w:t>잘</w:t>
      </w:r>
      <w:r w:rsidRPr="003310CD">
        <w:t xml:space="preserve"> </w:t>
      </w:r>
      <w:r w:rsidRPr="003310CD">
        <w:t>했</w:t>
      </w:r>
      <w:r w:rsidRPr="003310CD">
        <w:rPr>
          <w:b/>
          <w:bCs/>
        </w:rPr>
        <w:t>으면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좋겠어요</w:t>
      </w:r>
      <w:r w:rsidRPr="003310CD">
        <w:t>. → </w:t>
      </w:r>
      <w:r w:rsidRPr="003310CD">
        <w:rPr>
          <w:b/>
          <w:bCs/>
          <w:i/>
          <w:iCs/>
        </w:rPr>
        <w:t>Ước gì</w:t>
      </w:r>
      <w:r w:rsidRPr="003310CD">
        <w:rPr>
          <w:i/>
          <w:iCs/>
        </w:rPr>
        <w:t> tôi giỏi tiếng Hàn hơn.</w:t>
      </w:r>
      <w:r w:rsidRPr="003310CD">
        <w:t> (ước muốn thiết tha)</w:t>
      </w:r>
    </w:p>
    <w:p w14:paraId="7255381B" w14:textId="77777777" w:rsidR="003310CD" w:rsidRPr="003310CD" w:rsidRDefault="003310CD" w:rsidP="003310CD">
      <w:r w:rsidRPr="003310CD">
        <w:pict w14:anchorId="0A9E47BB">
          <v:rect id="_x0000_i2956" style="width:0;height:0" o:hralign="center" o:hrstd="t" o:hr="t" fillcolor="#a0a0a0" stroked="f"/>
        </w:pict>
      </w:r>
    </w:p>
    <w:p w14:paraId="4A56552D" w14:textId="77777777" w:rsidR="003310CD" w:rsidRPr="003310CD" w:rsidRDefault="003310CD" w:rsidP="003310CD">
      <w:pPr>
        <w:rPr>
          <w:b/>
          <w:bCs/>
        </w:rPr>
      </w:pPr>
      <w:r w:rsidRPr="003310CD">
        <w:rPr>
          <w:b/>
          <w:bCs/>
        </w:rPr>
        <w:t>Bảng So Sánh Chi Tiết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1578"/>
        <w:gridCol w:w="1775"/>
        <w:gridCol w:w="2552"/>
      </w:tblGrid>
      <w:tr w:rsidR="003310CD" w:rsidRPr="003310CD" w14:paraId="2E2A1A5F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D0E895E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Cấu trúc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1B8DC2C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Nghĩa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BE37C19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Thực tế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11C8514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Sắc thái</w:t>
            </w:r>
          </w:p>
        </w:tc>
      </w:tr>
      <w:tr w:rsidR="003310CD" w:rsidRPr="003310CD" w14:paraId="26C7E1B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0427AA4" w14:textId="77777777" w:rsidR="003310CD" w:rsidRPr="003310CD" w:rsidRDefault="003310CD" w:rsidP="003310CD">
            <w:r w:rsidRPr="003310CD">
              <w:rPr>
                <w:b/>
                <w:bCs/>
              </w:rPr>
              <w:t>고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싶다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167AE09" w14:textId="77777777" w:rsidR="003310CD" w:rsidRPr="003310CD" w:rsidRDefault="003310CD" w:rsidP="003310CD">
            <w:r w:rsidRPr="003310CD">
              <w:t>muốn làm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18C5B8B" w14:textId="77777777" w:rsidR="003310CD" w:rsidRPr="003310CD" w:rsidRDefault="003310CD" w:rsidP="003310CD">
            <w:r w:rsidRPr="003310CD">
              <w:t>Chưa làm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0A0E041" w14:textId="77777777" w:rsidR="003310CD" w:rsidRPr="003310CD" w:rsidRDefault="003310CD" w:rsidP="003310CD">
            <w:r w:rsidRPr="003310CD">
              <w:t>Chủ động mong muốn</w:t>
            </w:r>
          </w:p>
        </w:tc>
      </w:tr>
      <w:tr w:rsidR="003310CD" w:rsidRPr="003310CD" w14:paraId="3F35709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D2B5451" w14:textId="77777777" w:rsidR="003310CD" w:rsidRPr="003310CD" w:rsidRDefault="003310CD" w:rsidP="003310CD">
            <w:r w:rsidRPr="003310CD">
              <w:rPr>
                <w:b/>
                <w:bCs/>
              </w:rPr>
              <w:t>고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있다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24E86A8" w14:textId="77777777" w:rsidR="003310CD" w:rsidRPr="003310CD" w:rsidRDefault="003310CD" w:rsidP="003310CD">
            <w:r w:rsidRPr="003310CD">
              <w:t>đang làm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990D60F" w14:textId="77777777" w:rsidR="003310CD" w:rsidRPr="003310CD" w:rsidRDefault="003310CD" w:rsidP="003310CD">
            <w:r w:rsidRPr="003310CD">
              <w:t>Đang xảy ra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4710764" w14:textId="77777777" w:rsidR="003310CD" w:rsidRPr="003310CD" w:rsidRDefault="003310CD" w:rsidP="003310CD">
            <w:r w:rsidRPr="003310CD">
              <w:t>Tiến hành / trạng thái</w:t>
            </w:r>
          </w:p>
        </w:tc>
      </w:tr>
      <w:tr w:rsidR="003310CD" w:rsidRPr="003310CD" w14:paraId="4FCE3BB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02DA5A8" w14:textId="77777777" w:rsidR="003310CD" w:rsidRPr="003310CD" w:rsidRDefault="003310CD" w:rsidP="003310CD">
            <w:r w:rsidRPr="003310CD">
              <w:rPr>
                <w:b/>
                <w:bCs/>
              </w:rPr>
              <w:t>게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되다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238CC1C" w14:textId="77777777" w:rsidR="003310CD" w:rsidRPr="003310CD" w:rsidRDefault="003310CD" w:rsidP="003310CD">
            <w:r w:rsidRPr="003310CD">
              <w:t>trở nên / hóa ra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7FB4337" w14:textId="77777777" w:rsidR="003310CD" w:rsidRPr="003310CD" w:rsidRDefault="003310CD" w:rsidP="003310CD">
            <w:r w:rsidRPr="003310CD">
              <w:t>Đã/sẽ xảy ra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D4E4C34" w14:textId="77777777" w:rsidR="003310CD" w:rsidRPr="003310CD" w:rsidRDefault="003310CD" w:rsidP="003310CD">
            <w:r w:rsidRPr="003310CD">
              <w:t>Do hoàn cảnh / thụ động</w:t>
            </w:r>
          </w:p>
        </w:tc>
      </w:tr>
      <w:tr w:rsidR="003310CD" w:rsidRPr="003310CD" w14:paraId="3E2DB36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5D58045" w14:textId="77777777" w:rsidR="003310CD" w:rsidRPr="003310CD" w:rsidRDefault="003310CD" w:rsidP="003310CD">
            <w:r w:rsidRPr="003310CD">
              <w:rPr>
                <w:b/>
                <w:bCs/>
              </w:rPr>
              <w:t>았</w:t>
            </w:r>
            <w:r w:rsidRPr="003310CD">
              <w:rPr>
                <w:b/>
                <w:bCs/>
              </w:rPr>
              <w:t>/</w:t>
            </w:r>
            <w:r w:rsidRPr="003310CD">
              <w:rPr>
                <w:b/>
                <w:bCs/>
              </w:rPr>
              <w:t>었으면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좋겠다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AA6B806" w14:textId="77777777" w:rsidR="003310CD" w:rsidRPr="003310CD" w:rsidRDefault="003310CD" w:rsidP="003310CD">
            <w:r w:rsidRPr="003310CD">
              <w:t>ước gì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8EE99AB" w14:textId="77777777" w:rsidR="003310CD" w:rsidRPr="003310CD" w:rsidRDefault="003310CD" w:rsidP="003310CD">
            <w:r w:rsidRPr="003310CD">
              <w:t>Chưa có / khó có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48A06A6" w14:textId="77777777" w:rsidR="003310CD" w:rsidRPr="003310CD" w:rsidRDefault="003310CD" w:rsidP="003310CD">
            <w:r w:rsidRPr="003310CD">
              <w:t>Ước muốn thiết tha</w:t>
            </w:r>
          </w:p>
        </w:tc>
      </w:tr>
    </w:tbl>
    <w:p w14:paraId="7A480028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⚠️</w:t>
      </w:r>
      <w:r w:rsidRPr="003310CD">
        <w:rPr>
          <w:b/>
          <w:bCs/>
        </w:rPr>
        <w:t xml:space="preserve"> Điểm Dễ Nhầm &amp; Hay Ra Thi</w:t>
      </w:r>
    </w:p>
    <w:p w14:paraId="373AEFE6" w14:textId="77777777" w:rsidR="003310CD" w:rsidRPr="003310CD" w:rsidRDefault="003310CD" w:rsidP="003310CD">
      <w:r w:rsidRPr="003310CD">
        <w:rPr>
          <w:b/>
          <w:bCs/>
        </w:rPr>
        <w:t xml:space="preserve">① </w:t>
      </w:r>
      <w:r w:rsidRPr="003310CD">
        <w:rPr>
          <w:b/>
          <w:bCs/>
        </w:rPr>
        <w:t>고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싶다</w:t>
      </w:r>
      <w:r w:rsidRPr="003310CD">
        <w:rPr>
          <w:b/>
          <w:bCs/>
        </w:rPr>
        <w:t xml:space="preserve"> — KHÔNG dùng cho ngôi 3:</w:t>
      </w:r>
    </w:p>
    <w:p w14:paraId="6B121DA6" w14:textId="77777777" w:rsidR="003310CD" w:rsidRPr="003310CD" w:rsidRDefault="003310CD" w:rsidP="003310CD">
      <w:r w:rsidRPr="003310CD">
        <w:rPr>
          <w:rFonts w:ascii="Segoe UI Emoji" w:hAnsi="Segoe UI Emoji" w:cs="Segoe UI Emoji"/>
        </w:rPr>
        <w:t>❌</w:t>
      </w:r>
      <w:r w:rsidRPr="003310CD">
        <w:t> </w:t>
      </w:r>
      <w:del w:id="34" w:author="Unknown">
        <w:r w:rsidRPr="003310CD">
          <w:delText>친구는</w:delText>
        </w:r>
        <w:r w:rsidRPr="003310CD">
          <w:delText xml:space="preserve"> </w:delText>
        </w:r>
        <w:r w:rsidRPr="003310CD">
          <w:delText>가고</w:delText>
        </w:r>
        <w:r w:rsidRPr="003310CD">
          <w:delText xml:space="preserve"> </w:delText>
        </w:r>
        <w:r w:rsidRPr="003310CD">
          <w:delText>싶어요</w:delText>
        </w:r>
      </w:del>
      <w:r w:rsidRPr="003310CD">
        <w:t xml:space="preserve"> → sai </w:t>
      </w:r>
      <w:r w:rsidRPr="003310CD">
        <w:rPr>
          <w:rFonts w:ascii="Segoe UI Emoji" w:hAnsi="Segoe UI Emoji" w:cs="Segoe UI Emoji"/>
        </w:rPr>
        <w:t>✅</w:t>
      </w:r>
      <w:r w:rsidRPr="003310CD">
        <w:t xml:space="preserve"> </w:t>
      </w:r>
      <w:r w:rsidRPr="003310CD">
        <w:t>친구는</w:t>
      </w:r>
      <w:r w:rsidRPr="003310CD">
        <w:t xml:space="preserve"> </w:t>
      </w:r>
      <w:r w:rsidRPr="003310CD">
        <w:t>가</w:t>
      </w:r>
      <w:r w:rsidRPr="003310CD">
        <w:rPr>
          <w:b/>
          <w:bCs/>
        </w:rPr>
        <w:t>고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싶어해요</w:t>
      </w:r>
      <w:r w:rsidRPr="003310CD">
        <w:t>. → </w:t>
      </w:r>
      <w:r w:rsidRPr="003310CD">
        <w:rPr>
          <w:i/>
          <w:iCs/>
        </w:rPr>
        <w:t>Bạn tôi muốn đi.</w:t>
      </w:r>
    </w:p>
    <w:p w14:paraId="31085401" w14:textId="77777777" w:rsidR="003310CD" w:rsidRPr="003310CD" w:rsidRDefault="003310CD" w:rsidP="003310CD">
      <w:r w:rsidRPr="003310CD">
        <w:rPr>
          <w:b/>
          <w:bCs/>
        </w:rPr>
        <w:lastRenderedPageBreak/>
        <w:t xml:space="preserve">② </w:t>
      </w:r>
      <w:r w:rsidRPr="003310CD">
        <w:rPr>
          <w:b/>
          <w:bCs/>
        </w:rPr>
        <w:t>고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있다</w:t>
      </w:r>
      <w:r w:rsidRPr="003310CD">
        <w:rPr>
          <w:b/>
          <w:bCs/>
        </w:rPr>
        <w:t xml:space="preserve"> — KHÔNG dùng với động từ trạng thái:</w:t>
      </w:r>
    </w:p>
    <w:p w14:paraId="278B7704" w14:textId="77777777" w:rsidR="003310CD" w:rsidRPr="003310CD" w:rsidRDefault="003310CD" w:rsidP="003310CD">
      <w:r w:rsidRPr="003310CD">
        <w:rPr>
          <w:rFonts w:ascii="Segoe UI Emoji" w:hAnsi="Segoe UI Emoji" w:cs="Segoe UI Emoji"/>
        </w:rPr>
        <w:t>❌</w:t>
      </w:r>
      <w:r w:rsidRPr="003310CD">
        <w:t> </w:t>
      </w:r>
      <w:del w:id="35" w:author="Unknown">
        <w:r w:rsidRPr="003310CD">
          <w:delText>알고</w:delText>
        </w:r>
        <w:r w:rsidRPr="003310CD">
          <w:delText xml:space="preserve"> </w:delText>
        </w:r>
        <w:r w:rsidRPr="003310CD">
          <w:delText>있어요</w:delText>
        </w:r>
      </w:del>
      <w:r w:rsidRPr="003310CD">
        <w:t> → thực ra đây là ngoại lệ — </w:t>
      </w:r>
      <w:r w:rsidRPr="003310CD">
        <w:rPr>
          <w:b/>
          <w:bCs/>
        </w:rPr>
        <w:t>알고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있어요</w:t>
      </w:r>
      <w:r w:rsidRPr="003310CD">
        <w:t xml:space="preserve"> là đúng! </w:t>
      </w:r>
      <w:r w:rsidRPr="003310CD">
        <w:rPr>
          <w:rFonts w:ascii="Segoe UI Emoji" w:hAnsi="Segoe UI Emoji" w:cs="Segoe UI Emoji"/>
        </w:rPr>
        <w:t>❌</w:t>
      </w:r>
      <w:r w:rsidRPr="003310CD">
        <w:rPr>
          <w:rFonts w:ascii="Aptos" w:hAnsi="Aptos" w:cs="Aptos"/>
        </w:rPr>
        <w:t> </w:t>
      </w:r>
      <w:del w:id="36" w:author="Unknown">
        <w:r w:rsidRPr="003310CD">
          <w:delText>결혼하고</w:delText>
        </w:r>
        <w:r w:rsidRPr="003310CD">
          <w:delText xml:space="preserve"> </w:delText>
        </w:r>
        <w:r w:rsidRPr="003310CD">
          <w:delText>있어요</w:delText>
        </w:r>
      </w:del>
      <w:r w:rsidRPr="003310CD">
        <w:t xml:space="preserve"> → sai (kết hôn không phải tiến hành) </w:t>
      </w:r>
      <w:r w:rsidRPr="003310CD">
        <w:rPr>
          <w:rFonts w:ascii="Segoe UI Emoji" w:hAnsi="Segoe UI Emoji" w:cs="Segoe UI Emoji"/>
        </w:rPr>
        <w:t>✅</w:t>
      </w:r>
      <w:r w:rsidRPr="003310CD">
        <w:t xml:space="preserve"> </w:t>
      </w:r>
      <w:r w:rsidRPr="003310CD">
        <w:t>결혼</w:t>
      </w:r>
      <w:r w:rsidRPr="003310CD">
        <w:rPr>
          <w:b/>
          <w:bCs/>
        </w:rPr>
        <w:t>했어요</w:t>
      </w:r>
      <w:r w:rsidRPr="003310CD">
        <w:t>. </w:t>
      </w:r>
      <w:r w:rsidRPr="003310CD">
        <w:rPr>
          <w:i/>
          <w:iCs/>
        </w:rPr>
        <w:t>(Tôi đã kết hôn.)</w:t>
      </w:r>
    </w:p>
    <w:p w14:paraId="2C61A753" w14:textId="77777777" w:rsidR="003310CD" w:rsidRPr="003310CD" w:rsidRDefault="003310CD" w:rsidP="003310CD">
      <w:r w:rsidRPr="003310CD">
        <w:rPr>
          <w:b/>
          <w:bCs/>
        </w:rPr>
        <w:t xml:space="preserve">③ </w:t>
      </w:r>
      <w:r w:rsidRPr="003310CD">
        <w:rPr>
          <w:b/>
          <w:bCs/>
        </w:rPr>
        <w:t>게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되다</w:t>
      </w:r>
      <w:r w:rsidRPr="003310CD">
        <w:rPr>
          <w:b/>
          <w:bCs/>
        </w:rPr>
        <w:t xml:space="preserve"> — phân biệt với </w:t>
      </w:r>
      <w:r w:rsidRPr="003310CD">
        <w:rPr>
          <w:b/>
          <w:bCs/>
        </w:rPr>
        <w:t>아</w:t>
      </w:r>
      <w:r w:rsidRPr="003310CD">
        <w:rPr>
          <w:b/>
          <w:bCs/>
        </w:rPr>
        <w:t>/</w:t>
      </w:r>
      <w:r w:rsidRPr="003310CD">
        <w:rPr>
          <w:b/>
          <w:bCs/>
        </w:rPr>
        <w:t>어지다</w:t>
      </w:r>
      <w:r w:rsidRPr="003310CD">
        <w:rPr>
          <w:b/>
          <w:bCs/>
        </w:rPr>
        <w:t>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4"/>
        <w:gridCol w:w="2379"/>
        <w:gridCol w:w="2239"/>
      </w:tblGrid>
      <w:tr w:rsidR="003310CD" w:rsidRPr="003310CD" w14:paraId="37A5899D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95CF0F2" w14:textId="77777777" w:rsidR="003310CD" w:rsidRPr="003310CD" w:rsidRDefault="003310CD" w:rsidP="003310CD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D944CEE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게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되다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D581834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아</w:t>
            </w:r>
            <w:r w:rsidRPr="003310CD">
              <w:rPr>
                <w:b/>
                <w:bCs/>
              </w:rPr>
              <w:t>/</w:t>
            </w:r>
            <w:r w:rsidRPr="003310CD">
              <w:rPr>
                <w:b/>
                <w:bCs/>
              </w:rPr>
              <w:t>어지다</w:t>
            </w:r>
          </w:p>
        </w:tc>
      </w:tr>
      <w:tr w:rsidR="003310CD" w:rsidRPr="003310CD" w14:paraId="1C74CEE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49D164A" w14:textId="77777777" w:rsidR="003310CD" w:rsidRPr="003310CD" w:rsidRDefault="003310CD" w:rsidP="003310CD">
            <w:r w:rsidRPr="003310CD">
              <w:t>Dùng với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96CEEF2" w14:textId="77777777" w:rsidR="003310CD" w:rsidRPr="003310CD" w:rsidRDefault="003310CD" w:rsidP="003310CD">
            <w:r w:rsidRPr="003310CD">
              <w:t>Động từ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317A07D" w14:textId="77777777" w:rsidR="003310CD" w:rsidRPr="003310CD" w:rsidRDefault="003310CD" w:rsidP="003310CD">
            <w:r w:rsidRPr="003310CD">
              <w:t>Tính từ</w:t>
            </w:r>
          </w:p>
        </w:tc>
      </w:tr>
      <w:tr w:rsidR="003310CD" w:rsidRPr="003310CD" w14:paraId="7368C02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8313DB1" w14:textId="77777777" w:rsidR="003310CD" w:rsidRPr="003310CD" w:rsidRDefault="003310CD" w:rsidP="003310CD">
            <w:r w:rsidRPr="003310CD">
              <w:t>Nghĩa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41892BC" w14:textId="77777777" w:rsidR="003310CD" w:rsidRPr="003310CD" w:rsidRDefault="003310CD" w:rsidP="003310CD">
            <w:r w:rsidRPr="003310CD">
              <w:t>Trở nên (do hoàn cảnh)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DC1EB32" w14:textId="77777777" w:rsidR="003310CD" w:rsidRPr="003310CD" w:rsidRDefault="003310CD" w:rsidP="003310CD">
            <w:r w:rsidRPr="003310CD">
              <w:t>Trở nên (thay đổi dần)</w:t>
            </w:r>
          </w:p>
        </w:tc>
      </w:tr>
      <w:tr w:rsidR="003310CD" w:rsidRPr="003310CD" w14:paraId="1BB9C08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4A02343" w14:textId="77777777" w:rsidR="003310CD" w:rsidRPr="003310CD" w:rsidRDefault="003310CD" w:rsidP="003310CD">
            <w:r w:rsidRPr="003310CD">
              <w:t>Ví dụ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E757051" w14:textId="77777777" w:rsidR="003310CD" w:rsidRPr="003310CD" w:rsidRDefault="003310CD" w:rsidP="003310CD">
            <w:r w:rsidRPr="003310CD">
              <w:t>오</w:t>
            </w:r>
            <w:r w:rsidRPr="003310CD">
              <w:rPr>
                <w:b/>
                <w:bCs/>
              </w:rPr>
              <w:t>게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됐어요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A62CF5B" w14:textId="77777777" w:rsidR="003310CD" w:rsidRPr="003310CD" w:rsidRDefault="003310CD" w:rsidP="003310CD">
            <w:r w:rsidRPr="003310CD">
              <w:t>날씨가</w:t>
            </w:r>
            <w:r w:rsidRPr="003310CD">
              <w:t xml:space="preserve"> </w:t>
            </w:r>
            <w:r w:rsidRPr="003310CD">
              <w:t>따뜻해</w:t>
            </w:r>
            <w:r w:rsidRPr="003310CD">
              <w:rPr>
                <w:b/>
                <w:bCs/>
              </w:rPr>
              <w:t>졌어요</w:t>
            </w:r>
          </w:p>
        </w:tc>
      </w:tr>
    </w:tbl>
    <w:p w14:paraId="401BFF84" w14:textId="77777777" w:rsidR="003310CD" w:rsidRPr="003310CD" w:rsidRDefault="003310CD" w:rsidP="003310CD">
      <w:r w:rsidRPr="003310CD">
        <w:rPr>
          <w:b/>
          <w:bCs/>
        </w:rPr>
        <w:t xml:space="preserve">④ </w:t>
      </w:r>
      <w:r w:rsidRPr="003310CD">
        <w:rPr>
          <w:b/>
          <w:bCs/>
        </w:rPr>
        <w:t>았</w:t>
      </w:r>
      <w:r w:rsidRPr="003310CD">
        <w:rPr>
          <w:b/>
          <w:bCs/>
        </w:rPr>
        <w:t>/</w:t>
      </w:r>
      <w:r w:rsidRPr="003310CD">
        <w:rPr>
          <w:b/>
          <w:bCs/>
        </w:rPr>
        <w:t>었으면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좋겠다</w:t>
      </w:r>
      <w:r w:rsidRPr="003310CD">
        <w:rPr>
          <w:b/>
          <w:bCs/>
        </w:rPr>
        <w:t xml:space="preserve"> — biến hình </w:t>
      </w:r>
      <w:r w:rsidRPr="003310CD">
        <w:rPr>
          <w:b/>
          <w:bCs/>
        </w:rPr>
        <w:t>ㅂ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불규칙</w:t>
      </w:r>
      <w:r w:rsidRPr="003310CD">
        <w:rPr>
          <w:b/>
          <w:bCs/>
        </w:rPr>
        <w:t>:</w:t>
      </w:r>
    </w:p>
    <w:p w14:paraId="0D264A31" w14:textId="77777777" w:rsidR="003310CD" w:rsidRPr="003310CD" w:rsidRDefault="003310CD" w:rsidP="003310CD">
      <w:r w:rsidRPr="003310CD">
        <w:t>춥다</w:t>
      </w:r>
      <w:r w:rsidRPr="003310CD">
        <w:t xml:space="preserve"> → </w:t>
      </w:r>
      <w:r w:rsidRPr="003310CD">
        <w:t>추</w:t>
      </w:r>
      <w:r w:rsidRPr="003310CD">
        <w:rPr>
          <w:b/>
          <w:bCs/>
        </w:rPr>
        <w:t>웠으면</w:t>
      </w:r>
      <w:r w:rsidRPr="003310CD">
        <w:t> </w:t>
      </w:r>
      <w:r w:rsidRPr="003310CD">
        <w:t>좋겠어요</w:t>
      </w:r>
      <w:r w:rsidRPr="003310CD">
        <w:t xml:space="preserve"> </w:t>
      </w:r>
      <w:r w:rsidRPr="003310CD">
        <w:rPr>
          <w:rFonts w:ascii="Segoe UI Emoji" w:hAnsi="Segoe UI Emoji" w:cs="Segoe UI Emoji"/>
        </w:rPr>
        <w:t>✅</w:t>
      </w:r>
      <w:r w:rsidRPr="003310CD">
        <w:t xml:space="preserve"> </w:t>
      </w:r>
      <w:r w:rsidRPr="003310CD">
        <w:t>덥다</w:t>
      </w:r>
      <w:r w:rsidRPr="003310CD">
        <w:t xml:space="preserve"> → </w:t>
      </w:r>
      <w:r w:rsidRPr="003310CD">
        <w:t>더</w:t>
      </w:r>
      <w:r w:rsidRPr="003310CD">
        <w:rPr>
          <w:b/>
          <w:bCs/>
        </w:rPr>
        <w:t>웠으면</w:t>
      </w:r>
      <w:r w:rsidRPr="003310CD">
        <w:t> </w:t>
      </w:r>
      <w:r w:rsidRPr="003310CD">
        <w:t>좋겠어요</w:t>
      </w:r>
      <w:r w:rsidRPr="003310CD">
        <w:t xml:space="preserve"> </w:t>
      </w:r>
      <w:r w:rsidRPr="003310CD">
        <w:rPr>
          <w:rFonts w:ascii="Segoe UI Emoji" w:hAnsi="Segoe UI Emoji" w:cs="Segoe UI Emoji"/>
        </w:rPr>
        <w:t>✅</w:t>
      </w:r>
      <w:r w:rsidRPr="003310CD">
        <w:t xml:space="preserve"> </w:t>
      </w:r>
      <w:r w:rsidRPr="003310CD">
        <w:t>가깝다</w:t>
      </w:r>
      <w:r w:rsidRPr="003310CD">
        <w:t xml:space="preserve"> → </w:t>
      </w:r>
      <w:r w:rsidRPr="003310CD">
        <w:t>가까</w:t>
      </w:r>
      <w:r w:rsidRPr="003310CD">
        <w:rPr>
          <w:b/>
          <w:bCs/>
        </w:rPr>
        <w:t>웠으면</w:t>
      </w:r>
      <w:r w:rsidRPr="003310CD">
        <w:t> </w:t>
      </w:r>
      <w:r w:rsidRPr="003310CD">
        <w:t>좋겠어요</w:t>
      </w:r>
      <w:r w:rsidRPr="003310CD">
        <w:t xml:space="preserve"> </w:t>
      </w:r>
      <w:r w:rsidRPr="003310CD">
        <w:rPr>
          <w:rFonts w:ascii="Segoe UI Emoji" w:hAnsi="Segoe UI Emoji" w:cs="Segoe UI Emoji"/>
        </w:rPr>
        <w:t>✅</w:t>
      </w:r>
    </w:p>
    <w:p w14:paraId="10F8E81C" w14:textId="77777777" w:rsidR="003310CD" w:rsidRPr="003310CD" w:rsidRDefault="003310CD" w:rsidP="003310CD">
      <w:r w:rsidRPr="003310CD">
        <w:rPr>
          <w:b/>
          <w:bCs/>
        </w:rPr>
        <w:t xml:space="preserve">⑤ Bẫy TOPIK — </w:t>
      </w:r>
      <w:r w:rsidRPr="003310CD">
        <w:rPr>
          <w:b/>
          <w:bCs/>
        </w:rPr>
        <w:t>고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싶다</w:t>
      </w:r>
      <w:r w:rsidRPr="003310CD">
        <w:rPr>
          <w:b/>
          <w:bCs/>
        </w:rPr>
        <w:t xml:space="preserve"> vs </w:t>
      </w:r>
      <w:r w:rsidRPr="003310CD">
        <w:rPr>
          <w:b/>
          <w:bCs/>
        </w:rPr>
        <w:t>았</w:t>
      </w:r>
      <w:r w:rsidRPr="003310CD">
        <w:rPr>
          <w:b/>
          <w:bCs/>
        </w:rPr>
        <w:t>/</w:t>
      </w:r>
      <w:r w:rsidRPr="003310CD">
        <w:rPr>
          <w:b/>
          <w:bCs/>
        </w:rPr>
        <w:t>었으면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좋겠다</w:t>
      </w:r>
      <w:r w:rsidRPr="003310CD">
        <w:rPr>
          <w:b/>
          <w:bCs/>
        </w:rPr>
        <w:t>:</w:t>
      </w:r>
    </w:p>
    <w:p w14:paraId="37ED3764" w14:textId="77777777" w:rsidR="003310CD" w:rsidRPr="003310CD" w:rsidRDefault="003310CD" w:rsidP="003310CD">
      <w:r w:rsidRPr="003310CD">
        <w:t>한국에</w:t>
      </w:r>
      <w:r w:rsidRPr="003310CD">
        <w:t> </w:t>
      </w:r>
      <w:r w:rsidRPr="003310CD">
        <w:rPr>
          <w:b/>
          <w:bCs/>
        </w:rPr>
        <w:t>가고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싶어요</w:t>
      </w:r>
      <w:r w:rsidRPr="003310CD">
        <w:t>. → </w:t>
      </w:r>
      <w:r w:rsidRPr="003310CD">
        <w:rPr>
          <w:i/>
          <w:iCs/>
        </w:rPr>
        <w:t>Tôi muốn đến Hàn Quốc.</w:t>
      </w:r>
      <w:r w:rsidRPr="003310CD">
        <w:t xml:space="preserve"> (bình thường, có thể thực hiện) </w:t>
      </w:r>
      <w:r w:rsidRPr="003310CD">
        <w:t>한국에</w:t>
      </w:r>
      <w:r w:rsidRPr="003310CD">
        <w:t> </w:t>
      </w:r>
      <w:r w:rsidRPr="003310CD">
        <w:rPr>
          <w:b/>
          <w:bCs/>
        </w:rPr>
        <w:t>갔으면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좋겠어요</w:t>
      </w:r>
      <w:r w:rsidRPr="003310CD">
        <w:t>. → </w:t>
      </w:r>
      <w:r w:rsidRPr="003310CD">
        <w:rPr>
          <w:i/>
          <w:iCs/>
        </w:rPr>
        <w:t>Ước gì được đến Hàn Quốc.</w:t>
      </w:r>
      <w:r w:rsidRPr="003310CD">
        <w:t> (ước muốn thiết tha hơn, cảm giác khó hơn)</w:t>
      </w:r>
    </w:p>
    <w:p w14:paraId="2272BA2B" w14:textId="77777777" w:rsidR="003310CD" w:rsidRPr="003310CD" w:rsidRDefault="003310CD" w:rsidP="003310CD">
      <w:r w:rsidRPr="003310CD">
        <w:pict w14:anchorId="75328C59">
          <v:rect id="_x0000_i2957" style="width:0;height:0" o:hralign="center" o:hrstd="t" o:hr="t" fillcolor="#a0a0a0" stroked="f"/>
        </w:pict>
      </w:r>
    </w:p>
    <w:p w14:paraId="265CB7FF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📌</w:t>
      </w:r>
      <w:r w:rsidRPr="003310CD">
        <w:rPr>
          <w:b/>
          <w:bCs/>
        </w:rPr>
        <w:t xml:space="preserve"> Cụm Hay Gặp Trong TOPIK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8"/>
        <w:gridCol w:w="2261"/>
        <w:gridCol w:w="1841"/>
      </w:tblGrid>
      <w:tr w:rsidR="003310CD" w:rsidRPr="003310CD" w14:paraId="56DAF189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E0B8A34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Tiếng Hàn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BC1BB31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Nghĩa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2371986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Cấu trúc</w:t>
            </w:r>
          </w:p>
        </w:tc>
      </w:tr>
      <w:tr w:rsidR="003310CD" w:rsidRPr="003310CD" w14:paraId="1BE2C8B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870F607" w14:textId="77777777" w:rsidR="003310CD" w:rsidRPr="003310CD" w:rsidRDefault="003310CD" w:rsidP="003310CD">
            <w:r w:rsidRPr="003310CD">
              <w:t>먹어</w:t>
            </w:r>
            <w:r w:rsidRPr="003310CD">
              <w:t xml:space="preserve"> </w:t>
            </w:r>
            <w:r w:rsidRPr="003310CD">
              <w:t>보</w:t>
            </w:r>
            <w:r w:rsidRPr="003310CD">
              <w:rPr>
                <w:b/>
                <w:bCs/>
              </w:rPr>
              <w:t>고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싶어요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09B3B8B" w14:textId="77777777" w:rsidR="003310CD" w:rsidRPr="003310CD" w:rsidRDefault="003310CD" w:rsidP="003310CD">
            <w:r w:rsidRPr="003310CD">
              <w:t>muốn thử ăn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E480489" w14:textId="77777777" w:rsidR="003310CD" w:rsidRPr="003310CD" w:rsidRDefault="003310CD" w:rsidP="003310CD">
            <w:r w:rsidRPr="003310CD">
              <w:t>고</w:t>
            </w:r>
            <w:r w:rsidRPr="003310CD">
              <w:t xml:space="preserve"> </w:t>
            </w:r>
            <w:r w:rsidRPr="003310CD">
              <w:t>싶다</w:t>
            </w:r>
          </w:p>
        </w:tc>
      </w:tr>
      <w:tr w:rsidR="003310CD" w:rsidRPr="003310CD" w14:paraId="55E5C39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63B2996" w14:textId="77777777" w:rsidR="003310CD" w:rsidRPr="003310CD" w:rsidRDefault="003310CD" w:rsidP="003310CD">
            <w:r w:rsidRPr="003310CD">
              <w:t>만나</w:t>
            </w:r>
            <w:r w:rsidRPr="003310CD">
              <w:rPr>
                <w:b/>
                <w:bCs/>
              </w:rPr>
              <w:t>고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싶어요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6B74B2B" w14:textId="77777777" w:rsidR="003310CD" w:rsidRPr="003310CD" w:rsidRDefault="003310CD" w:rsidP="003310CD">
            <w:r w:rsidRPr="003310CD">
              <w:t>muốn gặp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0CB64C5" w14:textId="77777777" w:rsidR="003310CD" w:rsidRPr="003310CD" w:rsidRDefault="003310CD" w:rsidP="003310CD">
            <w:r w:rsidRPr="003310CD">
              <w:t>고</w:t>
            </w:r>
            <w:r w:rsidRPr="003310CD">
              <w:t xml:space="preserve"> </w:t>
            </w:r>
            <w:r w:rsidRPr="003310CD">
              <w:t>싶다</w:t>
            </w:r>
          </w:p>
        </w:tc>
      </w:tr>
      <w:tr w:rsidR="003310CD" w:rsidRPr="003310CD" w14:paraId="24C0564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A8D5284" w14:textId="77777777" w:rsidR="003310CD" w:rsidRPr="003310CD" w:rsidRDefault="003310CD" w:rsidP="003310CD">
            <w:r w:rsidRPr="003310CD">
              <w:t>생각하</w:t>
            </w:r>
            <w:r w:rsidRPr="003310CD">
              <w:rPr>
                <w:b/>
                <w:bCs/>
              </w:rPr>
              <w:t>고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있어요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AA389EA" w14:textId="77777777" w:rsidR="003310CD" w:rsidRPr="003310CD" w:rsidRDefault="003310CD" w:rsidP="003310CD">
            <w:r w:rsidRPr="003310CD">
              <w:t>đang suy nghĩ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EEEA86D" w14:textId="77777777" w:rsidR="003310CD" w:rsidRPr="003310CD" w:rsidRDefault="003310CD" w:rsidP="003310CD">
            <w:r w:rsidRPr="003310CD">
              <w:t>고</w:t>
            </w:r>
            <w:r w:rsidRPr="003310CD">
              <w:t xml:space="preserve"> </w:t>
            </w:r>
            <w:r w:rsidRPr="003310CD">
              <w:t>있다</w:t>
            </w:r>
          </w:p>
        </w:tc>
      </w:tr>
      <w:tr w:rsidR="003310CD" w:rsidRPr="003310CD" w14:paraId="4BB6A45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1BBE028" w14:textId="77777777" w:rsidR="003310CD" w:rsidRPr="003310CD" w:rsidRDefault="003310CD" w:rsidP="003310CD">
            <w:r w:rsidRPr="003310CD">
              <w:lastRenderedPageBreak/>
              <w:t>기다리</w:t>
            </w:r>
            <w:r w:rsidRPr="003310CD">
              <w:rPr>
                <w:b/>
                <w:bCs/>
              </w:rPr>
              <w:t>고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있어요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F930EA3" w14:textId="77777777" w:rsidR="003310CD" w:rsidRPr="003310CD" w:rsidRDefault="003310CD" w:rsidP="003310CD">
            <w:r w:rsidRPr="003310CD">
              <w:t>đang chờ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7A54E38" w14:textId="77777777" w:rsidR="003310CD" w:rsidRPr="003310CD" w:rsidRDefault="003310CD" w:rsidP="003310CD">
            <w:r w:rsidRPr="003310CD">
              <w:t>고</w:t>
            </w:r>
            <w:r w:rsidRPr="003310CD">
              <w:t xml:space="preserve"> </w:t>
            </w:r>
            <w:r w:rsidRPr="003310CD">
              <w:t>있다</w:t>
            </w:r>
          </w:p>
        </w:tc>
      </w:tr>
      <w:tr w:rsidR="003310CD" w:rsidRPr="003310CD" w14:paraId="0317E9C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8CC84D0" w14:textId="77777777" w:rsidR="003310CD" w:rsidRPr="003310CD" w:rsidRDefault="003310CD" w:rsidP="003310CD">
            <w:r w:rsidRPr="003310CD">
              <w:t>알</w:t>
            </w:r>
            <w:r w:rsidRPr="003310CD">
              <w:rPr>
                <w:b/>
                <w:bCs/>
              </w:rPr>
              <w:t>게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됐어요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90FF12A" w14:textId="77777777" w:rsidR="003310CD" w:rsidRPr="003310CD" w:rsidRDefault="003310CD" w:rsidP="003310CD">
            <w:r w:rsidRPr="003310CD">
              <w:t>đã biết ra / nhận ra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3A38452" w14:textId="77777777" w:rsidR="003310CD" w:rsidRPr="003310CD" w:rsidRDefault="003310CD" w:rsidP="003310CD">
            <w:r w:rsidRPr="003310CD">
              <w:t>게</w:t>
            </w:r>
            <w:r w:rsidRPr="003310CD">
              <w:t xml:space="preserve"> </w:t>
            </w:r>
            <w:r w:rsidRPr="003310CD">
              <w:t>되다</w:t>
            </w:r>
          </w:p>
        </w:tc>
      </w:tr>
      <w:tr w:rsidR="003310CD" w:rsidRPr="003310CD" w14:paraId="6010FA9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7701C4F" w14:textId="77777777" w:rsidR="003310CD" w:rsidRPr="003310CD" w:rsidRDefault="003310CD" w:rsidP="003310CD">
            <w:r w:rsidRPr="003310CD">
              <w:t>좋아하</w:t>
            </w:r>
            <w:r w:rsidRPr="003310CD">
              <w:rPr>
                <w:b/>
                <w:bCs/>
              </w:rPr>
              <w:t>게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됐어요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2FAD234" w14:textId="77777777" w:rsidR="003310CD" w:rsidRPr="003310CD" w:rsidRDefault="003310CD" w:rsidP="003310CD">
            <w:r w:rsidRPr="003310CD">
              <w:t>đã trở nên thích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B5ED4A7" w14:textId="77777777" w:rsidR="003310CD" w:rsidRPr="003310CD" w:rsidRDefault="003310CD" w:rsidP="003310CD">
            <w:r w:rsidRPr="003310CD">
              <w:t>게</w:t>
            </w:r>
            <w:r w:rsidRPr="003310CD">
              <w:t xml:space="preserve"> </w:t>
            </w:r>
            <w:r w:rsidRPr="003310CD">
              <w:t>되다</w:t>
            </w:r>
          </w:p>
        </w:tc>
      </w:tr>
      <w:tr w:rsidR="003310CD" w:rsidRPr="003310CD" w14:paraId="7EA758A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66B1AC0" w14:textId="77777777" w:rsidR="003310CD" w:rsidRPr="003310CD" w:rsidRDefault="003310CD" w:rsidP="003310CD">
            <w:r w:rsidRPr="003310CD">
              <w:t>빨리</w:t>
            </w:r>
            <w:r w:rsidRPr="003310CD">
              <w:t xml:space="preserve"> </w:t>
            </w:r>
            <w:r w:rsidRPr="003310CD">
              <w:t>왔</w:t>
            </w:r>
            <w:r w:rsidRPr="003310CD">
              <w:rPr>
                <w:b/>
                <w:bCs/>
              </w:rPr>
              <w:t>으면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좋겠어요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5EDF6B0" w14:textId="77777777" w:rsidR="003310CD" w:rsidRPr="003310CD" w:rsidRDefault="003310CD" w:rsidP="003310CD">
            <w:r w:rsidRPr="003310CD">
              <w:t>ước gì đến nhanh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51DADF5" w14:textId="77777777" w:rsidR="003310CD" w:rsidRPr="003310CD" w:rsidRDefault="003310CD" w:rsidP="003310CD">
            <w:r w:rsidRPr="003310CD">
              <w:t>았</w:t>
            </w:r>
            <w:r w:rsidRPr="003310CD">
              <w:t>/</w:t>
            </w:r>
            <w:r w:rsidRPr="003310CD">
              <w:t>었으면</w:t>
            </w:r>
            <w:r w:rsidRPr="003310CD">
              <w:t xml:space="preserve"> </w:t>
            </w:r>
            <w:r w:rsidRPr="003310CD">
              <w:t>좋겠다</w:t>
            </w:r>
          </w:p>
        </w:tc>
      </w:tr>
      <w:tr w:rsidR="003310CD" w:rsidRPr="003310CD" w14:paraId="4A00426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50212C1" w14:textId="77777777" w:rsidR="003310CD" w:rsidRPr="003310CD" w:rsidRDefault="003310CD" w:rsidP="003310CD">
            <w:r w:rsidRPr="003310CD">
              <w:t>건강했</w:t>
            </w:r>
            <w:r w:rsidRPr="003310CD">
              <w:rPr>
                <w:b/>
                <w:bCs/>
              </w:rPr>
              <w:t>으면</w:t>
            </w:r>
            <w:r w:rsidRPr="003310CD">
              <w:rPr>
                <w:b/>
                <w:bCs/>
              </w:rPr>
              <w:t xml:space="preserve"> </w:t>
            </w:r>
            <w:r w:rsidRPr="003310CD">
              <w:rPr>
                <w:b/>
                <w:bCs/>
              </w:rPr>
              <w:t>좋겠어요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B966694" w14:textId="77777777" w:rsidR="003310CD" w:rsidRPr="003310CD" w:rsidRDefault="003310CD" w:rsidP="003310CD">
            <w:r w:rsidRPr="003310CD">
              <w:t>mong bạn mạnh khỏe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EA2E56" w14:textId="77777777" w:rsidR="003310CD" w:rsidRPr="003310CD" w:rsidRDefault="003310CD" w:rsidP="003310CD">
            <w:r w:rsidRPr="003310CD">
              <w:t>았</w:t>
            </w:r>
            <w:r w:rsidRPr="003310CD">
              <w:t>/</w:t>
            </w:r>
            <w:r w:rsidRPr="003310CD">
              <w:t>었으면</w:t>
            </w:r>
            <w:r w:rsidRPr="003310CD">
              <w:t xml:space="preserve"> </w:t>
            </w:r>
            <w:r w:rsidRPr="003310CD">
              <w:t>좋겠다</w:t>
            </w:r>
          </w:p>
        </w:tc>
      </w:tr>
    </w:tbl>
    <w:p w14:paraId="06FF525E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✏️</w:t>
      </w:r>
      <w:r w:rsidRPr="003310CD">
        <w:rPr>
          <w:b/>
          <w:bCs/>
        </w:rPr>
        <w:t xml:space="preserve"> Mini Quiz Cuối Cùng</w:t>
      </w:r>
    </w:p>
    <w:p w14:paraId="0C078C6F" w14:textId="77777777" w:rsidR="003310CD" w:rsidRPr="003310CD" w:rsidRDefault="003310CD" w:rsidP="003310CD">
      <w:r w:rsidRPr="003310CD">
        <w:t>Chọn </w:t>
      </w:r>
      <w:r w:rsidRPr="003310CD">
        <w:rPr>
          <w:b/>
          <w:bCs/>
        </w:rPr>
        <w:t>고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싶다</w:t>
      </w:r>
      <w:r w:rsidRPr="003310CD">
        <w:rPr>
          <w:b/>
          <w:bCs/>
        </w:rPr>
        <w:t xml:space="preserve">, </w:t>
      </w:r>
      <w:r w:rsidRPr="003310CD">
        <w:rPr>
          <w:b/>
          <w:bCs/>
        </w:rPr>
        <w:t>고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있다</w:t>
      </w:r>
      <w:r w:rsidRPr="003310CD">
        <w:rPr>
          <w:b/>
          <w:bCs/>
        </w:rPr>
        <w:t xml:space="preserve">, </w:t>
      </w:r>
      <w:r w:rsidRPr="003310CD">
        <w:rPr>
          <w:b/>
          <w:bCs/>
        </w:rPr>
        <w:t>게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되다</w:t>
      </w:r>
      <w:r w:rsidRPr="003310CD">
        <w:rPr>
          <w:b/>
          <w:bCs/>
        </w:rPr>
        <w:t xml:space="preserve">, </w:t>
      </w:r>
      <w:r w:rsidRPr="003310CD">
        <w:rPr>
          <w:b/>
          <w:bCs/>
        </w:rPr>
        <w:t>았</w:t>
      </w:r>
      <w:r w:rsidRPr="003310CD">
        <w:rPr>
          <w:b/>
          <w:bCs/>
        </w:rPr>
        <w:t>/</w:t>
      </w:r>
      <w:r w:rsidRPr="003310CD">
        <w:rPr>
          <w:b/>
          <w:bCs/>
        </w:rPr>
        <w:t>었으면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좋겠다</w:t>
      </w:r>
      <w:r w:rsidRPr="003310CD">
        <w:t> và chia đúng dạng:</w:t>
      </w:r>
    </w:p>
    <w:p w14:paraId="18A33F37" w14:textId="77777777" w:rsidR="003310CD" w:rsidRPr="003310CD" w:rsidRDefault="003310CD" w:rsidP="003310CD">
      <w:pPr>
        <w:numPr>
          <w:ilvl w:val="0"/>
          <w:numId w:val="80"/>
        </w:numPr>
      </w:pPr>
      <w:r w:rsidRPr="003310CD">
        <w:t>저는</w:t>
      </w:r>
      <w:r w:rsidRPr="003310CD">
        <w:t xml:space="preserve"> </w:t>
      </w:r>
      <w:r w:rsidRPr="003310CD">
        <w:t>요즘</w:t>
      </w:r>
      <w:r w:rsidRPr="003310CD">
        <w:t xml:space="preserve"> </w:t>
      </w:r>
      <w:r w:rsidRPr="003310CD">
        <w:t>요리</w:t>
      </w:r>
      <w:r w:rsidRPr="003310CD">
        <w:t xml:space="preserve"> </w:t>
      </w:r>
      <w:r w:rsidRPr="003310CD">
        <w:t>방법을</w:t>
      </w:r>
      <w:r w:rsidRPr="003310CD">
        <w:t xml:space="preserve"> </w:t>
      </w:r>
      <w:r w:rsidRPr="003310CD">
        <w:t>배우</w:t>
      </w:r>
      <w:r w:rsidRPr="003310CD">
        <w:t>___. </w:t>
      </w:r>
      <w:r w:rsidRPr="003310CD">
        <w:rPr>
          <w:i/>
          <w:iCs/>
        </w:rPr>
        <w:t>(Dạo này tôi đang học cách nấu ăn.)</w:t>
      </w:r>
    </w:p>
    <w:p w14:paraId="49BCDFFF" w14:textId="77777777" w:rsidR="003310CD" w:rsidRPr="003310CD" w:rsidRDefault="003310CD" w:rsidP="003310CD">
      <w:pPr>
        <w:numPr>
          <w:ilvl w:val="0"/>
          <w:numId w:val="80"/>
        </w:numPr>
      </w:pPr>
      <w:r w:rsidRPr="003310CD">
        <w:t>이번</w:t>
      </w:r>
      <w:r w:rsidRPr="003310CD">
        <w:t xml:space="preserve"> </w:t>
      </w:r>
      <w:r w:rsidRPr="003310CD">
        <w:t>여름에</w:t>
      </w:r>
      <w:r w:rsidRPr="003310CD">
        <w:t xml:space="preserve"> </w:t>
      </w:r>
      <w:r w:rsidRPr="003310CD">
        <w:t>제주도에</w:t>
      </w:r>
      <w:r w:rsidRPr="003310CD">
        <w:t xml:space="preserve"> ___. </w:t>
      </w:r>
      <w:r w:rsidRPr="003310CD">
        <w:rPr>
          <w:i/>
          <w:iCs/>
        </w:rPr>
        <w:t>(Tôi muốn đến đảo Jeju mùa hè này.)</w:t>
      </w:r>
    </w:p>
    <w:p w14:paraId="6DEA0A42" w14:textId="77777777" w:rsidR="003310CD" w:rsidRPr="003310CD" w:rsidRDefault="003310CD" w:rsidP="003310CD">
      <w:pPr>
        <w:numPr>
          <w:ilvl w:val="0"/>
          <w:numId w:val="80"/>
        </w:numPr>
      </w:pPr>
      <w:r w:rsidRPr="003310CD">
        <w:t>처음에는</w:t>
      </w:r>
      <w:r w:rsidRPr="003310CD">
        <w:t xml:space="preserve"> </w:t>
      </w:r>
      <w:r w:rsidRPr="003310CD">
        <w:t>김치를</w:t>
      </w:r>
      <w:r w:rsidRPr="003310CD">
        <w:t xml:space="preserve"> </w:t>
      </w:r>
      <w:r w:rsidRPr="003310CD">
        <w:t>못</w:t>
      </w:r>
      <w:r w:rsidRPr="003310CD">
        <w:t xml:space="preserve"> </w:t>
      </w:r>
      <w:r w:rsidRPr="003310CD">
        <w:t>먹었는데</w:t>
      </w:r>
      <w:r w:rsidRPr="003310CD">
        <w:t xml:space="preserve"> </w:t>
      </w:r>
      <w:r w:rsidRPr="003310CD">
        <w:t>지금은</w:t>
      </w:r>
      <w:r w:rsidRPr="003310CD">
        <w:t xml:space="preserve"> </w:t>
      </w:r>
      <w:r w:rsidRPr="003310CD">
        <w:t>좋아하</w:t>
      </w:r>
      <w:r w:rsidRPr="003310CD">
        <w:t>___. </w:t>
      </w:r>
      <w:r w:rsidRPr="003310CD">
        <w:rPr>
          <w:i/>
          <w:iCs/>
        </w:rPr>
        <w:t>(Lúc đầu không ăn được kimchi nhưng bây giờ đã trở nên thích rồi.)</w:t>
      </w:r>
    </w:p>
    <w:p w14:paraId="469870E6" w14:textId="77777777" w:rsidR="003310CD" w:rsidRPr="003310CD" w:rsidRDefault="003310CD" w:rsidP="003310CD">
      <w:pPr>
        <w:numPr>
          <w:ilvl w:val="0"/>
          <w:numId w:val="80"/>
        </w:numPr>
      </w:pPr>
      <w:r w:rsidRPr="003310CD">
        <w:t>시험</w:t>
      </w:r>
      <w:r w:rsidRPr="003310CD">
        <w:t xml:space="preserve"> </w:t>
      </w:r>
      <w:r w:rsidRPr="003310CD">
        <w:t>결과가</w:t>
      </w:r>
      <w:r w:rsidRPr="003310CD">
        <w:t xml:space="preserve"> </w:t>
      </w:r>
      <w:r w:rsidRPr="003310CD">
        <w:t>빨리</w:t>
      </w:r>
      <w:r w:rsidRPr="003310CD">
        <w:t xml:space="preserve"> ___. </w:t>
      </w:r>
      <w:r w:rsidRPr="003310CD">
        <w:rPr>
          <w:i/>
          <w:iCs/>
        </w:rPr>
        <w:t>(Ước gì kết quả thi ra nhanh nhanh.)</w:t>
      </w:r>
    </w:p>
    <w:p w14:paraId="6130092F" w14:textId="77777777" w:rsidR="003310CD" w:rsidRPr="003310CD" w:rsidRDefault="003310CD" w:rsidP="003310CD">
      <w:pPr>
        <w:numPr>
          <w:ilvl w:val="0"/>
          <w:numId w:val="80"/>
        </w:numPr>
      </w:pPr>
      <w:r w:rsidRPr="003310CD">
        <w:t xml:space="preserve">A: </w:t>
      </w:r>
      <w:r w:rsidRPr="003310CD">
        <w:t>요즘</w:t>
      </w:r>
      <w:r w:rsidRPr="003310CD">
        <w:t xml:space="preserve"> </w:t>
      </w:r>
      <w:r w:rsidRPr="003310CD">
        <w:t>뭐</w:t>
      </w:r>
      <w:r w:rsidRPr="003310CD">
        <w:t xml:space="preserve"> </w:t>
      </w:r>
      <w:r w:rsidRPr="003310CD">
        <w:t>해요</w:t>
      </w:r>
      <w:r w:rsidRPr="003310CD">
        <w:t xml:space="preserve">? B: </w:t>
      </w:r>
      <w:r w:rsidRPr="003310CD">
        <w:t>새</w:t>
      </w:r>
      <w:r w:rsidRPr="003310CD">
        <w:t xml:space="preserve"> </w:t>
      </w:r>
      <w:r w:rsidRPr="003310CD">
        <w:t>직장을</w:t>
      </w:r>
      <w:r w:rsidRPr="003310CD">
        <w:t xml:space="preserve"> </w:t>
      </w:r>
      <w:r w:rsidRPr="003310CD">
        <w:t>구하</w:t>
      </w:r>
      <w:r w:rsidRPr="003310CD">
        <w:t>___. </w:t>
      </w:r>
      <w:r w:rsidRPr="003310CD">
        <w:rPr>
          <w:i/>
          <w:iCs/>
        </w:rPr>
        <w:t>(Dạo này tôi đang tìm việc mới.)</w:t>
      </w:r>
    </w:p>
    <w:p w14:paraId="0ADD43EB" w14:textId="77777777" w:rsidR="003310CD" w:rsidRPr="003310CD" w:rsidRDefault="003310CD" w:rsidP="003310CD">
      <w:pPr>
        <w:numPr>
          <w:ilvl w:val="0"/>
          <w:numId w:val="80"/>
        </w:numPr>
      </w:pPr>
      <w:r w:rsidRPr="003310CD">
        <w:t>우연히</w:t>
      </w:r>
      <w:r w:rsidRPr="003310CD">
        <w:t xml:space="preserve"> </w:t>
      </w:r>
      <w:r w:rsidRPr="003310CD">
        <w:t>그</w:t>
      </w:r>
      <w:r w:rsidRPr="003310CD">
        <w:t xml:space="preserve"> </w:t>
      </w:r>
      <w:r w:rsidRPr="003310CD">
        <w:t>사람을</w:t>
      </w:r>
      <w:r w:rsidRPr="003310CD">
        <w:t xml:space="preserve"> </w:t>
      </w:r>
      <w:r w:rsidRPr="003310CD">
        <w:t>만나서</w:t>
      </w:r>
      <w:r w:rsidRPr="003310CD">
        <w:t xml:space="preserve"> </w:t>
      </w:r>
      <w:r w:rsidRPr="003310CD">
        <w:t>친구가</w:t>
      </w:r>
      <w:r w:rsidRPr="003310CD">
        <w:t xml:space="preserve"> ___. </w:t>
      </w:r>
      <w:r w:rsidRPr="003310CD">
        <w:rPr>
          <w:i/>
          <w:iCs/>
        </w:rPr>
        <w:t>(Tình cờ gặp người đó và đã trở thành bạn bè.)</w:t>
      </w:r>
    </w:p>
    <w:p w14:paraId="65833ACD" w14:textId="77777777" w:rsidR="003310CD" w:rsidRPr="003310CD" w:rsidRDefault="003310CD" w:rsidP="003310CD">
      <w:pPr>
        <w:numPr>
          <w:ilvl w:val="0"/>
          <w:numId w:val="80"/>
        </w:numPr>
      </w:pPr>
      <w:r w:rsidRPr="003310CD">
        <w:t>날씨가</w:t>
      </w:r>
      <w:r w:rsidRPr="003310CD">
        <w:t xml:space="preserve"> </w:t>
      </w:r>
      <w:r w:rsidRPr="003310CD">
        <w:t>더</w:t>
      </w:r>
      <w:r w:rsidRPr="003310CD">
        <w:t xml:space="preserve"> </w:t>
      </w:r>
      <w:r w:rsidRPr="003310CD">
        <w:t>따뜻</w:t>
      </w:r>
      <w:r w:rsidRPr="003310CD">
        <w:t>___. </w:t>
      </w:r>
      <w:r w:rsidRPr="003310CD">
        <w:rPr>
          <w:i/>
          <w:iCs/>
        </w:rPr>
        <w:t>(Ước gì thời tiết ấm hơn.)</w:t>
      </w:r>
    </w:p>
    <w:p w14:paraId="7673BFA8" w14:textId="77777777" w:rsidR="003310CD" w:rsidRPr="003310CD" w:rsidRDefault="003310CD" w:rsidP="003310CD">
      <w:r w:rsidRPr="003310CD">
        <w:t>&lt;details&gt; &lt;summary&gt;</w:t>
      </w:r>
      <w:r w:rsidRPr="003310CD">
        <w:rPr>
          <w:rFonts w:ascii="Segoe UI Emoji" w:hAnsi="Segoe UI Emoji" w:cs="Segoe UI Emoji"/>
        </w:rPr>
        <w:t>👉</w:t>
      </w:r>
      <w:r w:rsidRPr="003310CD">
        <w:t xml:space="preserve"> Xem đáp án&lt;/summary&gt;</w:t>
      </w:r>
    </w:p>
    <w:p w14:paraId="518C9388" w14:textId="77777777" w:rsidR="003310CD" w:rsidRPr="003310CD" w:rsidRDefault="003310CD" w:rsidP="003310CD">
      <w:pPr>
        <w:numPr>
          <w:ilvl w:val="0"/>
          <w:numId w:val="81"/>
        </w:numPr>
      </w:pPr>
      <w:r w:rsidRPr="003310CD">
        <w:t>배우</w:t>
      </w:r>
      <w:r w:rsidRPr="003310CD">
        <w:rPr>
          <w:b/>
          <w:bCs/>
        </w:rPr>
        <w:t>고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있어요</w:t>
      </w:r>
      <w:r w:rsidRPr="003310CD">
        <w:t xml:space="preserve"> — đang tiến hành → </w:t>
      </w:r>
      <w:r w:rsidRPr="003310CD">
        <w:t>고</w:t>
      </w:r>
      <w:r w:rsidRPr="003310CD">
        <w:t xml:space="preserve"> </w:t>
      </w:r>
      <w:r w:rsidRPr="003310CD">
        <w:t>있다</w:t>
      </w:r>
    </w:p>
    <w:p w14:paraId="190499DB" w14:textId="77777777" w:rsidR="003310CD" w:rsidRPr="003310CD" w:rsidRDefault="003310CD" w:rsidP="003310CD">
      <w:pPr>
        <w:numPr>
          <w:ilvl w:val="0"/>
          <w:numId w:val="81"/>
        </w:numPr>
      </w:pPr>
      <w:r w:rsidRPr="003310CD">
        <w:t>가</w:t>
      </w:r>
      <w:r w:rsidRPr="003310CD">
        <w:rPr>
          <w:b/>
          <w:bCs/>
        </w:rPr>
        <w:t>고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싶어요</w:t>
      </w:r>
      <w:r w:rsidRPr="003310CD">
        <w:t xml:space="preserve"> — mong muốn → </w:t>
      </w:r>
      <w:r w:rsidRPr="003310CD">
        <w:t>고</w:t>
      </w:r>
      <w:r w:rsidRPr="003310CD">
        <w:t xml:space="preserve"> </w:t>
      </w:r>
      <w:r w:rsidRPr="003310CD">
        <w:t>싶다</w:t>
      </w:r>
    </w:p>
    <w:p w14:paraId="608F2B0B" w14:textId="77777777" w:rsidR="003310CD" w:rsidRPr="003310CD" w:rsidRDefault="003310CD" w:rsidP="003310CD">
      <w:pPr>
        <w:numPr>
          <w:ilvl w:val="0"/>
          <w:numId w:val="81"/>
        </w:numPr>
      </w:pPr>
      <w:r w:rsidRPr="003310CD">
        <w:t>좋아하</w:t>
      </w:r>
      <w:r w:rsidRPr="003310CD">
        <w:rPr>
          <w:b/>
          <w:bCs/>
        </w:rPr>
        <w:t>게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됐어요</w:t>
      </w:r>
      <w:r w:rsidRPr="003310CD">
        <w:t xml:space="preserve"> — thay đổi theo thời gian → </w:t>
      </w:r>
      <w:r w:rsidRPr="003310CD">
        <w:t>게</w:t>
      </w:r>
      <w:r w:rsidRPr="003310CD">
        <w:t xml:space="preserve"> </w:t>
      </w:r>
      <w:r w:rsidRPr="003310CD">
        <w:t>되다</w:t>
      </w:r>
    </w:p>
    <w:p w14:paraId="6F731F95" w14:textId="77777777" w:rsidR="003310CD" w:rsidRPr="003310CD" w:rsidRDefault="003310CD" w:rsidP="003310CD">
      <w:pPr>
        <w:numPr>
          <w:ilvl w:val="0"/>
          <w:numId w:val="81"/>
        </w:numPr>
      </w:pPr>
      <w:r w:rsidRPr="003310CD">
        <w:t>나왔</w:t>
      </w:r>
      <w:r w:rsidRPr="003310CD">
        <w:rPr>
          <w:b/>
          <w:bCs/>
        </w:rPr>
        <w:t>으면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좋겠어요</w:t>
      </w:r>
      <w:r w:rsidRPr="003310CD">
        <w:t xml:space="preserve"> — ước muốn thiết tha → </w:t>
      </w:r>
      <w:r w:rsidRPr="003310CD">
        <w:t>았</w:t>
      </w:r>
      <w:r w:rsidRPr="003310CD">
        <w:t>/</w:t>
      </w:r>
      <w:r w:rsidRPr="003310CD">
        <w:t>었으면</w:t>
      </w:r>
      <w:r w:rsidRPr="003310CD">
        <w:t xml:space="preserve"> </w:t>
      </w:r>
      <w:r w:rsidRPr="003310CD">
        <w:t>좋겠다</w:t>
      </w:r>
    </w:p>
    <w:p w14:paraId="2E8F881F" w14:textId="77777777" w:rsidR="003310CD" w:rsidRPr="003310CD" w:rsidRDefault="003310CD" w:rsidP="003310CD">
      <w:pPr>
        <w:numPr>
          <w:ilvl w:val="0"/>
          <w:numId w:val="81"/>
        </w:numPr>
      </w:pPr>
      <w:r w:rsidRPr="003310CD">
        <w:lastRenderedPageBreak/>
        <w:t>구하</w:t>
      </w:r>
      <w:r w:rsidRPr="003310CD">
        <w:rPr>
          <w:b/>
          <w:bCs/>
        </w:rPr>
        <w:t>고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있어요</w:t>
      </w:r>
      <w:r w:rsidRPr="003310CD">
        <w:t xml:space="preserve"> — đang tiến hành → </w:t>
      </w:r>
      <w:r w:rsidRPr="003310CD">
        <w:t>고</w:t>
      </w:r>
      <w:r w:rsidRPr="003310CD">
        <w:t xml:space="preserve"> </w:t>
      </w:r>
      <w:r w:rsidRPr="003310CD">
        <w:t>있다</w:t>
      </w:r>
    </w:p>
    <w:p w14:paraId="5365E3CE" w14:textId="77777777" w:rsidR="003310CD" w:rsidRPr="003310CD" w:rsidRDefault="003310CD" w:rsidP="003310CD">
      <w:pPr>
        <w:numPr>
          <w:ilvl w:val="0"/>
          <w:numId w:val="81"/>
        </w:numPr>
      </w:pPr>
      <w:r w:rsidRPr="003310CD">
        <w:t>친구가</w:t>
      </w:r>
      <w:r w:rsidRPr="003310CD">
        <w:t xml:space="preserve"> </w:t>
      </w:r>
      <w:r w:rsidRPr="003310CD">
        <w:t>되</w:t>
      </w:r>
      <w:r w:rsidRPr="003310CD">
        <w:rPr>
          <w:b/>
          <w:bCs/>
        </w:rPr>
        <w:t>게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됐어요</w:t>
      </w:r>
      <w:r w:rsidRPr="003310CD">
        <w:t xml:space="preserve"> — do hoàn cảnh → </w:t>
      </w:r>
      <w:r w:rsidRPr="003310CD">
        <w:t>게</w:t>
      </w:r>
      <w:r w:rsidRPr="003310CD">
        <w:t xml:space="preserve"> </w:t>
      </w:r>
      <w:r w:rsidRPr="003310CD">
        <w:t>되다</w:t>
      </w:r>
    </w:p>
    <w:p w14:paraId="06E127D0" w14:textId="77777777" w:rsidR="003310CD" w:rsidRPr="003310CD" w:rsidRDefault="003310CD" w:rsidP="003310CD">
      <w:pPr>
        <w:numPr>
          <w:ilvl w:val="0"/>
          <w:numId w:val="81"/>
        </w:numPr>
      </w:pPr>
      <w:r w:rsidRPr="003310CD">
        <w:t>따뜻했</w:t>
      </w:r>
      <w:r w:rsidRPr="003310CD">
        <w:rPr>
          <w:b/>
          <w:bCs/>
        </w:rPr>
        <w:t>으면</w:t>
      </w:r>
      <w:r w:rsidRPr="003310CD">
        <w:rPr>
          <w:b/>
          <w:bCs/>
        </w:rPr>
        <w:t xml:space="preserve"> </w:t>
      </w:r>
      <w:r w:rsidRPr="003310CD">
        <w:rPr>
          <w:b/>
          <w:bCs/>
        </w:rPr>
        <w:t>좋겠어요</w:t>
      </w:r>
      <w:r w:rsidRPr="003310CD">
        <w:t xml:space="preserve"> — </w:t>
      </w:r>
      <w:r w:rsidRPr="003310CD">
        <w:t>ㅎ</w:t>
      </w:r>
      <w:r w:rsidRPr="003310CD">
        <w:t xml:space="preserve"> </w:t>
      </w:r>
      <w:r w:rsidRPr="003310CD">
        <w:t>불규칙</w:t>
      </w:r>
      <w:r w:rsidRPr="003310CD">
        <w:t xml:space="preserve">: </w:t>
      </w:r>
      <w:r w:rsidRPr="003310CD">
        <w:t>따뜻하다</w:t>
      </w:r>
      <w:r w:rsidRPr="003310CD">
        <w:t xml:space="preserve"> → </w:t>
      </w:r>
      <w:r w:rsidRPr="003310CD">
        <w:t>따뜻했으면</w:t>
      </w:r>
      <w:r w:rsidRPr="003310CD">
        <w:t xml:space="preserve"> </w:t>
      </w:r>
      <w:r w:rsidRPr="003310CD">
        <w:t>좋겠어요</w:t>
      </w:r>
      <w:r w:rsidRPr="003310CD">
        <w:t xml:space="preserve"> </w:t>
      </w:r>
      <w:r w:rsidRPr="003310CD">
        <w:rPr>
          <w:rFonts w:ascii="Segoe UI Emoji" w:hAnsi="Segoe UI Emoji" w:cs="Segoe UI Emoji"/>
        </w:rPr>
        <w:t>✅</w:t>
      </w:r>
    </w:p>
    <w:p w14:paraId="06C0FF1A" w14:textId="77777777" w:rsidR="003310CD" w:rsidRPr="003310CD" w:rsidRDefault="003310CD" w:rsidP="003310CD">
      <w:r w:rsidRPr="003310CD">
        <w:t>&lt;/details&gt;</w:t>
      </w:r>
    </w:p>
    <w:p w14:paraId="35074630" w14:textId="77777777" w:rsidR="003310CD" w:rsidRPr="003310CD" w:rsidRDefault="003310CD" w:rsidP="003310CD">
      <w:r w:rsidRPr="003310CD">
        <w:pict w14:anchorId="2F3F341C">
          <v:rect id="_x0000_i2958" style="width:0;height:0" o:hralign="center" o:hrstd="t" o:hr="t" fillcolor="#a0a0a0" stroked="f"/>
        </w:pict>
      </w:r>
    </w:p>
    <w:p w14:paraId="731C6CB0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🎉</w:t>
      </w:r>
      <w:r w:rsidRPr="003310CD">
        <w:rPr>
          <w:b/>
          <w:bCs/>
        </w:rPr>
        <w:t xml:space="preserve"> TỔNG KẾT TOÀN BỘ HÀNH TRÌNH!</w:t>
      </w:r>
    </w:p>
    <w:p w14:paraId="24828032" w14:textId="77777777" w:rsidR="003310CD" w:rsidRPr="003310CD" w:rsidRDefault="003310CD" w:rsidP="003310CD">
      <w:r w:rsidRPr="003310CD">
        <w:t>Bạn vừa hoàn thành </w:t>
      </w:r>
      <w:r w:rsidRPr="003310CD">
        <w:rPr>
          <w:b/>
          <w:bCs/>
        </w:rPr>
        <w:t>84/84 cấu trúc ngữ pháp TOPIK I</w:t>
      </w:r>
      <w:r w:rsidRPr="003310CD">
        <w:t> qua </w:t>
      </w:r>
      <w:r w:rsidRPr="003310CD">
        <w:rPr>
          <w:b/>
          <w:bCs/>
        </w:rPr>
        <w:t>18 bài học</w:t>
      </w:r>
      <w:r w:rsidRPr="003310CD">
        <w:t>!</w:t>
      </w:r>
    </w:p>
    <w:p w14:paraId="3D7CB324" w14:textId="77777777" w:rsidR="003310CD" w:rsidRPr="003310CD" w:rsidRDefault="003310CD" w:rsidP="003310CD">
      <w:pPr>
        <w:rPr>
          <w:b/>
          <w:bCs/>
        </w:rPr>
      </w:pPr>
      <w:r w:rsidRPr="003310CD">
        <w:rPr>
          <w:rFonts w:ascii="Segoe UI Emoji" w:hAnsi="Segoe UI Emoji" w:cs="Segoe UI Emoji"/>
          <w:b/>
          <w:bCs/>
        </w:rPr>
        <w:t>📊</w:t>
      </w:r>
      <w:r w:rsidRPr="003310CD">
        <w:rPr>
          <w:b/>
          <w:bCs/>
        </w:rPr>
        <w:t xml:space="preserve"> Những Gì Đã Học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"/>
        <w:gridCol w:w="2780"/>
        <w:gridCol w:w="2138"/>
      </w:tblGrid>
      <w:tr w:rsidR="003310CD" w:rsidRPr="003310CD" w14:paraId="69AE04D6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3F12FA9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Bài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6BE6075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Nhóm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08717EF" w14:textId="77777777" w:rsidR="003310CD" w:rsidRPr="003310CD" w:rsidRDefault="003310CD" w:rsidP="003310CD">
            <w:pPr>
              <w:rPr>
                <w:b/>
                <w:bCs/>
              </w:rPr>
            </w:pPr>
            <w:r w:rsidRPr="003310CD">
              <w:rPr>
                <w:b/>
                <w:bCs/>
              </w:rPr>
              <w:t>Số cấu trúc</w:t>
            </w:r>
          </w:p>
        </w:tc>
      </w:tr>
      <w:tr w:rsidR="003310CD" w:rsidRPr="003310CD" w14:paraId="1D05136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3FC7DDA" w14:textId="77777777" w:rsidR="003310CD" w:rsidRPr="003310CD" w:rsidRDefault="003310CD" w:rsidP="003310CD">
            <w:r w:rsidRPr="003310CD">
              <w:t>1–7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874F48E" w14:textId="77777777" w:rsidR="003310CD" w:rsidRPr="003310CD" w:rsidRDefault="003310CD" w:rsidP="003310CD">
            <w:r w:rsidRPr="003310CD">
              <w:t>Toàn bộ Trợ Từ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9D6B5B0" w14:textId="77777777" w:rsidR="003310CD" w:rsidRPr="003310CD" w:rsidRDefault="003310CD" w:rsidP="003310CD">
            <w:r w:rsidRPr="003310CD">
              <w:t>No.1–28</w:t>
            </w:r>
          </w:p>
        </w:tc>
      </w:tr>
      <w:tr w:rsidR="003310CD" w:rsidRPr="003310CD" w14:paraId="3B5FE49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6C72B6A" w14:textId="77777777" w:rsidR="003310CD" w:rsidRPr="003310CD" w:rsidRDefault="003310CD" w:rsidP="003310CD">
            <w:r w:rsidRPr="003310CD">
              <w:t>8–9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1D97427" w14:textId="77777777" w:rsidR="003310CD" w:rsidRPr="003310CD" w:rsidRDefault="003310CD" w:rsidP="003310CD">
            <w:r w:rsidRPr="003310CD">
              <w:t>Phỏng đoán &amp; Kinh nghiệm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E49AC33" w14:textId="77777777" w:rsidR="003310CD" w:rsidRPr="003310CD" w:rsidRDefault="003310CD" w:rsidP="003310CD">
            <w:r w:rsidRPr="003310CD">
              <w:t>No.29–34</w:t>
            </w:r>
          </w:p>
        </w:tc>
      </w:tr>
      <w:tr w:rsidR="003310CD" w:rsidRPr="003310CD" w14:paraId="6DDAE54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8D05674" w14:textId="77777777" w:rsidR="003310CD" w:rsidRPr="003310CD" w:rsidRDefault="003310CD" w:rsidP="003310CD">
            <w:r w:rsidRPr="003310CD">
              <w:t>10–11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B91A0CC" w14:textId="77777777" w:rsidR="003310CD" w:rsidRPr="003310CD" w:rsidRDefault="003310CD" w:rsidP="003310CD">
            <w:r w:rsidRPr="003310CD">
              <w:t>Thời gian &amp; Nguyên nhân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CD260DD" w14:textId="77777777" w:rsidR="003310CD" w:rsidRPr="003310CD" w:rsidRDefault="003310CD" w:rsidP="003310CD">
            <w:r w:rsidRPr="003310CD">
              <w:t>No.35–40, 66–67</w:t>
            </w:r>
          </w:p>
        </w:tc>
      </w:tr>
      <w:tr w:rsidR="003310CD" w:rsidRPr="003310CD" w14:paraId="5C14910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19BFE8A" w14:textId="77777777" w:rsidR="003310CD" w:rsidRPr="003310CD" w:rsidRDefault="003310CD" w:rsidP="003310CD">
            <w:r w:rsidRPr="003310CD">
              <w:t>12–13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880AAE7" w14:textId="77777777" w:rsidR="003310CD" w:rsidRPr="003310CD" w:rsidRDefault="003310CD" w:rsidP="003310CD">
            <w:r w:rsidRPr="003310CD">
              <w:t>Khả năng &amp; Ý định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B2957A7" w14:textId="77777777" w:rsidR="003310CD" w:rsidRPr="003310CD" w:rsidRDefault="003310CD" w:rsidP="003310CD">
            <w:r w:rsidRPr="003310CD">
              <w:t>No.41–48, 80–82</w:t>
            </w:r>
          </w:p>
        </w:tc>
      </w:tr>
      <w:tr w:rsidR="003310CD" w:rsidRPr="003310CD" w14:paraId="5A4FE4B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C0BF6C9" w14:textId="77777777" w:rsidR="003310CD" w:rsidRPr="003310CD" w:rsidRDefault="003310CD" w:rsidP="003310CD">
            <w:r w:rsidRPr="003310CD">
              <w:t>14–15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2073691" w14:textId="77777777" w:rsidR="003310CD" w:rsidRPr="003310CD" w:rsidRDefault="003310CD" w:rsidP="003310CD">
            <w:r w:rsidRPr="003310CD">
              <w:t>Mục đích &amp; Nối mệnh đề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9C51F55" w14:textId="77777777" w:rsidR="003310CD" w:rsidRPr="003310CD" w:rsidRDefault="003310CD" w:rsidP="003310CD">
            <w:r w:rsidRPr="003310CD">
              <w:t>No.49–54, 62</w:t>
            </w:r>
          </w:p>
        </w:tc>
      </w:tr>
      <w:tr w:rsidR="003310CD" w:rsidRPr="003310CD" w14:paraId="1D79C12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606C681" w14:textId="77777777" w:rsidR="003310CD" w:rsidRPr="003310CD" w:rsidRDefault="003310CD" w:rsidP="003310CD">
            <w:r w:rsidRPr="003310CD">
              <w:t>16–17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CFA2446" w14:textId="77777777" w:rsidR="003310CD" w:rsidRPr="003310CD" w:rsidRDefault="003310CD" w:rsidP="003310CD">
            <w:r w:rsidRPr="003310CD">
              <w:t>Mệnh lệnh &amp; Phản ứng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34E49FF" w14:textId="77777777" w:rsidR="003310CD" w:rsidRPr="003310CD" w:rsidRDefault="003310CD" w:rsidP="003310CD">
            <w:r w:rsidRPr="003310CD">
              <w:t>No.55–58, 65, 69, 80</w:t>
            </w:r>
          </w:p>
        </w:tc>
      </w:tr>
      <w:tr w:rsidR="003310CD" w:rsidRPr="003310CD" w14:paraId="16DE85D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2F40FBE" w14:textId="77777777" w:rsidR="003310CD" w:rsidRPr="003310CD" w:rsidRDefault="003310CD" w:rsidP="003310CD">
            <w:r w:rsidRPr="003310CD">
              <w:t>18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80CE1A9" w14:textId="77777777" w:rsidR="003310CD" w:rsidRPr="003310CD" w:rsidRDefault="003310CD" w:rsidP="003310CD">
            <w:r w:rsidRPr="003310CD">
              <w:t>Mong muốn &amp; Trạng thái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139F0FA" w14:textId="77777777" w:rsidR="003310CD" w:rsidRPr="003310CD" w:rsidRDefault="003310CD" w:rsidP="003310CD">
            <w:r w:rsidRPr="003310CD">
              <w:t>No.60–61, 63–64, 79</w:t>
            </w:r>
          </w:p>
        </w:tc>
      </w:tr>
    </w:tbl>
    <w:p w14:paraId="05022529" w14:textId="77777777" w:rsidR="00670AE5" w:rsidRPr="003310CD" w:rsidRDefault="00670AE5" w:rsidP="003310CD"/>
    <w:sectPr w:rsidR="00670AE5" w:rsidRPr="003310CD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49889" w14:textId="77777777" w:rsidR="00627AEA" w:rsidRDefault="00627AEA" w:rsidP="00627AEA">
      <w:pPr>
        <w:spacing w:after="0" w:line="240" w:lineRule="auto"/>
      </w:pPr>
      <w:r>
        <w:separator/>
      </w:r>
    </w:p>
  </w:endnote>
  <w:endnote w:type="continuationSeparator" w:id="0">
    <w:p w14:paraId="00C9F6FA" w14:textId="77777777" w:rsidR="00627AEA" w:rsidRDefault="00627AEA" w:rsidP="00627A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CBC92" w14:textId="77777777" w:rsidR="00627AEA" w:rsidRDefault="00627AEA" w:rsidP="00627AEA">
      <w:pPr>
        <w:spacing w:after="0" w:line="240" w:lineRule="auto"/>
      </w:pPr>
      <w:r>
        <w:separator/>
      </w:r>
    </w:p>
  </w:footnote>
  <w:footnote w:type="continuationSeparator" w:id="0">
    <w:p w14:paraId="0704D5A6" w14:textId="77777777" w:rsidR="00627AEA" w:rsidRDefault="00627AEA" w:rsidP="00627A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70853" w14:textId="4B7CD9F9" w:rsidR="00627AEA" w:rsidRDefault="00627AE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FC2F7A8" wp14:editId="369DAE62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336675" cy="405765"/>
              <wp:effectExtent l="0" t="0" r="15875" b="13335"/>
              <wp:wrapNone/>
              <wp:docPr id="125576644" name="Text Box 4" descr="LGE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6675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ABA367" w14:textId="7EA8801B" w:rsidR="00627AEA" w:rsidRPr="00627AEA" w:rsidRDefault="00627AEA" w:rsidP="00627AE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627AE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LGE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C2F7A8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LGE Internal Use Only" style="position:absolute;margin-left:0;margin-top:0;width:105.25pt;height:31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" filled="f" stroked="f">
              <v:textbox style="mso-fit-shape-to-text:t" inset="0,15pt,0,0">
                <w:txbxContent>
                  <w:p w14:paraId="27ABA367" w14:textId="7EA8801B" w:rsidR="00627AEA" w:rsidRPr="00627AEA" w:rsidRDefault="00627AEA" w:rsidP="00627AE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627AEA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LGE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A71AD" w14:textId="26735257" w:rsidR="00627AEA" w:rsidRDefault="00627AE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12A8BF4" wp14:editId="1772F217">
              <wp:simplePos x="914400" y="463138"/>
              <wp:positionH relativeFrom="page">
                <wp:align>center</wp:align>
              </wp:positionH>
              <wp:positionV relativeFrom="page">
                <wp:align>top</wp:align>
              </wp:positionV>
              <wp:extent cx="1336675" cy="405765"/>
              <wp:effectExtent l="0" t="0" r="15875" b="13335"/>
              <wp:wrapNone/>
              <wp:docPr id="1030126455" name="Text Box 5" descr="LGE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6675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39A431" w14:textId="745CB8D3" w:rsidR="00627AEA" w:rsidRPr="00627AEA" w:rsidRDefault="00627AEA" w:rsidP="00627AE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627AE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LGE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2A8BF4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alt="LGE Internal Use Only" style="position:absolute;margin-left:0;margin-top:0;width:105.25pt;height:31.9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" filled="f" stroked="f">
              <v:textbox style="mso-fit-shape-to-text:t" inset="0,15pt,0,0">
                <w:txbxContent>
                  <w:p w14:paraId="2E39A431" w14:textId="745CB8D3" w:rsidR="00627AEA" w:rsidRPr="00627AEA" w:rsidRDefault="00627AEA" w:rsidP="00627AE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627AEA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LGE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5E1A0" w14:textId="515C0A72" w:rsidR="00627AEA" w:rsidRDefault="00627AE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30989D6" wp14:editId="13C5C64C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336675" cy="405765"/>
              <wp:effectExtent l="0" t="0" r="15875" b="13335"/>
              <wp:wrapNone/>
              <wp:docPr id="522736860" name="Text Box 3" descr="LGE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6675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E7D5CB" w14:textId="1501C23D" w:rsidR="00627AEA" w:rsidRPr="00627AEA" w:rsidRDefault="00627AEA" w:rsidP="00627AE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627AE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LGE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0989D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alt="LGE Internal Use Only" style="position:absolute;margin-left:0;margin-top:0;width:105.25pt;height:31.9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" filled="f" stroked="f">
              <v:textbox style="mso-fit-shape-to-text:t" inset="0,15pt,0,0">
                <w:txbxContent>
                  <w:p w14:paraId="6CE7D5CB" w14:textId="1501C23D" w:rsidR="00627AEA" w:rsidRPr="00627AEA" w:rsidRDefault="00627AEA" w:rsidP="00627AE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627AEA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LGE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86C9A"/>
    <w:multiLevelType w:val="multilevel"/>
    <w:tmpl w:val="3E38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250F47"/>
    <w:multiLevelType w:val="multilevel"/>
    <w:tmpl w:val="84181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A54656"/>
    <w:multiLevelType w:val="multilevel"/>
    <w:tmpl w:val="3FE0F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B5272C"/>
    <w:multiLevelType w:val="multilevel"/>
    <w:tmpl w:val="F33AA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300B34"/>
    <w:multiLevelType w:val="multilevel"/>
    <w:tmpl w:val="DE088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4D4542"/>
    <w:multiLevelType w:val="multilevel"/>
    <w:tmpl w:val="5016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A522804"/>
    <w:multiLevelType w:val="multilevel"/>
    <w:tmpl w:val="D870D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702915"/>
    <w:multiLevelType w:val="multilevel"/>
    <w:tmpl w:val="83F00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FD3BBE"/>
    <w:multiLevelType w:val="multilevel"/>
    <w:tmpl w:val="4824E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B1E34E4"/>
    <w:multiLevelType w:val="multilevel"/>
    <w:tmpl w:val="A266D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6B5E99"/>
    <w:multiLevelType w:val="multilevel"/>
    <w:tmpl w:val="C1D8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52322D2"/>
    <w:multiLevelType w:val="multilevel"/>
    <w:tmpl w:val="16F86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7372CC"/>
    <w:multiLevelType w:val="multilevel"/>
    <w:tmpl w:val="BB16E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0A1B18"/>
    <w:multiLevelType w:val="multilevel"/>
    <w:tmpl w:val="5CDE4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7252856"/>
    <w:multiLevelType w:val="multilevel"/>
    <w:tmpl w:val="4DFE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78F03AF"/>
    <w:multiLevelType w:val="multilevel"/>
    <w:tmpl w:val="1E3C6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88A0C74"/>
    <w:multiLevelType w:val="multilevel"/>
    <w:tmpl w:val="D97C0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A457306"/>
    <w:multiLevelType w:val="multilevel"/>
    <w:tmpl w:val="EB604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A6965AC"/>
    <w:multiLevelType w:val="multilevel"/>
    <w:tmpl w:val="75085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BC04DF5"/>
    <w:multiLevelType w:val="multilevel"/>
    <w:tmpl w:val="C92AF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BD03A8C"/>
    <w:multiLevelType w:val="multilevel"/>
    <w:tmpl w:val="A0B6E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46E36BA"/>
    <w:multiLevelType w:val="multilevel"/>
    <w:tmpl w:val="87FE8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5974B0B"/>
    <w:multiLevelType w:val="multilevel"/>
    <w:tmpl w:val="72E2E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5EF0A9B"/>
    <w:multiLevelType w:val="multilevel"/>
    <w:tmpl w:val="FB96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9E14D3B"/>
    <w:multiLevelType w:val="multilevel"/>
    <w:tmpl w:val="13227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A90139B"/>
    <w:multiLevelType w:val="multilevel"/>
    <w:tmpl w:val="C22A6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BD30391"/>
    <w:multiLevelType w:val="multilevel"/>
    <w:tmpl w:val="E0FEF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C6139A4"/>
    <w:multiLevelType w:val="multilevel"/>
    <w:tmpl w:val="1570B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CDD6116"/>
    <w:multiLevelType w:val="multilevel"/>
    <w:tmpl w:val="8FA42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D123D1E"/>
    <w:multiLevelType w:val="multilevel"/>
    <w:tmpl w:val="EA820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DCE743C"/>
    <w:multiLevelType w:val="multilevel"/>
    <w:tmpl w:val="CC50D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E791A80"/>
    <w:multiLevelType w:val="multilevel"/>
    <w:tmpl w:val="CE74C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FAD48E7"/>
    <w:multiLevelType w:val="multilevel"/>
    <w:tmpl w:val="087AA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2A63E58"/>
    <w:multiLevelType w:val="multilevel"/>
    <w:tmpl w:val="CCCA1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2B63B96"/>
    <w:multiLevelType w:val="multilevel"/>
    <w:tmpl w:val="39E80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2F06FC0"/>
    <w:multiLevelType w:val="multilevel"/>
    <w:tmpl w:val="B7E66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32C5156"/>
    <w:multiLevelType w:val="multilevel"/>
    <w:tmpl w:val="4CC24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41535F7"/>
    <w:multiLevelType w:val="multilevel"/>
    <w:tmpl w:val="1BDC2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4927C1A"/>
    <w:multiLevelType w:val="multilevel"/>
    <w:tmpl w:val="A35A5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51F2DE9"/>
    <w:multiLevelType w:val="multilevel"/>
    <w:tmpl w:val="21948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88451E0"/>
    <w:multiLevelType w:val="multilevel"/>
    <w:tmpl w:val="99C6F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B002EB8"/>
    <w:multiLevelType w:val="multilevel"/>
    <w:tmpl w:val="012A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C915619"/>
    <w:multiLevelType w:val="multilevel"/>
    <w:tmpl w:val="85521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D982BBA"/>
    <w:multiLevelType w:val="multilevel"/>
    <w:tmpl w:val="899CC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E1A24DA"/>
    <w:multiLevelType w:val="multilevel"/>
    <w:tmpl w:val="F4B8C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E8074B8"/>
    <w:multiLevelType w:val="multilevel"/>
    <w:tmpl w:val="F2D0B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0DD2C27"/>
    <w:multiLevelType w:val="multilevel"/>
    <w:tmpl w:val="2A54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414F2DD9"/>
    <w:multiLevelType w:val="multilevel"/>
    <w:tmpl w:val="48401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246362B"/>
    <w:multiLevelType w:val="multilevel"/>
    <w:tmpl w:val="AEC8A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3013FC0"/>
    <w:multiLevelType w:val="multilevel"/>
    <w:tmpl w:val="CF707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4121EA8"/>
    <w:multiLevelType w:val="multilevel"/>
    <w:tmpl w:val="7B1C8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419293F"/>
    <w:multiLevelType w:val="multilevel"/>
    <w:tmpl w:val="02B89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4D675A9"/>
    <w:multiLevelType w:val="multilevel"/>
    <w:tmpl w:val="61C6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45230D17"/>
    <w:multiLevelType w:val="multilevel"/>
    <w:tmpl w:val="A3905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81D4EA8"/>
    <w:multiLevelType w:val="multilevel"/>
    <w:tmpl w:val="A7CE3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487036E4"/>
    <w:multiLevelType w:val="multilevel"/>
    <w:tmpl w:val="01264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AFA2A3D"/>
    <w:multiLevelType w:val="multilevel"/>
    <w:tmpl w:val="41C48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B9E41E6"/>
    <w:multiLevelType w:val="multilevel"/>
    <w:tmpl w:val="888A9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3105A1E"/>
    <w:multiLevelType w:val="multilevel"/>
    <w:tmpl w:val="14BCE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4B60E88"/>
    <w:multiLevelType w:val="multilevel"/>
    <w:tmpl w:val="5BEA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5605503F"/>
    <w:multiLevelType w:val="multilevel"/>
    <w:tmpl w:val="7F9CE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87F3BB0"/>
    <w:multiLevelType w:val="multilevel"/>
    <w:tmpl w:val="3A425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BAC0FCD"/>
    <w:multiLevelType w:val="multilevel"/>
    <w:tmpl w:val="CBEE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5C1B4C0D"/>
    <w:multiLevelType w:val="multilevel"/>
    <w:tmpl w:val="9C2A7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EAA626F"/>
    <w:multiLevelType w:val="multilevel"/>
    <w:tmpl w:val="302EC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EEC3D05"/>
    <w:multiLevelType w:val="multilevel"/>
    <w:tmpl w:val="45EE5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F09194D"/>
    <w:multiLevelType w:val="multilevel"/>
    <w:tmpl w:val="8CD67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F143B18"/>
    <w:multiLevelType w:val="multilevel"/>
    <w:tmpl w:val="B194E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28C652F"/>
    <w:multiLevelType w:val="multilevel"/>
    <w:tmpl w:val="F2B6E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2FF12DF"/>
    <w:multiLevelType w:val="multilevel"/>
    <w:tmpl w:val="55DAE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48E6210"/>
    <w:multiLevelType w:val="multilevel"/>
    <w:tmpl w:val="93105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7A15AF5"/>
    <w:multiLevelType w:val="multilevel"/>
    <w:tmpl w:val="4C8CE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8322609"/>
    <w:multiLevelType w:val="multilevel"/>
    <w:tmpl w:val="A1047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A503CDB"/>
    <w:multiLevelType w:val="multilevel"/>
    <w:tmpl w:val="C306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6DE708F6"/>
    <w:multiLevelType w:val="multilevel"/>
    <w:tmpl w:val="E06C2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35541D5"/>
    <w:multiLevelType w:val="multilevel"/>
    <w:tmpl w:val="97483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7570B95"/>
    <w:multiLevelType w:val="multilevel"/>
    <w:tmpl w:val="19923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97F5B57"/>
    <w:multiLevelType w:val="multilevel"/>
    <w:tmpl w:val="AA6E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9BB594B"/>
    <w:multiLevelType w:val="multilevel"/>
    <w:tmpl w:val="9E408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BFD6358"/>
    <w:multiLevelType w:val="multilevel"/>
    <w:tmpl w:val="DEECA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CBF0ABA"/>
    <w:multiLevelType w:val="multilevel"/>
    <w:tmpl w:val="7F380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9877067">
    <w:abstractNumId w:val="14"/>
  </w:num>
  <w:num w:numId="2" w16cid:durableId="1707289298">
    <w:abstractNumId w:val="61"/>
  </w:num>
  <w:num w:numId="3" w16cid:durableId="149946908">
    <w:abstractNumId w:val="39"/>
  </w:num>
  <w:num w:numId="4" w16cid:durableId="926498024">
    <w:abstractNumId w:val="24"/>
  </w:num>
  <w:num w:numId="5" w16cid:durableId="2090151646">
    <w:abstractNumId w:val="49"/>
  </w:num>
  <w:num w:numId="6" w16cid:durableId="826093990">
    <w:abstractNumId w:val="44"/>
  </w:num>
  <w:num w:numId="7" w16cid:durableId="1529904519">
    <w:abstractNumId w:val="67"/>
  </w:num>
  <w:num w:numId="8" w16cid:durableId="2081558602">
    <w:abstractNumId w:val="74"/>
  </w:num>
  <w:num w:numId="9" w16cid:durableId="1646667207">
    <w:abstractNumId w:val="16"/>
  </w:num>
  <w:num w:numId="10" w16cid:durableId="445470563">
    <w:abstractNumId w:val="7"/>
  </w:num>
  <w:num w:numId="11" w16cid:durableId="1205173624">
    <w:abstractNumId w:val="46"/>
  </w:num>
  <w:num w:numId="12" w16cid:durableId="1037777968">
    <w:abstractNumId w:val="45"/>
  </w:num>
  <w:num w:numId="13" w16cid:durableId="974985068">
    <w:abstractNumId w:val="36"/>
  </w:num>
  <w:num w:numId="14" w16cid:durableId="2085368152">
    <w:abstractNumId w:val="72"/>
  </w:num>
  <w:num w:numId="15" w16cid:durableId="487601373">
    <w:abstractNumId w:val="48"/>
  </w:num>
  <w:num w:numId="16" w16cid:durableId="976684990">
    <w:abstractNumId w:val="34"/>
  </w:num>
  <w:num w:numId="17" w16cid:durableId="991369773">
    <w:abstractNumId w:val="50"/>
  </w:num>
  <w:num w:numId="18" w16cid:durableId="1601570691">
    <w:abstractNumId w:val="71"/>
  </w:num>
  <w:num w:numId="19" w16cid:durableId="2018772322">
    <w:abstractNumId w:val="70"/>
  </w:num>
  <w:num w:numId="20" w16cid:durableId="1469587243">
    <w:abstractNumId w:val="17"/>
  </w:num>
  <w:num w:numId="21" w16cid:durableId="1755317895">
    <w:abstractNumId w:val="63"/>
  </w:num>
  <w:num w:numId="22" w16cid:durableId="1361975034">
    <w:abstractNumId w:val="76"/>
  </w:num>
  <w:num w:numId="23" w16cid:durableId="334113081">
    <w:abstractNumId w:val="31"/>
  </w:num>
  <w:num w:numId="24" w16cid:durableId="1161240397">
    <w:abstractNumId w:val="53"/>
  </w:num>
  <w:num w:numId="25" w16cid:durableId="1579824910">
    <w:abstractNumId w:val="15"/>
  </w:num>
  <w:num w:numId="26" w16cid:durableId="705057528">
    <w:abstractNumId w:val="25"/>
  </w:num>
  <w:num w:numId="27" w16cid:durableId="632172421">
    <w:abstractNumId w:val="55"/>
  </w:num>
  <w:num w:numId="28" w16cid:durableId="1253706087">
    <w:abstractNumId w:val="10"/>
  </w:num>
  <w:num w:numId="29" w16cid:durableId="351566051">
    <w:abstractNumId w:val="47"/>
  </w:num>
  <w:num w:numId="30" w16cid:durableId="91630266">
    <w:abstractNumId w:val="1"/>
  </w:num>
  <w:num w:numId="31" w16cid:durableId="490604934">
    <w:abstractNumId w:val="42"/>
  </w:num>
  <w:num w:numId="32" w16cid:durableId="661741817">
    <w:abstractNumId w:val="4"/>
  </w:num>
  <w:num w:numId="33" w16cid:durableId="1471097206">
    <w:abstractNumId w:val="78"/>
  </w:num>
  <w:num w:numId="34" w16cid:durableId="1476992956">
    <w:abstractNumId w:val="0"/>
  </w:num>
  <w:num w:numId="35" w16cid:durableId="190725442">
    <w:abstractNumId w:val="22"/>
  </w:num>
  <w:num w:numId="36" w16cid:durableId="880169653">
    <w:abstractNumId w:val="62"/>
  </w:num>
  <w:num w:numId="37" w16cid:durableId="787427646">
    <w:abstractNumId w:val="28"/>
  </w:num>
  <w:num w:numId="38" w16cid:durableId="1977487390">
    <w:abstractNumId w:val="68"/>
  </w:num>
  <w:num w:numId="39" w16cid:durableId="1374453616">
    <w:abstractNumId w:val="41"/>
  </w:num>
  <w:num w:numId="40" w16cid:durableId="783037249">
    <w:abstractNumId w:val="43"/>
  </w:num>
  <w:num w:numId="41" w16cid:durableId="740250645">
    <w:abstractNumId w:val="11"/>
  </w:num>
  <w:num w:numId="42" w16cid:durableId="406458778">
    <w:abstractNumId w:val="57"/>
  </w:num>
  <w:num w:numId="43" w16cid:durableId="137185976">
    <w:abstractNumId w:val="77"/>
  </w:num>
  <w:num w:numId="44" w16cid:durableId="1280719740">
    <w:abstractNumId w:val="59"/>
  </w:num>
  <w:num w:numId="45" w16cid:durableId="1878277111">
    <w:abstractNumId w:val="6"/>
  </w:num>
  <w:num w:numId="46" w16cid:durableId="1219171327">
    <w:abstractNumId w:val="51"/>
  </w:num>
  <w:num w:numId="47" w16cid:durableId="750201884">
    <w:abstractNumId w:val="79"/>
  </w:num>
  <w:num w:numId="48" w16cid:durableId="365719514">
    <w:abstractNumId w:val="80"/>
  </w:num>
  <w:num w:numId="49" w16cid:durableId="1270359187">
    <w:abstractNumId w:val="65"/>
  </w:num>
  <w:num w:numId="50" w16cid:durableId="1100837050">
    <w:abstractNumId w:val="69"/>
  </w:num>
  <w:num w:numId="51" w16cid:durableId="269242788">
    <w:abstractNumId w:val="35"/>
  </w:num>
  <w:num w:numId="52" w16cid:durableId="1399208745">
    <w:abstractNumId w:val="58"/>
  </w:num>
  <w:num w:numId="53" w16cid:durableId="1035815747">
    <w:abstractNumId w:val="32"/>
  </w:num>
  <w:num w:numId="54" w16cid:durableId="1352414971">
    <w:abstractNumId w:val="18"/>
  </w:num>
  <w:num w:numId="55" w16cid:durableId="1691298956">
    <w:abstractNumId w:val="29"/>
  </w:num>
  <w:num w:numId="56" w16cid:durableId="381296715">
    <w:abstractNumId w:val="37"/>
  </w:num>
  <w:num w:numId="57" w16cid:durableId="644823354">
    <w:abstractNumId w:val="66"/>
  </w:num>
  <w:num w:numId="58" w16cid:durableId="796340712">
    <w:abstractNumId w:val="30"/>
  </w:num>
  <w:num w:numId="59" w16cid:durableId="114980602">
    <w:abstractNumId w:val="75"/>
  </w:num>
  <w:num w:numId="60" w16cid:durableId="1644314204">
    <w:abstractNumId w:val="12"/>
  </w:num>
  <w:num w:numId="61" w16cid:durableId="372534969">
    <w:abstractNumId w:val="23"/>
  </w:num>
  <w:num w:numId="62" w16cid:durableId="1344239500">
    <w:abstractNumId w:val="60"/>
  </w:num>
  <w:num w:numId="63" w16cid:durableId="1959989545">
    <w:abstractNumId w:val="2"/>
  </w:num>
  <w:num w:numId="64" w16cid:durableId="1749306103">
    <w:abstractNumId w:val="40"/>
  </w:num>
  <w:num w:numId="65" w16cid:durableId="1507866597">
    <w:abstractNumId w:val="33"/>
  </w:num>
  <w:num w:numId="66" w16cid:durableId="30613794">
    <w:abstractNumId w:val="3"/>
  </w:num>
  <w:num w:numId="67" w16cid:durableId="1706562749">
    <w:abstractNumId w:val="73"/>
  </w:num>
  <w:num w:numId="68" w16cid:durableId="397481098">
    <w:abstractNumId w:val="5"/>
  </w:num>
  <w:num w:numId="69" w16cid:durableId="1474787389">
    <w:abstractNumId w:val="64"/>
  </w:num>
  <w:num w:numId="70" w16cid:durableId="1183671019">
    <w:abstractNumId w:val="8"/>
  </w:num>
  <w:num w:numId="71" w16cid:durableId="1758672377">
    <w:abstractNumId w:val="52"/>
  </w:num>
  <w:num w:numId="72" w16cid:durableId="1488979204">
    <w:abstractNumId w:val="27"/>
  </w:num>
  <w:num w:numId="73" w16cid:durableId="284502414">
    <w:abstractNumId w:val="21"/>
  </w:num>
  <w:num w:numId="74" w16cid:durableId="1506169184">
    <w:abstractNumId w:val="13"/>
  </w:num>
  <w:num w:numId="75" w16cid:durableId="121770280">
    <w:abstractNumId w:val="19"/>
  </w:num>
  <w:num w:numId="76" w16cid:durableId="765806987">
    <w:abstractNumId w:val="38"/>
  </w:num>
  <w:num w:numId="77" w16cid:durableId="1091851086">
    <w:abstractNumId w:val="54"/>
  </w:num>
  <w:num w:numId="78" w16cid:durableId="961767294">
    <w:abstractNumId w:val="56"/>
  </w:num>
  <w:num w:numId="79" w16cid:durableId="752313072">
    <w:abstractNumId w:val="20"/>
  </w:num>
  <w:num w:numId="80" w16cid:durableId="1224753930">
    <w:abstractNumId w:val="26"/>
  </w:num>
  <w:num w:numId="81" w16cid:durableId="4445437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AEA"/>
    <w:rsid w:val="00115973"/>
    <w:rsid w:val="003310CD"/>
    <w:rsid w:val="004D398C"/>
    <w:rsid w:val="00627AEA"/>
    <w:rsid w:val="00670AE5"/>
    <w:rsid w:val="008D6F46"/>
    <w:rsid w:val="00C83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54"/>
    <o:shapelayout v:ext="edit">
      <o:idmap v:ext="edit" data="1"/>
    </o:shapelayout>
  </w:shapeDefaults>
  <w:decimalSymbol w:val="."/>
  <w:listSeparator w:val=","/>
  <w14:docId w14:val="0B9C13E1"/>
  <w15:chartTrackingRefBased/>
  <w15:docId w15:val="{03BE24CA-FF76-4A41-B104-43EE5779B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A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7A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7A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A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A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A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A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A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A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A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7A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27A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A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A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A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A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A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A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A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A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A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A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A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A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A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A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A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A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AE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27A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bsolute">
    <w:name w:val="absolute"/>
    <w:basedOn w:val="DefaultParagraphFont"/>
    <w:rsid w:val="00627AEA"/>
  </w:style>
  <w:style w:type="character" w:customStyle="1" w:styleId="relative">
    <w:name w:val="relative"/>
    <w:basedOn w:val="DefaultParagraphFont"/>
    <w:rsid w:val="00627AEA"/>
  </w:style>
  <w:style w:type="paragraph" w:customStyle="1" w:styleId="uppercase">
    <w:name w:val="uppercase"/>
    <w:basedOn w:val="Normal"/>
    <w:rsid w:val="00627A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hitespace-pre-wrap">
    <w:name w:val="whitespace-pre-wrap"/>
    <w:basedOn w:val="Normal"/>
    <w:rsid w:val="00627A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ext-text-500">
    <w:name w:val="text-text-500"/>
    <w:basedOn w:val="DefaultParagraphFont"/>
    <w:rsid w:val="00627AEA"/>
  </w:style>
  <w:style w:type="character" w:customStyle="1" w:styleId="truncate">
    <w:name w:val="truncate"/>
    <w:basedOn w:val="DefaultParagraphFont"/>
    <w:rsid w:val="00627AEA"/>
  </w:style>
  <w:style w:type="character" w:customStyle="1" w:styleId="inline-flex">
    <w:name w:val="inline-flex"/>
    <w:basedOn w:val="DefaultParagraphFont"/>
    <w:rsid w:val="00627AEA"/>
  </w:style>
  <w:style w:type="character" w:customStyle="1" w:styleId="sr-only">
    <w:name w:val="sr-only"/>
    <w:basedOn w:val="DefaultParagraphFont"/>
    <w:rsid w:val="00627AEA"/>
  </w:style>
  <w:style w:type="paragraph" w:customStyle="1" w:styleId="font-claude-response-body">
    <w:name w:val="font-claude-response-body"/>
    <w:basedOn w:val="Normal"/>
    <w:rsid w:val="00627A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27AEA"/>
    <w:rPr>
      <w:b/>
      <w:bCs/>
    </w:rPr>
  </w:style>
  <w:style w:type="paragraph" w:customStyle="1" w:styleId="whitespace-normal">
    <w:name w:val="whitespace-normal"/>
    <w:basedOn w:val="Normal"/>
    <w:rsid w:val="00627A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627AEA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27A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27AE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27AEA"/>
    <w:rPr>
      <w:rFonts w:ascii="Courier New" w:eastAsia="Times New Roman" w:hAnsi="Courier New" w:cs="Courier New"/>
      <w:sz w:val="20"/>
      <w:szCs w:val="20"/>
    </w:rPr>
  </w:style>
  <w:style w:type="paragraph" w:customStyle="1" w:styleId="is-empty">
    <w:name w:val="is-empty"/>
    <w:basedOn w:val="Normal"/>
    <w:rsid w:val="00627A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-5">
    <w:name w:val="h-5"/>
    <w:basedOn w:val="DefaultParagraphFont"/>
    <w:rsid w:val="00627AEA"/>
  </w:style>
  <w:style w:type="character" w:customStyle="1" w:styleId="overflow-hidden">
    <w:name w:val="overflow-hidden"/>
    <w:basedOn w:val="DefaultParagraphFont"/>
    <w:rsid w:val="00627AEA"/>
  </w:style>
  <w:style w:type="character" w:styleId="Hyperlink">
    <w:name w:val="Hyperlink"/>
    <w:basedOn w:val="DefaultParagraphFont"/>
    <w:uiPriority w:val="99"/>
    <w:unhideWhenUsed/>
    <w:rsid w:val="00627AE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27AEA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7AE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27A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7A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130</Pages>
  <Words>15037</Words>
  <Characters>85715</Characters>
  <Application>Microsoft Office Word</Application>
  <DocSecurity>0</DocSecurity>
  <Lines>714</Lines>
  <Paragraphs>201</Paragraphs>
  <ScaleCrop>false</ScaleCrop>
  <Company/>
  <LinksUpToDate>false</LinksUpToDate>
  <CharactersWithSpaces>100551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DUC NGUYEN/LGEVH IVI LD Cyber Security Part</dc:creator>
  <cp:keywords/>
  <dc:description/>
  <cp:lastModifiedBy>LONG DUC NGUYEN/LGEVH IVI LD Cyber Security Part</cp:lastModifiedBy>
  <cp:revision>2</cp:revision>
  <dcterms:created xsi:type="dcterms:W3CDTF">2026-04-13T04:24:00Z</dcterms:created>
  <dcterms:modified xsi:type="dcterms:W3CDTF">2026-04-14T05:04:00Z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1f2854dc,77c25c4,3d667b77</vt:lpwstr>
  </property>
  <property fmtid="{D5CDD505-2E9C-101B-9397-08002B2CF9AE}" pid="3" name="ClassificationContentMarkingHeaderFontProps">
    <vt:lpwstr>#000000,12,Calibri</vt:lpwstr>
  </property>
  <property fmtid="{D5CDD505-2E9C-101B-9397-08002B2CF9AE}" pid="4" name="ClassificationContentMarkingHeaderText">
    <vt:lpwstr>LGE Internal Use Only</vt:lpwstr>
  </property>
  <property fmtid="{D5CDD505-2E9C-101B-9397-08002B2CF9AE}" pid="5" name="MSIP_Label_cc6ed9fc-fefc-4a0c-a6d6-10cf236c0d4f_Enabled">
    <vt:lpwstr>true</vt:lpwstr>
  </property>
  <property fmtid="{D5CDD505-2E9C-101B-9397-08002B2CF9AE}" pid="6" name="MSIP_Label_cc6ed9fc-fefc-4a0c-a6d6-10cf236c0d4f_SetDate">
    <vt:lpwstr>2026-04-13T04:30:59Z</vt:lpwstr>
  </property>
  <property fmtid="{D5CDD505-2E9C-101B-9397-08002B2CF9AE}" pid="7" name="MSIP_Label_cc6ed9fc-fefc-4a0c-a6d6-10cf236c0d4f_Method">
    <vt:lpwstr>Standard</vt:lpwstr>
  </property>
  <property fmtid="{D5CDD505-2E9C-101B-9397-08002B2CF9AE}" pid="8" name="MSIP_Label_cc6ed9fc-fefc-4a0c-a6d6-10cf236c0d4f_Name">
    <vt:lpwstr>Internal use only</vt:lpwstr>
  </property>
  <property fmtid="{D5CDD505-2E9C-101B-9397-08002B2CF9AE}" pid="9" name="MSIP_Label_cc6ed9fc-fefc-4a0c-a6d6-10cf236c0d4f_SiteId">
    <vt:lpwstr>5069cde4-642a-45c0-8094-d0c2dec10be3</vt:lpwstr>
  </property>
  <property fmtid="{D5CDD505-2E9C-101B-9397-08002B2CF9AE}" pid="10" name="MSIP_Label_cc6ed9fc-fefc-4a0c-a6d6-10cf236c0d4f_ActionId">
    <vt:lpwstr>1aaeda50-27d1-44ad-ba8f-8fd416d65f9b</vt:lpwstr>
  </property>
  <property fmtid="{D5CDD505-2E9C-101B-9397-08002B2CF9AE}" pid="11" name="MSIP_Label_cc6ed9fc-fefc-4a0c-a6d6-10cf236c0d4f_ContentBits">
    <vt:lpwstr>1</vt:lpwstr>
  </property>
  <property fmtid="{D5CDD505-2E9C-101B-9397-08002B2CF9AE}" pid="12" name="MSIP_Label_cc6ed9fc-fefc-4a0c-a6d6-10cf236c0d4f_Tag">
    <vt:lpwstr>10, 3, 0, 1</vt:lpwstr>
  </property>
</Properties>
</file>